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F699" w14:textId="77777777" w:rsidR="006441E9" w:rsidRDefault="00EC58B6">
      <w:pPr>
        <w:pStyle w:val="Kop2"/>
        <w:pPrChange w:id="51" w:author="Comparison" w:date="2026-03-13T12:31:00Z" w16du:dateUtc="2026-03-13T03:31:00Z">
          <w:pPr>
            <w:pStyle w:val="Kop2"/>
            <w:spacing w:after="240"/>
          </w:pPr>
        </w:pPrChange>
      </w:pPr>
      <w:bookmarkStart w:id="52" w:name="original-paper"/>
      <w:r>
        <w:t>Original Paper</w:t>
      </w:r>
    </w:p>
    <w:p w14:paraId="55782D83" w14:textId="77777777" w:rsidR="006441E9" w:rsidRDefault="004D4528">
      <w:pPr>
        <w:pStyle w:val="Kop1"/>
        <w:pPrChange w:id="53" w:author="Comparison" w:date="2026-03-13T12:31:00Z" w16du:dateUtc="2026-03-13T03:31:00Z">
          <w:pPr>
            <w:pStyle w:val="Kop1"/>
            <w:spacing w:after="240"/>
          </w:pPr>
        </w:pPrChange>
      </w:pPr>
      <w:bookmarkStart w:id="54" w:name="Xb0a100bcd5c2d029ed21b1f2e717aceebd65656"/>
      <w:bookmarkStart w:id="55" w:name="X765167d7a2dd6d8a5922d6515494d8e202c4388"/>
      <w:bookmarkEnd w:id="52"/>
      <w:del w:id="56" w:author="Comparison" w:date="2026-03-13T12:31:00Z" w16du:dateUtc="2026-03-13T03:31:00Z">
        <w:r>
          <w:delText xml:space="preserve">Same logs, different voices: </w:delText>
        </w:r>
      </w:del>
      <w:r w:rsidR="00EC58B6">
        <w:t xml:space="preserve">AI-generated </w:t>
      </w:r>
      <w:del w:id="57" w:author="Comparison" w:date="2026-03-13T12:31:00Z" w16du:dateUtc="2026-03-13T03:31:00Z">
        <w:r>
          <w:delText>vs</w:delText>
        </w:r>
      </w:del>
      <w:ins w:id="58" w:author="Comparison" w:date="2026-03-13T12:31:00Z" w16du:dateUtc="2026-03-13T03:31:00Z">
        <w:r w:rsidR="00EC58B6">
          <w:t>versus</w:t>
        </w:r>
      </w:ins>
      <w:r w:rsidR="00EC58B6">
        <w:t xml:space="preserve"> human </w:t>
      </w:r>
      <w:ins w:id="59" w:author="Comparison" w:date="2026-03-13T12:31:00Z" w16du:dateUtc="2026-03-13T03:31:00Z">
        <w:r w:rsidR="00EC58B6">
          <w:t xml:space="preserve">supervisor </w:t>
        </w:r>
      </w:ins>
      <w:r w:rsidR="00EC58B6">
        <w:t xml:space="preserve">feedback </w:t>
      </w:r>
      <w:del w:id="60" w:author="Comparison" w:date="2026-03-13T12:31:00Z" w16du:dateUtc="2026-03-13T03:31:00Z">
        <w:r>
          <w:delText>during</w:delText>
        </w:r>
      </w:del>
      <w:ins w:id="61" w:author="Comparison" w:date="2026-03-13T12:31:00Z" w16du:dateUtc="2026-03-13T03:31:00Z">
        <w:r w:rsidR="00EC58B6">
          <w:t>on medical students’</w:t>
        </w:r>
      </w:ins>
      <w:r w:rsidR="00EC58B6">
        <w:t xml:space="preserve"> clinical clerkship </w:t>
      </w:r>
      <w:del w:id="62" w:author="Comparison" w:date="2026-03-13T12:31:00Z" w16du:dateUtc="2026-03-13T03:31:00Z">
        <w:r>
          <w:delText>in undergraduate education</w:delText>
        </w:r>
      </w:del>
      <w:ins w:id="63" w:author="Comparison" w:date="2026-03-13T12:31:00Z" w16du:dateUtc="2026-03-13T03:31:00Z">
        <w:r w:rsidR="00EC58B6">
          <w:t>logs: convergent mixed methods study</w:t>
        </w:r>
      </w:ins>
    </w:p>
    <w:p w14:paraId="7E76E3EF" w14:textId="77777777" w:rsidR="006441E9" w:rsidRDefault="00EC58B6">
      <w:pPr>
        <w:pStyle w:val="FirstParagraph"/>
        <w:pPrChange w:id="64" w:author="Comparison" w:date="2026-03-13T12:31:00Z" w16du:dateUtc="2026-03-13T03:31:00Z">
          <w:pPr>
            <w:spacing w:after="240"/>
          </w:pPr>
        </w:pPrChange>
      </w:pPr>
      <w:r>
        <w:t>Takeshi Kondo ,MD, MHPE, PhD; Jeroen Donkers, PhD; Hiroshi Nishigori, MD, MMEd, PhD; Sanne Rovers, PhD; Sylvia Heeneman, PhD</w:t>
      </w:r>
    </w:p>
    <w:p w14:paraId="321356DD" w14:textId="77777777" w:rsidR="006441E9" w:rsidRDefault="00EC58B6">
      <w:pPr>
        <w:pStyle w:val="Plattetekst"/>
        <w:pPrChange w:id="65" w:author="Comparison" w:date="2026-03-13T12:31:00Z" w16du:dateUtc="2026-03-13T03:31:00Z">
          <w:pPr>
            <w:spacing w:after="240"/>
          </w:pPr>
        </w:pPrChange>
      </w:pPr>
      <w:r>
        <w:t>Corresponding author: Takeshi Kondo, MD, MHPE, PhD Department of General Medicine/Family &amp; Community Medicine, Nagoya University Graduate School of Medicine, Nagoya, Japan 65, Tsurumai-cho, Showa-ku, Nagoya-city, Aichi,  Japan  E-mail: ncukondo@gmail.com;  Tel: +81-52-741-2111 Fax: +81-52-741-2111 ORCID ID: https://orcid.org/0000-0002-3307-671X</w:t>
      </w:r>
    </w:p>
    <w:p w14:paraId="2AF82CAF" w14:textId="77777777" w:rsidR="006441E9" w:rsidRDefault="00EC58B6">
      <w:pPr>
        <w:pStyle w:val="Kop2"/>
        <w:pPrChange w:id="66" w:author="Comparison" w:date="2026-03-13T12:31:00Z" w16du:dateUtc="2026-03-13T03:31:00Z">
          <w:pPr>
            <w:pStyle w:val="Kop2"/>
            <w:spacing w:after="240"/>
          </w:pPr>
        </w:pPrChange>
      </w:pPr>
      <w:bookmarkStart w:id="67" w:name="abstract"/>
      <w:r>
        <w:t>Abstract</w:t>
      </w:r>
    </w:p>
    <w:p w14:paraId="0DD70B98" w14:textId="77777777" w:rsidR="006441E9" w:rsidRDefault="00EC58B6">
      <w:pPr>
        <w:pStyle w:val="FirstParagraph"/>
        <w:pPrChange w:id="68" w:author="Comparison" w:date="2026-03-13T12:31:00Z" w16du:dateUtc="2026-03-13T03:31:00Z">
          <w:pPr>
            <w:spacing w:after="240"/>
          </w:pPr>
        </w:pPrChange>
      </w:pPr>
      <w:r>
        <w:rPr>
          <w:b/>
          <w:bCs/>
        </w:rPr>
        <w:t>Background:</w:t>
      </w:r>
      <w:r>
        <w:t xml:space="preserve"> Feedback is essential for medical students’ learning during clinical clerkships, yet supervising physicians often struggle to provide meaningful written feedback due to time constraints. Large language models</w:t>
      </w:r>
      <w:del w:id="69" w:author="Comparison" w:date="2026-03-13T12:31:00Z" w16du:dateUtc="2026-03-13T03:31:00Z">
        <w:r w:rsidR="004D4528">
          <w:delText xml:space="preserve"> (LLMs)</w:delText>
        </w:r>
      </w:del>
      <w:r>
        <w:t xml:space="preserve"> offer a promising approach to supplement human feedback, but how AI-generated and human feedback differ in authentic clinical settings remains unclear</w:t>
      </w:r>
      <w:del w:id="70" w:author="Comparison" w:date="2026-03-13T12:31:00Z" w16du:dateUtc="2026-03-13T03:31:00Z">
        <w:r w:rsidR="004D4528">
          <w:delText>. Previous studies have yielded inconsistent findings regarding feedback length, quality, and distinguishability, with</w:delText>
        </w:r>
      </w:del>
      <w:ins w:id="71" w:author="Comparison" w:date="2026-03-13T12:31:00Z" w16du:dateUtc="2026-03-13T03:31:00Z">
        <w:r>
          <w:t>, as</w:t>
        </w:r>
      </w:ins>
      <w:r>
        <w:t xml:space="preserve"> most comparisons </w:t>
      </w:r>
      <w:ins w:id="72" w:author="Comparison" w:date="2026-03-13T12:31:00Z" w16du:dateUtc="2026-03-13T03:31:00Z">
        <w:r>
          <w:t xml:space="preserve">have been </w:t>
        </w:r>
      </w:ins>
      <w:r>
        <w:t>conducted in classroom or simulation contexts</w:t>
      </w:r>
      <w:del w:id="73" w:author="Comparison" w:date="2026-03-13T12:31:00Z" w16du:dateUtc="2026-03-13T03:31:00Z">
        <w:r w:rsidR="004D4528">
          <w:delText xml:space="preserve"> rather than clinical environments</w:delText>
        </w:r>
      </w:del>
      <w:r>
        <w:t>.</w:t>
      </w:r>
    </w:p>
    <w:p w14:paraId="0DE48DC7" w14:textId="77777777" w:rsidR="006441E9" w:rsidRDefault="00EC58B6">
      <w:pPr>
        <w:pStyle w:val="Plattetekst"/>
        <w:pPrChange w:id="74" w:author="Comparison" w:date="2026-03-13T12:31:00Z" w16du:dateUtc="2026-03-13T03:31:00Z">
          <w:pPr>
            <w:spacing w:after="240"/>
          </w:pPr>
        </w:pPrChange>
      </w:pPr>
      <w:r>
        <w:rPr>
          <w:b/>
          <w:bCs/>
        </w:rPr>
        <w:t>Objective:</w:t>
      </w:r>
      <w:r>
        <w:t xml:space="preserve"> To examine how AI-generated feedback and supervisor-provided feedback differ when applied to medical students’ clinical clerkship logs, by identifying the distinct characteristics and complementary strengths of each feedback type.</w:t>
      </w:r>
    </w:p>
    <w:p w14:paraId="141FD0AE" w14:textId="77777777" w:rsidR="006441E9" w:rsidRDefault="00EC58B6">
      <w:pPr>
        <w:pStyle w:val="Plattetekst"/>
        <w:pPrChange w:id="75" w:author="Comparison" w:date="2026-03-13T12:31:00Z" w16du:dateUtc="2026-03-13T03:31:00Z">
          <w:pPr>
            <w:spacing w:after="240"/>
          </w:pPr>
        </w:pPrChange>
      </w:pPr>
      <w:r>
        <w:rPr>
          <w:b/>
          <w:bCs/>
        </w:rPr>
        <w:t>Methods:</w:t>
      </w:r>
      <w:r>
        <w:t xml:space="preserve"> This </w:t>
      </w:r>
      <w:ins w:id="76" w:author="Comparison" w:date="2026-03-13T12:31:00Z" w16du:dateUtc="2026-03-13T03:31:00Z">
        <w:r>
          <w:t xml:space="preserve">convergent </w:t>
        </w:r>
      </w:ins>
      <w:r>
        <w:t xml:space="preserve">mixed-methods study </w:t>
      </w:r>
      <w:del w:id="77" w:author="Comparison" w:date="2026-03-13T12:31:00Z" w16du:dateUtc="2026-03-13T03:31:00Z">
        <w:r w:rsidR="004D4528">
          <w:delText xml:space="preserve">employed a convergent design. We collected </w:delText>
        </w:r>
      </w:del>
      <w:ins w:id="78" w:author="Comparison" w:date="2026-03-13T12:31:00Z" w16du:dateUtc="2026-03-13T03:31:00Z">
        <w:r>
          <w:t xml:space="preserve">included </w:t>
        </w:r>
      </w:ins>
      <w:r>
        <w:t xml:space="preserve">161 </w:t>
      </w:r>
      <w:del w:id="79" w:author="Comparison" w:date="2026-03-13T12:31:00Z" w16du:dateUtc="2026-03-13T03:31:00Z">
        <w:r w:rsidR="004D4528">
          <w:delText xml:space="preserve">sets of </w:delText>
        </w:r>
      </w:del>
      <w:r>
        <w:t xml:space="preserve">weekly clinical clerkship logs from </w:t>
      </w:r>
      <w:ins w:id="80" w:author="Comparison" w:date="2026-03-13T12:31:00Z" w16du:dateUtc="2026-03-13T03:31:00Z">
        <w:r>
          <w:t xml:space="preserve">47 </w:t>
        </w:r>
      </w:ins>
      <w:r>
        <w:t xml:space="preserve">fifth- and sixth-year medical students </w:t>
      </w:r>
      <w:ins w:id="81" w:author="Comparison" w:date="2026-03-13T12:31:00Z" w16du:dateUtc="2026-03-13T03:31:00Z">
        <w:r>
          <w:t xml:space="preserve">across 12 clinical departments </w:t>
        </w:r>
      </w:ins>
      <w:r>
        <w:t>at Nagoya University, Japan</w:t>
      </w:r>
      <w:del w:id="82" w:author="Comparison" w:date="2026-03-13T12:31:00Z" w16du:dateUtc="2026-03-13T03:31:00Z">
        <w:r w:rsidR="004D4528">
          <w:delText>, along with corresponding supervisor</w:delText>
        </w:r>
      </w:del>
      <w:ins w:id="83" w:author="Comparison" w:date="2026-03-13T12:31:00Z" w16du:dateUtc="2026-03-13T03:31:00Z">
        <w:r>
          <w:t xml:space="preserve"> (January–May 2024). Of 164 eligible logs, 3 were excluded because supervisors entered contact messages rather than substantive</w:t>
        </w:r>
      </w:ins>
      <w:r>
        <w:t xml:space="preserve"> feedback</w:t>
      </w:r>
      <w:del w:id="84" w:author="Comparison" w:date="2026-03-13T12:31:00Z" w16du:dateUtc="2026-03-13T03:31:00Z">
        <w:r w:rsidR="004D4528">
          <w:delText xml:space="preserve"> and</w:delText>
        </w:r>
      </w:del>
      <w:ins w:id="85" w:author="Comparison" w:date="2026-03-13T12:31:00Z" w16du:dateUtc="2026-03-13T03:31:00Z">
        <w:r>
          <w:t>.</w:t>
        </w:r>
      </w:ins>
      <w:r>
        <w:t xml:space="preserve"> AI</w:t>
      </w:r>
      <w:del w:id="86" w:author="Comparison" w:date="2026-03-13T12:31:00Z" w16du:dateUtc="2026-03-13T03:31:00Z">
        <w:r w:rsidR="004D4528">
          <w:delText>-</w:delText>
        </w:r>
      </w:del>
      <w:ins w:id="87" w:author="Comparison" w:date="2026-03-13T12:31:00Z" w16du:dateUtc="2026-03-13T03:31:00Z">
        <w:r>
          <w:t xml:space="preserve"> feedback was </w:t>
        </w:r>
      </w:ins>
      <w:r>
        <w:t xml:space="preserve">generated </w:t>
      </w:r>
      <w:del w:id="88" w:author="Comparison" w:date="2026-03-13T12:31:00Z" w16du:dateUtc="2026-03-13T03:31:00Z">
        <w:r w:rsidR="004D4528">
          <w:delText xml:space="preserve">feedback </w:delText>
        </w:r>
      </w:del>
      <w:r>
        <w:t xml:space="preserve">using GPT-4o. Ten faculty </w:t>
      </w:r>
      <w:del w:id="89" w:author="Comparison" w:date="2026-03-13T12:31:00Z" w16du:dateUtc="2026-03-13T03:31:00Z">
        <w:r w:rsidR="004D4528">
          <w:delText>members</w:delText>
        </w:r>
      </w:del>
      <w:ins w:id="90" w:author="Comparison" w:date="2026-03-13T12:31:00Z" w16du:dateUtc="2026-03-13T03:31:00Z">
        <w:r>
          <w:t>physicians</w:t>
        </w:r>
      </w:ins>
      <w:r>
        <w:t xml:space="preserve"> and </w:t>
      </w:r>
      <w:del w:id="91" w:author="Comparison" w:date="2026-03-13T12:31:00Z" w16du:dateUtc="2026-03-13T03:31:00Z">
        <w:r w:rsidR="004D4528">
          <w:delText>ten</w:delText>
        </w:r>
      </w:del>
      <w:ins w:id="92" w:author="Comparison" w:date="2026-03-13T12:31:00Z" w16du:dateUtc="2026-03-13T03:31:00Z">
        <w:r>
          <w:t>10</w:t>
        </w:r>
      </w:ins>
      <w:r>
        <w:t xml:space="preserve"> medical students evaluated both feedback types </w:t>
      </w:r>
      <w:ins w:id="93" w:author="Comparison" w:date="2026-03-13T12:31:00Z" w16du:dateUtc="2026-03-13T03:31:00Z">
        <w:r>
          <w:t xml:space="preserve">in blinded, randomized order </w:t>
        </w:r>
      </w:ins>
      <w:r>
        <w:t xml:space="preserve">using a validated </w:t>
      </w:r>
      <w:ins w:id="94" w:author="Comparison" w:date="2026-03-13T12:31:00Z" w16du:dateUtc="2026-03-13T03:31:00Z">
        <w:r>
          <w:t xml:space="preserve">five-category </w:t>
        </w:r>
      </w:ins>
      <w:r>
        <w:t xml:space="preserve">rubric </w:t>
      </w:r>
      <w:del w:id="95" w:author="Comparison" w:date="2026-03-13T12:31:00Z" w16du:dateUtc="2026-03-13T03:31:00Z">
        <w:r w:rsidR="004D4528">
          <w:delText xml:space="preserve">assessing five categories: </w:delText>
        </w:r>
      </w:del>
      <w:ins w:id="96" w:author="Comparison" w:date="2026-03-13T12:31:00Z" w16du:dateUtc="2026-03-13T03:31:00Z">
        <w:r>
          <w:t>(</w:t>
        </w:r>
      </w:ins>
      <w:r>
        <w:t xml:space="preserve">criteria-based, clear </w:t>
      </w:r>
      <w:del w:id="97" w:author="Comparison" w:date="2026-03-13T12:31:00Z" w16du:dateUtc="2026-03-13T03:31:00Z">
        <w:r w:rsidR="004D4528">
          <w:delText>directions for improvement</w:delText>
        </w:r>
      </w:del>
      <w:ins w:id="98" w:author="Comparison" w:date="2026-03-13T12:31:00Z" w16du:dateUtc="2026-03-13T03:31:00Z">
        <w:r>
          <w:t>direction</w:t>
        </w:r>
      </w:ins>
      <w:r>
        <w:t xml:space="preserve">, accuracy, prioritization, </w:t>
      </w:r>
      <w:del w:id="99" w:author="Comparison" w:date="2026-03-13T12:31:00Z" w16du:dateUtc="2026-03-13T03:31:00Z">
        <w:r w:rsidR="004D4528">
          <w:delText xml:space="preserve">and </w:delText>
        </w:r>
      </w:del>
      <w:r>
        <w:t>supportive tone</w:t>
      </w:r>
      <w:del w:id="100" w:author="Comparison" w:date="2026-03-13T12:31:00Z" w16du:dateUtc="2026-03-13T03:31:00Z">
        <w:r w:rsidR="004D4528">
          <w:delText>.</w:delText>
        </w:r>
      </w:del>
      <w:ins w:id="101" w:author="Comparison" w:date="2026-03-13T12:31:00Z" w16du:dateUtc="2026-03-13T03:31:00Z">
        <w:r>
          <w:t>), followed by open-ended comments and source identification.</w:t>
        </w:r>
      </w:ins>
      <w:r>
        <w:t xml:space="preserve"> Quantitative analyses </w:t>
      </w:r>
      <w:del w:id="102" w:author="Comparison" w:date="2026-03-13T12:31:00Z" w16du:dateUtc="2026-03-13T03:31:00Z">
        <w:r w:rsidR="004D4528">
          <w:delText xml:space="preserve">included </w:delText>
        </w:r>
      </w:del>
      <w:ins w:id="103" w:author="Comparison" w:date="2026-03-13T12:31:00Z" w16du:dateUtc="2026-03-13T03:31:00Z">
        <w:r>
          <w:t>(</w:t>
        </w:r>
      </w:ins>
      <w:r>
        <w:t>paired t-tests, cumulative link mixed models</w:t>
      </w:r>
      <w:del w:id="104" w:author="Comparison" w:date="2026-03-13T12:31:00Z" w16du:dateUtc="2026-03-13T03:31:00Z">
        <w:r w:rsidR="004D4528">
          <w:delText>, and correlation analyses. Qualitative</w:delText>
        </w:r>
      </w:del>
      <w:ins w:id="105" w:author="Comparison" w:date="2026-03-13T12:31:00Z" w16du:dateUtc="2026-03-13T03:31:00Z">
        <w:r>
          <w:t>; α = .05 with Bonferroni correction) were complemented by qualitative</w:t>
        </w:r>
      </w:ins>
      <w:r>
        <w:t xml:space="preserve"> thematic analysis </w:t>
      </w:r>
      <w:del w:id="106" w:author="Comparison" w:date="2026-03-13T12:31:00Z" w16du:dateUtc="2026-03-13T03:31:00Z">
        <w:r w:rsidR="004D4528">
          <w:delText xml:space="preserve">examined evaluators’ open-ended comments. Results were </w:delText>
        </w:r>
      </w:del>
      <w:ins w:id="107" w:author="Comparison" w:date="2026-03-13T12:31:00Z" w16du:dateUtc="2026-03-13T03:31:00Z">
        <w:r>
          <w:t xml:space="preserve">and </w:t>
        </w:r>
      </w:ins>
      <w:r>
        <w:t>integrated using Joint Display Analysis.</w:t>
      </w:r>
    </w:p>
    <w:p w14:paraId="23955E55" w14:textId="77777777" w:rsidR="006441E9" w:rsidRDefault="00EC58B6">
      <w:pPr>
        <w:pStyle w:val="Plattetekst"/>
        <w:pPrChange w:id="108" w:author="Comparison" w:date="2026-03-13T12:31:00Z" w16du:dateUtc="2026-03-13T03:31:00Z">
          <w:pPr>
            <w:spacing w:after="240"/>
          </w:pPr>
        </w:pPrChange>
      </w:pPr>
      <w:r>
        <w:rPr>
          <w:b/>
          <w:bCs/>
        </w:rPr>
        <w:lastRenderedPageBreak/>
        <w:t>Results:</w:t>
      </w:r>
      <w:r>
        <w:t xml:space="preserve"> AI feedback was significantly longer than supervisor feedback (mean</w:t>
      </w:r>
      <w:del w:id="109" w:author="Comparison" w:date="2026-03-13T12:31:00Z" w16du:dateUtc="2026-03-13T03:31:00Z">
        <w:r w:rsidR="004D4528">
          <w:delText>:</w:delText>
        </w:r>
      </w:del>
      <w:r>
        <w:t xml:space="preserve"> 382 vs</w:t>
      </w:r>
      <w:del w:id="110" w:author="Comparison" w:date="2026-03-13T12:31:00Z" w16du:dateUtc="2026-03-13T03:31:00Z">
        <w:r w:rsidR="004D4528">
          <w:delText>. </w:delText>
        </w:r>
      </w:del>
      <w:ins w:id="111" w:author="Comparison" w:date="2026-03-13T12:31:00Z" w16du:dateUtc="2026-03-13T03:31:00Z">
        <w:r>
          <w:t xml:space="preserve"> </w:t>
        </w:r>
      </w:ins>
      <w:r>
        <w:t>98 characters</w:t>
      </w:r>
      <w:del w:id="112" w:author="Comparison" w:date="2026-03-13T12:31:00Z" w16du:dateUtc="2026-03-13T03:31:00Z">
        <w:r w:rsidR="004D4528">
          <w:delText>, p &lt;0.</w:delText>
        </w:r>
      </w:del>
      <w:ins w:id="113" w:author="Comparison" w:date="2026-03-13T12:31:00Z" w16du:dateUtc="2026-03-13T03:31:00Z">
        <w:r>
          <w:t xml:space="preserve">; Cohen </w:t>
        </w:r>
        <w:r>
          <w:rPr>
            <w:i/>
            <w:iCs/>
          </w:rPr>
          <w:t>d</w:t>
        </w:r>
        <w:r>
          <w:t xml:space="preserve">=2.84, 95% CI 2.50–3.19; </w:t>
        </w:r>
        <w:r>
          <w:rPr>
            <w:i/>
            <w:iCs/>
          </w:rPr>
          <w:t>P</w:t>
        </w:r>
        <w:r>
          <w:t>&lt;.</w:t>
        </w:r>
      </w:ins>
      <w:r>
        <w:t xml:space="preserve">001). </w:t>
      </w:r>
      <w:del w:id="114" w:author="Comparison" w:date="2026-03-13T12:31:00Z" w16du:dateUtc="2026-03-13T03:31:00Z">
        <w:r w:rsidR="004D4528">
          <w:delText xml:space="preserve">AI feedback </w:delText>
        </w:r>
      </w:del>
      <w:ins w:id="115" w:author="Comparison" w:date="2026-03-13T12:31:00Z" w16du:dateUtc="2026-03-13T03:31:00Z">
        <w:r>
          <w:t xml:space="preserve">Cumulative link mixed models showed AI </w:t>
        </w:r>
      </w:ins>
      <w:r>
        <w:t xml:space="preserve">scored </w:t>
      </w:r>
      <w:del w:id="116" w:author="Comparison" w:date="2026-03-13T12:31:00Z" w16du:dateUtc="2026-03-13T03:31:00Z">
        <w:r w:rsidR="004D4528">
          <w:delText xml:space="preserve">significantly </w:delText>
        </w:r>
      </w:del>
      <w:r>
        <w:t>higher on criteria-based (OR</w:t>
      </w:r>
      <w:del w:id="117" w:author="Comparison" w:date="2026-03-13T12:31:00Z" w16du:dateUtc="2026-03-13T03:31:00Z">
        <w:r w:rsidR="004D4528">
          <w:delText>=</w:delText>
        </w:r>
      </w:del>
      <w:ins w:id="118" w:author="Comparison" w:date="2026-03-13T12:31:00Z" w16du:dateUtc="2026-03-13T03:31:00Z">
        <w:r>
          <w:t xml:space="preserve"> </w:t>
        </w:r>
      </w:ins>
      <w:r>
        <w:t xml:space="preserve">11.81, </w:t>
      </w:r>
      <w:del w:id="119" w:author="Comparison" w:date="2026-03-13T12:31:00Z" w16du:dateUtc="2026-03-13T03:31:00Z">
        <w:r w:rsidR="004D4528">
          <w:delText>p&lt;0.</w:delText>
        </w:r>
      </w:del>
      <w:ins w:id="120" w:author="Comparison" w:date="2026-03-13T12:31:00Z" w16du:dateUtc="2026-03-13T03:31:00Z">
        <w:r>
          <w:t xml:space="preserve">95% CI 7.64–18.27; </w:t>
        </w:r>
        <w:r>
          <w:rPr>
            <w:i/>
            <w:iCs/>
          </w:rPr>
          <w:t>P</w:t>
        </w:r>
        <w:r>
          <w:t>&lt;.</w:t>
        </w:r>
      </w:ins>
      <w:r>
        <w:t>001) and clear direction (OR</w:t>
      </w:r>
      <w:del w:id="121" w:author="Comparison" w:date="2026-03-13T12:31:00Z" w16du:dateUtc="2026-03-13T03:31:00Z">
        <w:r w:rsidR="004D4528">
          <w:delText>=</w:delText>
        </w:r>
      </w:del>
      <w:ins w:id="122" w:author="Comparison" w:date="2026-03-13T12:31:00Z" w16du:dateUtc="2026-03-13T03:31:00Z">
        <w:r>
          <w:t xml:space="preserve"> </w:t>
        </w:r>
      </w:ins>
      <w:r>
        <w:t xml:space="preserve">6.61, </w:t>
      </w:r>
      <w:del w:id="123" w:author="Comparison" w:date="2026-03-13T12:31:00Z" w16du:dateUtc="2026-03-13T03:31:00Z">
        <w:r w:rsidR="004D4528">
          <w:delText>p&lt;0.</w:delText>
        </w:r>
      </w:del>
      <w:ins w:id="124" w:author="Comparison" w:date="2026-03-13T12:31:00Z" w16du:dateUtc="2026-03-13T03:31:00Z">
        <w:r>
          <w:t xml:space="preserve">95% CI 4.35–10.06; </w:t>
        </w:r>
        <w:r>
          <w:rPr>
            <w:i/>
            <w:iCs/>
          </w:rPr>
          <w:t>P</w:t>
        </w:r>
        <w:r>
          <w:t>&lt;.</w:t>
        </w:r>
      </w:ins>
      <w:r>
        <w:t>001</w:t>
      </w:r>
      <w:del w:id="125" w:author="Comparison" w:date="2026-03-13T12:31:00Z" w16du:dateUtc="2026-03-13T03:31:00Z">
        <w:r w:rsidR="004D4528">
          <w:delText>) categories,</w:delText>
        </w:r>
      </w:del>
      <w:ins w:id="126" w:author="Comparison" w:date="2026-03-13T12:31:00Z" w16du:dateUtc="2026-03-13T03:31:00Z">
        <w:r>
          <w:t>),</w:t>
        </w:r>
      </w:ins>
      <w:r>
        <w:t xml:space="preserve"> with no significant differences </w:t>
      </w:r>
      <w:del w:id="127" w:author="Comparison" w:date="2026-03-13T12:31:00Z" w16du:dateUtc="2026-03-13T03:31:00Z">
        <w:r w:rsidR="004D4528">
          <w:delText>in</w:delText>
        </w:r>
      </w:del>
      <w:ins w:id="128" w:author="Comparison" w:date="2026-03-13T12:31:00Z" w16du:dateUtc="2026-03-13T03:31:00Z">
        <w:r>
          <w:t>on</w:t>
        </w:r>
      </w:ins>
      <w:r>
        <w:t xml:space="preserve"> accuracy</w:t>
      </w:r>
      <w:del w:id="129" w:author="Comparison" w:date="2026-03-13T12:31:00Z" w16du:dateUtc="2026-03-13T03:31:00Z">
        <w:r w:rsidR="004D4528">
          <w:delText>,</w:delText>
        </w:r>
      </w:del>
      <w:ins w:id="130" w:author="Comparison" w:date="2026-03-13T12:31:00Z" w16du:dateUtc="2026-03-13T03:31:00Z">
        <w:r>
          <w:t xml:space="preserve"> (OR 1.35, 95% CI 0.91–2.00; </w:t>
        </w:r>
        <w:r>
          <w:rPr>
            <w:i/>
            <w:iCs/>
          </w:rPr>
          <w:t>P</w:t>
        </w:r>
        <w:r>
          <w:t>&gt;.99),</w:t>
        </w:r>
      </w:ins>
      <w:r>
        <w:t xml:space="preserve"> prioritization</w:t>
      </w:r>
      <w:del w:id="131" w:author="Comparison" w:date="2026-03-13T12:31:00Z" w16du:dateUtc="2026-03-13T03:31:00Z">
        <w:r w:rsidR="004D4528">
          <w:delText>,</w:delText>
        </w:r>
      </w:del>
      <w:ins w:id="132" w:author="Comparison" w:date="2026-03-13T12:31:00Z" w16du:dateUtc="2026-03-13T03:31:00Z">
        <w:r>
          <w:t xml:space="preserve"> (OR 1.70, 95% CI 1.16–2.50; </w:t>
        </w:r>
        <w:r>
          <w:rPr>
            <w:i/>
            <w:iCs/>
          </w:rPr>
          <w:t>P</w:t>
        </w:r>
        <w:r>
          <w:t>=.098),</w:t>
        </w:r>
      </w:ins>
      <w:r>
        <w:t xml:space="preserve"> or supportive tone</w:t>
      </w:r>
      <w:del w:id="133" w:author="Comparison" w:date="2026-03-13T12:31:00Z" w16du:dateUtc="2026-03-13T03:31:00Z">
        <w:r w:rsidR="004D4528">
          <w:delText>.</w:delText>
        </w:r>
      </w:del>
      <w:ins w:id="134" w:author="Comparison" w:date="2026-03-13T12:31:00Z" w16du:dateUtc="2026-03-13T03:31:00Z">
        <w:r>
          <w:t xml:space="preserve"> (OR 1.34, 95% CI 0.87–2.06; </w:t>
        </w:r>
        <w:r>
          <w:rPr>
            <w:i/>
            <w:iCs/>
          </w:rPr>
          <w:t>P</w:t>
        </w:r>
        <w:r>
          <w:t>&gt;.99).</w:t>
        </w:r>
      </w:ins>
      <w:r>
        <w:t xml:space="preserve"> AI feedback </w:t>
      </w:r>
      <w:del w:id="135" w:author="Comparison" w:date="2026-03-13T12:31:00Z" w16du:dateUtc="2026-03-13T03:31:00Z">
        <w:r w:rsidR="004D4528">
          <w:delText>demonstrated</w:delText>
        </w:r>
      </w:del>
      <w:ins w:id="136" w:author="Comparison" w:date="2026-03-13T12:31:00Z" w16du:dateUtc="2026-03-13T03:31:00Z">
        <w:r>
          <w:t>showed</w:t>
        </w:r>
      </w:ins>
      <w:r>
        <w:t xml:space="preserve"> greater </w:t>
      </w:r>
      <w:del w:id="137" w:author="Comparison" w:date="2026-03-13T12:31:00Z" w16du:dateUtc="2026-03-13T03:31:00Z">
        <w:r w:rsidR="004D4528">
          <w:delText xml:space="preserve">quality </w:delText>
        </w:r>
      </w:del>
      <w:r>
        <w:t>consistency</w:t>
      </w:r>
      <w:del w:id="138" w:author="Comparison" w:date="2026-03-13T12:31:00Z" w16du:dateUtc="2026-03-13T03:31:00Z">
        <w:r w:rsidR="004D4528">
          <w:delText>, while supervisor feedback showed higher variability</w:delText>
        </w:r>
      </w:del>
      <w:r>
        <w:t xml:space="preserve"> (variance ratio 3.9:1</w:t>
      </w:r>
      <w:del w:id="139" w:author="Comparison" w:date="2026-03-13T12:31:00Z" w16du:dateUtc="2026-03-13T03:31:00Z">
        <w:r w:rsidR="004D4528">
          <w:delText>). For supervisor feedback, length positively correlated with quality scores; no such correlation existed for AI feedback. All</w:delText>
        </w:r>
      </w:del>
      <w:ins w:id="140" w:author="Comparison" w:date="2026-03-13T12:31:00Z" w16du:dateUtc="2026-03-13T03:31:00Z">
        <w:r>
          <w:t xml:space="preserve">; Levene </w:t>
        </w:r>
        <w:r>
          <w:rPr>
            <w:i/>
            <w:iCs/>
          </w:rPr>
          <w:t>F</w:t>
        </w:r>
        <w:r>
          <w:t xml:space="preserve">(1,320)=73.20, </w:t>
        </w:r>
        <w:r>
          <w:rPr>
            <w:i/>
            <w:iCs/>
          </w:rPr>
          <w:t>P</w:t>
        </w:r>
        <w:r>
          <w:t>&lt;.001). All 20</w:t>
        </w:r>
      </w:ins>
      <w:r>
        <w:t xml:space="preserve"> evaluators correctly identified feedback sources. Qualitative analysis </w:t>
      </w:r>
      <w:del w:id="141" w:author="Comparison" w:date="2026-03-13T12:31:00Z" w16du:dateUtc="2026-03-13T03:31:00Z">
        <w:r w:rsidR="004D4528">
          <w:delText xml:space="preserve">of open-ended comments </w:delText>
        </w:r>
      </w:del>
      <w:r>
        <w:t xml:space="preserve">revealed </w:t>
      </w:r>
      <w:del w:id="142" w:author="Comparison" w:date="2026-03-13T12:31:00Z" w16du:dateUtc="2026-03-13T03:31:00Z">
        <w:r w:rsidR="004D4528">
          <w:delText>five themes: adherence to feedback criteria and structure, continuity and consistency, perspective as a clinician, quality of Japanese language, and text length.</w:delText>
        </w:r>
      </w:del>
      <w:ins w:id="143" w:author="Comparison" w:date="2026-03-13T12:31:00Z" w16du:dateUtc="2026-03-13T03:31:00Z">
        <w:r>
          <w:t>that</w:t>
        </w:r>
      </w:ins>
      <w:r>
        <w:t xml:space="preserve"> AI provided structured, text-anchored feedback </w:t>
      </w:r>
      <w:del w:id="144" w:author="Comparison" w:date="2026-03-13T12:31:00Z" w16du:dateUtc="2026-03-13T03:31:00Z">
        <w:r w:rsidR="004D4528">
          <w:delText>following</w:delText>
        </w:r>
      </w:del>
      <w:ins w:id="145" w:author="Comparison" w:date="2026-03-13T12:31:00Z" w16du:dateUtc="2026-03-13T03:31:00Z">
        <w:r>
          <w:t>addressing</w:t>
        </w:r>
      </w:ins>
      <w:r>
        <w:t xml:space="preserve"> rubric criteria, while supervisors offered experience-based feedback grounded in clinical context and professional expertise</w:t>
      </w:r>
      <w:del w:id="146" w:author="Comparison" w:date="2026-03-13T12:31:00Z" w16du:dateUtc="2026-03-13T03:31:00Z">
        <w:r w:rsidR="004D4528">
          <w:delText xml:space="preserve"> that sometimes lacked structured elements</w:delText>
        </w:r>
      </w:del>
      <w:r>
        <w:t>.</w:t>
      </w:r>
    </w:p>
    <w:p w14:paraId="3450A26B" w14:textId="77777777" w:rsidR="006441E9" w:rsidRDefault="00EC58B6">
      <w:pPr>
        <w:pStyle w:val="Plattetekst"/>
        <w:pPrChange w:id="147" w:author="Comparison" w:date="2026-03-13T12:31:00Z" w16du:dateUtc="2026-03-13T03:31:00Z">
          <w:pPr>
            <w:spacing w:after="240"/>
          </w:pPr>
        </w:pPrChange>
      </w:pPr>
      <w:r>
        <w:rPr>
          <w:b/>
          <w:bCs/>
        </w:rPr>
        <w:t>Conclusions:</w:t>
      </w:r>
      <w:r>
        <w:t xml:space="preserve"> </w:t>
      </w:r>
      <w:ins w:id="148" w:author="Comparison" w:date="2026-03-13T12:31:00Z" w16du:dateUtc="2026-03-13T03:31:00Z">
        <w:r>
          <w:t xml:space="preserve">This study extends the comparison of </w:t>
        </w:r>
      </w:ins>
      <w:r>
        <w:t>AI-generated and supervisor</w:t>
      </w:r>
      <w:del w:id="149" w:author="Comparison" w:date="2026-03-13T12:31:00Z" w16du:dateUtc="2026-03-13T03:31:00Z">
        <w:r w:rsidR="004D4528">
          <w:delText>-provided</w:delText>
        </w:r>
      </w:del>
      <w:r>
        <w:t xml:space="preserve"> feedback </w:t>
      </w:r>
      <w:del w:id="150" w:author="Comparison" w:date="2026-03-13T12:31:00Z" w16du:dateUtc="2026-03-13T03:31:00Z">
        <w:r w:rsidR="004D4528">
          <w:delText>show distinct but complementary strengths.</w:delText>
        </w:r>
      </w:del>
      <w:ins w:id="151" w:author="Comparison" w:date="2026-03-13T12:31:00Z" w16du:dateUtc="2026-03-13T03:31:00Z">
        <w:r>
          <w:t>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w:t>
        </w:r>
      </w:ins>
      <w:r>
        <w:t xml:space="preserve"> AI consistently </w:t>
      </w:r>
      <w:del w:id="152" w:author="Comparison" w:date="2026-03-13T12:31:00Z" w16du:dateUtc="2026-03-13T03:31:00Z">
        <w:r w:rsidR="004D4528">
          <w:delText>delivers</w:delText>
        </w:r>
      </w:del>
      <w:ins w:id="153" w:author="Comparison" w:date="2026-03-13T12:31:00Z" w16du:dateUtc="2026-03-13T03:31:00Z">
        <w:r>
          <w:t>delivered</w:t>
        </w:r>
      </w:ins>
      <w:r>
        <w:t xml:space="preserve"> structured</w:t>
      </w:r>
      <w:del w:id="154" w:author="Comparison" w:date="2026-03-13T12:31:00Z" w16du:dateUtc="2026-03-13T03:31:00Z">
        <w:r w:rsidR="004D4528">
          <w:delText>, criterion-based</w:delText>
        </w:r>
      </w:del>
      <w:r>
        <w:t xml:space="preserve"> feedback </w:t>
      </w:r>
      <w:del w:id="155" w:author="Comparison" w:date="2026-03-13T12:31:00Z" w16du:dateUtc="2026-03-13T03:31:00Z">
        <w:r w:rsidR="004D4528">
          <w:delText xml:space="preserve">aligned with written content, </w:delText>
        </w:r>
      </w:del>
      <w:r>
        <w:t xml:space="preserve">addressing gaps that </w:t>
      </w:r>
      <w:del w:id="156" w:author="Comparison" w:date="2026-03-13T12:31:00Z" w16du:dateUtc="2026-03-13T03:31:00Z">
        <w:r w:rsidR="004D4528">
          <w:delText xml:space="preserve">may </w:delText>
        </w:r>
      </w:del>
      <w:r>
        <w:t xml:space="preserve">arise when time-pressured supervisors provide brief </w:t>
      </w:r>
      <w:del w:id="157" w:author="Comparison" w:date="2026-03-13T12:31:00Z" w16du:dateUtc="2026-03-13T03:31:00Z">
        <w:r w:rsidR="004D4528">
          <w:delText>feedback. However, AI lacks the clinical perspective and contextual grounding that supervisors bring from direct observation and professional experience. These findings</w:delText>
        </w:r>
      </w:del>
      <w:ins w:id="158" w:author="Comparison" w:date="2026-03-13T12:31:00Z" w16du:dateUtc="2026-03-13T03:31:00Z">
        <w:r>
          <w:t>comments, while supervisors contributed clinically grounded insights that AI cannot replicate. These complementary strengths</w:t>
        </w:r>
      </w:ins>
      <w:r>
        <w:t xml:space="preserve"> suggest that AI feedback should </w:t>
      </w:r>
      <w:del w:id="159" w:author="Comparison" w:date="2026-03-13T12:31:00Z" w16du:dateUtc="2026-03-13T03:31:00Z">
        <w:r w:rsidR="004D4528">
          <w:delText>complement</w:delText>
        </w:r>
      </w:del>
      <w:ins w:id="160" w:author="Comparison" w:date="2026-03-13T12:31:00Z" w16du:dateUtc="2026-03-13T03:31:00Z">
        <w:r>
          <w:t>supplement</w:t>
        </w:r>
      </w:ins>
      <w:r>
        <w:t xml:space="preserve"> rather than replace </w:t>
      </w:r>
      <w:del w:id="161" w:author="Comparison" w:date="2026-03-13T12:31:00Z" w16du:dateUtc="2026-03-13T03:31:00Z">
        <w:r w:rsidR="004D4528">
          <w:delText>human</w:delText>
        </w:r>
      </w:del>
      <w:ins w:id="162" w:author="Comparison" w:date="2026-03-13T12:31:00Z" w16du:dateUtc="2026-03-13T03:31:00Z">
        <w:r>
          <w:t>supervisor</w:t>
        </w:r>
      </w:ins>
      <w:r>
        <w:t xml:space="preserve"> feedback</w:t>
      </w:r>
      <w:del w:id="163" w:author="Comparison" w:date="2026-03-13T12:31:00Z" w16du:dateUtc="2026-03-13T03:31:00Z">
        <w:r w:rsidR="004D4528">
          <w:delText xml:space="preserve"> in clinical clerkship settings, with</w:delText>
        </w:r>
      </w:del>
      <w:ins w:id="164" w:author="Comparison" w:date="2026-03-13T12:31:00Z" w16du:dateUtc="2026-03-13T03:31:00Z">
        <w:r>
          <w:t>, and that hybrid models leveraging</w:t>
        </w:r>
      </w:ins>
      <w:r>
        <w:t xml:space="preserve"> each type</w:t>
      </w:r>
      <w:del w:id="165" w:author="Comparison" w:date="2026-03-13T12:31:00Z" w16du:dateUtc="2026-03-13T03:31:00Z">
        <w:r w:rsidR="004D4528">
          <w:delText xml:space="preserve"> addressing the other’s</w:delText>
        </w:r>
      </w:del>
      <w:ins w:id="166" w:author="Comparison" w:date="2026-03-13T12:31:00Z" w16du:dateUtc="2026-03-13T03:31:00Z">
        <w:r>
          <w:t>’s</w:t>
        </w:r>
      </w:ins>
      <w:r>
        <w:t xml:space="preserve"> </w:t>
      </w:r>
      <w:del w:id="167" w:author="Comparison" w:date="2026-03-13T12:31:00Z" w16du:dateUtc="2026-03-13T03:31:00Z">
        <w:r w:rsidR="004D4528">
          <w:delText>limitations to optimize student learning</w:delText>
        </w:r>
      </w:del>
      <w:ins w:id="168" w:author="Comparison" w:date="2026-03-13T12:31:00Z" w16du:dateUtc="2026-03-13T03:31:00Z">
        <w:r>
          <w:t>advantages warrant investigation in clinical education</w:t>
        </w:r>
      </w:ins>
      <w:r>
        <w:t>.</w:t>
      </w:r>
    </w:p>
    <w:p w14:paraId="1473BDE9" w14:textId="77777777" w:rsidR="006441E9" w:rsidRDefault="00EC58B6">
      <w:pPr>
        <w:pStyle w:val="Plattetekst"/>
        <w:pPrChange w:id="169" w:author="Comparison" w:date="2026-03-13T12:31:00Z" w16du:dateUtc="2026-03-13T03:31:00Z">
          <w:pPr>
            <w:spacing w:after="240"/>
          </w:pPr>
        </w:pPrChange>
      </w:pPr>
      <w:r>
        <w:t>Keywords: artificial intelligence; clinical clerkship; feedback; large language model; medical education; mixed-methods research</w:t>
      </w:r>
    </w:p>
    <w:p w14:paraId="374961B8" w14:textId="77777777" w:rsidR="006441E9" w:rsidRDefault="00EC58B6">
      <w:pPr>
        <w:pStyle w:val="Kop2"/>
        <w:pPrChange w:id="170" w:author="Comparison" w:date="2026-03-13T12:31:00Z" w16du:dateUtc="2026-03-13T03:31:00Z">
          <w:pPr>
            <w:pStyle w:val="Kop2"/>
            <w:spacing w:after="240"/>
          </w:pPr>
        </w:pPrChange>
      </w:pPr>
      <w:bookmarkStart w:id="171" w:name="introduction"/>
      <w:bookmarkEnd w:id="67"/>
      <w:r>
        <w:t>Introduction</w:t>
      </w:r>
    </w:p>
    <w:p w14:paraId="1536B407" w14:textId="77777777" w:rsidR="006441E9" w:rsidRDefault="00EC58B6">
      <w:pPr>
        <w:pStyle w:val="Kop3"/>
        <w:pPrChange w:id="172" w:author="Comparison" w:date="2026-03-13T12:31:00Z" w16du:dateUtc="2026-03-13T03:31:00Z">
          <w:pPr>
            <w:pStyle w:val="Kop3"/>
            <w:spacing w:after="240"/>
          </w:pPr>
        </w:pPrChange>
      </w:pPr>
      <w:bookmarkStart w:id="173" w:name="background"/>
      <w:r>
        <w:t>Background</w:t>
      </w:r>
    </w:p>
    <w:p w14:paraId="6EA51E66" w14:textId="77777777" w:rsidR="006441E9" w:rsidRDefault="00EC58B6">
      <w:pPr>
        <w:pStyle w:val="FirstParagraph"/>
        <w:pPrChange w:id="174" w:author="Comparison" w:date="2026-03-13T12:31:00Z" w16du:dateUtc="2026-03-13T03:31:00Z">
          <w:pPr>
            <w:spacing w:after="240"/>
          </w:pPr>
        </w:pPrChange>
      </w:pPr>
      <w:r>
        <w:t>Feedback serves as a critical educational instrument for medical students and residents to learn from their experiences in the clinical environment [1–4]. Such feedback can be provided orally or as written feedback [5]. In the clinical environment, where multiple supervising physicians often take turns in providing guidance, obtaining and documenting written feedback is important for ensuring the continuity of learning and assessment [6–8]. However, supervising physicians in the clinical setting often have multiple tasks, which puts a strain on the time they have to support learning through feedback [9]. Particularly regarding written feedback, supervising physicians are often unable to provide this in a sufficiently elaborated manner [9,10].</w:t>
      </w:r>
    </w:p>
    <w:p w14:paraId="4F8C0F30" w14:textId="77777777" w:rsidR="006441E9" w:rsidRDefault="00EC58B6">
      <w:pPr>
        <w:pStyle w:val="Plattetekst"/>
        <w:pPrChange w:id="175" w:author="Comparison" w:date="2026-03-13T12:31:00Z" w16du:dateUtc="2026-03-13T03:31:00Z">
          <w:pPr>
            <w:spacing w:after="240"/>
          </w:pPr>
        </w:pPrChange>
      </w:pPr>
      <w:r>
        <w:lastRenderedPageBreak/>
        <w:t>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 [11–13]. LLMs are AI models that can handle various tasks by pre-training on massive amounts of text data in advance [14]. Although previous AI technologies were also able to generate feedback, they required models trained on context-specific text data tailored to the feedback’s domain [15]. In contrast, LLMs can adapt to diverse contexts with minimal modifications, making them promising tools for generation of feedback [16,17]. When AI feedback and human feedback were compared for feedback generation for texts written by learners, it was shown that AI feedback can match that of well-trained educators in terms of appropriateness, usefulness of the content, and supportive tone [13,18,19]. However, even studies demonstrating that AI can generate high-quality feedback argue that AI feedback should complement rather than replace human feedback, citing student preferences and the responsibility that human instructors should maintain [20–22].</w:t>
      </w:r>
    </w:p>
    <w:p w14:paraId="4B2F8013" w14:textId="77777777" w:rsidR="006441E9" w:rsidRDefault="00EC58B6">
      <w:pPr>
        <w:pStyle w:val="Kop3"/>
        <w:pPrChange w:id="176" w:author="Comparison" w:date="2026-03-13T12:31:00Z" w16du:dateUtc="2026-03-13T03:31:00Z">
          <w:pPr>
            <w:pStyle w:val="Kop3"/>
            <w:spacing w:after="240"/>
          </w:pPr>
        </w:pPrChange>
      </w:pPr>
      <w:bookmarkStart w:id="177" w:name="rationale-and-research-question"/>
      <w:bookmarkEnd w:id="173"/>
      <w:r>
        <w:t>Rationale and research question</w:t>
      </w:r>
    </w:p>
    <w:p w14:paraId="7851385C" w14:textId="77777777" w:rsidR="006441E9" w:rsidRDefault="00EC58B6">
      <w:pPr>
        <w:pStyle w:val="FirstParagraph"/>
        <w:pPrChange w:id="178" w:author="Comparison" w:date="2026-03-13T12:31:00Z" w16du:dateUtc="2026-03-13T03:31:00Z">
          <w:pPr>
            <w:spacing w:after="240"/>
          </w:pPr>
        </w:pPrChange>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 [20,23,24], whereas another study found AI feedback to be shorter and less relevant [25]. Although longer feedback is often associated with higher perceived quality [26–28], the extent to which differences in length between AI and human feedback translate into quality advantages remains unclear [18,20]. For example, in dental histology assignments AI feedback was longer and contained more improvement points than human feedback [20], yet an analytical, multi‑criterion comparison showed that human teachers produced feedback that was overall clearer, more accurate, and better prioritized, even when shorter [18]. Regarding the consistency of feedback quality, many studies report that the quality of human feedback varies widely depending on the provider and the situation [29–31], whereas some studies find that, compared with AI, human feedback is consistently higher in quality [25,32]. Findings are also inconsistent about whether recipients can tell if the feedback provider is AI or human, ranging from studies reporting that people could distinguish it reasonably well [33] to studies reporting that they could hardly distinguish it [34,35]. Thus, although many aspects of AI and human feedback have been examined, the results vary widely. These divergences likely relate to contextual variation such as differences in discipline, task authenticity, </w:t>
      </w:r>
      <w:ins w:id="179" w:author="Comparison" w:date="2026-03-13T12:31:00Z" w16du:dateUtc="2026-03-13T03:31:00Z">
        <w:r>
          <w:t xml:space="preserve">and </w:t>
        </w:r>
      </w:ins>
      <w:r>
        <w:t>assessment purpose.</w:t>
      </w:r>
    </w:p>
    <w:p w14:paraId="5EEC0AFF" w14:textId="77777777" w:rsidR="006441E9" w:rsidRDefault="00EC58B6">
      <w:pPr>
        <w:pStyle w:val="Plattetekst"/>
        <w:pPrChange w:id="180" w:author="Comparison" w:date="2026-03-13T12:31:00Z" w16du:dateUtc="2026-03-13T03:31:00Z">
          <w:pPr>
            <w:spacing w:after="240"/>
          </w:pPr>
        </w:pPrChange>
      </w:pPr>
      <w:r>
        <w:lastRenderedPageBreak/>
        <w:t>When comparing AI and humans in other clinical environments including clinical clerkships, a key limitation is that most existing comparisons have examined classroom or simulation tasks rather than authentic clinical activities [18,20,23,24].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 [13,18,19], whereas in real clinical settings supervisors are time‑pressured and may produce brief or nonspecific comments [9,10]. This specific context constraint could both expose areas where human feedback quality diminishes and highlight domains where AI systems might compensate given their ability to generate structured output rapidly.</w:t>
      </w:r>
    </w:p>
    <w:p w14:paraId="206EAFEE" w14:textId="77777777" w:rsidR="006441E9" w:rsidRDefault="00EC58B6">
      <w:pPr>
        <w:pStyle w:val="Plattetekst"/>
        <w:rPr>
          <w:ins w:id="181" w:author="Comparison" w:date="2026-03-13T12:31:00Z" w16du:dateUtc="2026-03-13T03:31:00Z"/>
        </w:rPr>
      </w:pPr>
      <w:ins w:id="182" w:author="Comparison" w:date="2026-03-13T12:31:00Z" w16du:dateUtc="2026-03-13T03:31:00Z">
        <w:r>
          <w:t xml:space="preserve">We note that </w:t>
        </w:r>
        <w:commentRangeStart w:id="183"/>
        <w:r>
          <w:t xml:space="preserve">this study </w:t>
        </w:r>
      </w:ins>
      <w:commentRangeEnd w:id="183"/>
      <w:r w:rsidR="00260A1A">
        <w:rPr>
          <w:rStyle w:val="Verwijzingopmerking"/>
          <w:sz w:val="24"/>
          <w:szCs w:val="24"/>
        </w:rPr>
        <w:commentReference w:id="183"/>
      </w:r>
      <w:ins w:id="184" w:author="Comparison" w:date="2026-03-13T12:31:00Z" w16du:dateUtc="2026-03-13T03:31:00Z">
        <w:r>
          <w:t>compares AI feedback generated through a prompt explicitly informed by established rubric criteria with supervisor feedback provided under routine clinical conditions without rubric guidance. Because rubric-based instruments tend to emphasize structural dimensions of feedback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this asymmetric design for interpreting rubric-based comparisons are discussed in the Methods and Limitations sections.</w:t>
        </w:r>
      </w:ins>
    </w:p>
    <w:p w14:paraId="51600863" w14:textId="77777777" w:rsidR="006441E9" w:rsidRDefault="00EC58B6">
      <w:pPr>
        <w:pStyle w:val="Plattetekst"/>
        <w:pPrChange w:id="185" w:author="Comparison" w:date="2026-03-13T12:31:00Z" w16du:dateUtc="2026-03-13T03:31:00Z">
          <w:pPr>
            <w:spacing w:after="240"/>
          </w:pPr>
        </w:pPrChange>
      </w:pPr>
      <w:r>
        <w:t>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p w14:paraId="6C2EB061" w14:textId="77777777" w:rsidR="006441E9" w:rsidRDefault="00EC58B6">
      <w:pPr>
        <w:pStyle w:val="Kop2"/>
        <w:pPrChange w:id="186" w:author="Comparison" w:date="2026-03-13T12:31:00Z" w16du:dateUtc="2026-03-13T03:31:00Z">
          <w:pPr>
            <w:pStyle w:val="Kop2"/>
            <w:spacing w:after="240"/>
          </w:pPr>
        </w:pPrChange>
      </w:pPr>
      <w:bookmarkStart w:id="187" w:name="methods"/>
      <w:bookmarkEnd w:id="171"/>
      <w:bookmarkEnd w:id="177"/>
      <w:r>
        <w:t>Methods</w:t>
      </w:r>
    </w:p>
    <w:p w14:paraId="56316116" w14:textId="77777777" w:rsidR="006441E9" w:rsidRDefault="00EC58B6">
      <w:pPr>
        <w:pStyle w:val="Kop3"/>
        <w:pPrChange w:id="188" w:author="Comparison" w:date="2026-03-13T12:31:00Z" w16du:dateUtc="2026-03-13T03:31:00Z">
          <w:pPr>
            <w:pStyle w:val="Kop3"/>
            <w:spacing w:after="240"/>
          </w:pPr>
        </w:pPrChange>
      </w:pPr>
      <w:bookmarkStart w:id="189" w:name="setting"/>
      <w:r>
        <w:t>Setting</w:t>
      </w:r>
    </w:p>
    <w:p w14:paraId="3F667FE7" w14:textId="77777777" w:rsidR="006441E9" w:rsidRDefault="00EC58B6">
      <w:pPr>
        <w:pStyle w:val="FirstParagraph"/>
        <w:pPrChange w:id="190" w:author="Comparison" w:date="2026-03-13T12:31:00Z" w16du:dateUtc="2026-03-13T03:31:00Z">
          <w:pPr>
            <w:spacing w:after="240"/>
          </w:pPr>
        </w:pPrChange>
      </w:pPr>
      <w:r>
        <w:t xml:space="preserve">The research was conducted within the clinical clerkship programs for fifth- and sixth-year medical students at Nagoya University (NU), Japan. In Japan, students enter medical school directly after high school (around age 18) and complete a six-year program [36].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w:t>
      </w:r>
      <w:r>
        <w:lastRenderedPageBreak/>
        <w:t xml:space="preserve">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w:t>
      </w:r>
      <w:ins w:id="191" w:author="Comparison" w:date="2026-03-13T12:31:00Z" w16du:dateUtc="2026-03-13T03:31:00Z">
        <w:r>
          <w:t xml:space="preserve">The participants were a single cohort of students who began their clinically active clerkships during their fifth year and continued into their sixth year as part of their normal academic progression (the Japanese academic year begins in April). </w:t>
        </w:r>
      </w:ins>
      <w:r>
        <w:t xml:space="preserve">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w:t>
      </w:r>
      <w:ins w:id="192" w:author="Comparison" w:date="2026-03-13T12:31:00Z" w16du:dateUtc="2026-03-13T03:31:00Z">
        <w:r>
          <w:t xml:space="preserve">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w:t>
        </w:r>
      </w:ins>
      <w:r>
        <w:t>The e-portfolio automatically compiles the daily entries in the clerkship log into weekly records and sends them to the supervising physicians, who then provide written feedback to the students via the e-portfolio.</w:t>
      </w:r>
      <w:ins w:id="193" w:author="Comparison" w:date="2026-03-13T12:31:00Z" w16du:dateUtc="2026-03-13T03:31:00Z">
        <w:r>
          <w:t xml:space="preserve">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ins>
    </w:p>
    <w:p w14:paraId="5A45A4DF" w14:textId="77777777" w:rsidR="006441E9" w:rsidRDefault="00EC58B6">
      <w:pPr>
        <w:pStyle w:val="Kop3"/>
        <w:pPrChange w:id="194" w:author="Comparison" w:date="2026-03-13T12:31:00Z" w16du:dateUtc="2026-03-13T03:31:00Z">
          <w:pPr>
            <w:pStyle w:val="Kop3"/>
            <w:spacing w:after="240"/>
          </w:pPr>
        </w:pPrChange>
      </w:pPr>
      <w:bookmarkStart w:id="195" w:name="design"/>
      <w:bookmarkEnd w:id="189"/>
      <w:r>
        <w:t>Design</w:t>
      </w:r>
    </w:p>
    <w:p w14:paraId="3CD2E4B1" w14:textId="77777777" w:rsidR="006441E9" w:rsidRDefault="00EC58B6">
      <w:pPr>
        <w:pStyle w:val="FirstParagraph"/>
        <w:pPrChange w:id="196" w:author="Comparison" w:date="2026-03-13T12:31:00Z" w16du:dateUtc="2026-03-13T03:31:00Z">
          <w:pPr>
            <w:spacing w:after="240"/>
          </w:pPr>
        </w:pPrChange>
      </w:pPr>
      <w:r>
        <w:t xml:space="preserve">This study was conducted as a mixed-methods study employing a convergent design from a pragmatic perspective [37,38].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w:t>
      </w:r>
      <w:del w:id="197" w:author="Comparison" w:date="2026-03-13T12:31:00Z" w16du:dateUtc="2026-03-13T03:31:00Z">
        <w:r w:rsidR="004D4528">
          <w:delText>Next, these feedback products were randomly reordered, to avoid that evaluators could deduce from order whether the feedback was generated by AI or not.</w:delText>
        </w:r>
      </w:del>
      <w:ins w:id="198" w:author="Comparison" w:date="2026-03-13T12:31:00Z" w16du:dateUtc="2026-03-13T03:31:00Z">
        <w:r>
          <w:t xml:space="preserve">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w:t>
        </w:r>
        <w:r>
          <w:lastRenderedPageBreak/>
          <w:t>each feedback from its position. The 161 datasets were then randomly distributed among the 10 faculty evaluators and 10 student evaluators; because assignment was random, some evaluators assessed multiple records originating from the same clinical department.</w:t>
        </w:r>
      </w:ins>
      <w:r>
        <w:t xml:space="preserve"> Then, medical students and supervising physician evaluators were asked to evaluate both types of feedback. The evaluation used the rubric developed by [18] 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 </w:t>
      </w:r>
      <w:r>
        <w:fldChar w:fldCharType="begin"/>
      </w:r>
      <w:r>
        <w:instrText>HYPERLINK \l "fig-flow_to_evaluation" \h</w:instrText>
      </w:r>
      <w:r>
        <w:fldChar w:fldCharType="separate"/>
      </w:r>
      <w:r>
        <w:rPr>
          <w:rStyle w:val="Hyperlink"/>
        </w:rPr>
        <w:t>Figure 1</w:t>
      </w:r>
      <w:r>
        <w:fldChar w:fldCharType="end"/>
      </w:r>
      <w:r>
        <w:t>.</w:t>
      </w:r>
    </w:p>
    <w:tbl>
      <w:tblPr>
        <w:tblStyle w:val="Table"/>
        <w:tblW w:w="5000" w:type="pct"/>
        <w:tblLayout w:type="fixed"/>
        <w:tblLook w:val="0000" w:firstRow="0" w:lastRow="0" w:firstColumn="0" w:lastColumn="0" w:noHBand="0" w:noVBand="0"/>
        <w:tblPrChange w:id="199" w:author="Comparison" w:date="2026-03-13T12:31:00Z" w16du:dateUtc="2026-03-13T03:31:00Z">
          <w:tblPr>
            <w:tblW w:w="5000" w:type="pct"/>
            <w:tblLayout w:type="fixed"/>
            <w:tblLook w:val="0000" w:firstRow="0" w:lastRow="0" w:firstColumn="0" w:lastColumn="0" w:noHBand="0" w:noVBand="0"/>
          </w:tblPr>
        </w:tblPrChange>
      </w:tblPr>
      <w:tblGrid>
        <w:gridCol w:w="9054"/>
        <w:tblGridChange w:id="200">
          <w:tblGrid>
            <w:gridCol w:w="108"/>
            <w:gridCol w:w="8640"/>
            <w:gridCol w:w="306"/>
          </w:tblGrid>
        </w:tblGridChange>
      </w:tblGrid>
      <w:tr w:rsidR="006441E9" w14:paraId="3C7D47E6" w14:textId="77777777">
        <w:trPr>
          <w:trPrChange w:id="201" w:author="Comparison" w:date="2026-03-13T12:31:00Z" w16du:dateUtc="2026-03-13T03:31:00Z">
            <w:trPr>
              <w:gridBefore w:val="1"/>
              <w:gridAfter w:val="0"/>
            </w:trPr>
          </w:trPrChange>
        </w:trPr>
        <w:tc>
          <w:tcPr>
            <w:tcW w:w="7920" w:type="dxa"/>
            <w:tcPrChange w:id="202" w:author="Comparison" w:date="2026-03-13T12:31:00Z" w16du:dateUtc="2026-03-13T03:31:00Z">
              <w:tcPr>
                <w:tcW w:w="7920" w:type="dxa"/>
              </w:tcPr>
            </w:tcPrChange>
          </w:tcPr>
          <w:p w14:paraId="345E2237" w14:textId="77777777" w:rsidR="003E7C0E" w:rsidRDefault="004D4528">
            <w:pPr>
              <w:spacing w:after="240"/>
              <w:jc w:val="center"/>
              <w:rPr>
                <w:del w:id="203" w:author="Comparison" w:date="2026-03-13T12:31:00Z" w16du:dateUtc="2026-03-13T03:31:00Z"/>
              </w:rPr>
            </w:pPr>
            <w:bookmarkStart w:id="204" w:name="fig-flow_to_evaluation"/>
            <w:del w:id="205" w:author="Comparison" w:date="2026-03-13T12:31:00Z" w16du:dateUtc="2026-03-13T03:31:00Z">
              <w:r>
                <w:rPr>
                  <w:noProof/>
                </w:rPr>
                <w:drawing>
                  <wp:inline distT="0" distB="0" distL="0" distR="0" wp14:anchorId="4F02C379" wp14:editId="3811C6A9">
                    <wp:extent cx="5486400" cy="3086100"/>
                    <wp:effectExtent l="0" t="0" r="0" b="0"/>
                    <wp:docPr id="828651444" name="Picture"/>
                    <wp:cNvGraphicFramePr/>
                    <a:graphic xmlns:a="http://schemas.openxmlformats.org/drawingml/2006/main">
                      <a:graphicData uri="http://schemas.openxmlformats.org/drawingml/2006/picture">
                        <pic:pic xmlns:pic="http://schemas.openxmlformats.org/drawingml/2006/picture">
                          <pic:nvPicPr>
                            <pic:cNvPr id="28" name="Picture" descr="./assets/Fig_flow_of_feedback_and_evaluation.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486400" cy="3086100"/>
                            </a:xfrm>
                            <a:prstGeom prst="rect">
                              <a:avLst/>
                            </a:prstGeom>
                            <a:noFill/>
                            <a:ln w="9525">
                              <a:noFill/>
                              <a:headEnd/>
                              <a:tailEnd/>
                            </a:ln>
                          </pic:spPr>
                        </pic:pic>
                      </a:graphicData>
                    </a:graphic>
                  </wp:inline>
                </w:drawing>
              </w:r>
            </w:del>
          </w:p>
          <w:p w14:paraId="019C2070" w14:textId="77777777" w:rsidR="006441E9" w:rsidRDefault="004D4528">
            <w:pPr>
              <w:pStyle w:val="Compact"/>
              <w:jc w:val="center"/>
              <w:rPr>
                <w:ins w:id="206" w:author="Comparison" w:date="2026-03-13T12:31:00Z" w16du:dateUtc="2026-03-13T03:31:00Z"/>
              </w:rPr>
            </w:pPr>
            <w:del w:id="207" w:author="Comparison" w:date="2026-03-13T12:31:00Z" w16du:dateUtc="2026-03-13T03:31:00Z">
              <w:r>
                <w:delText>Figure 1: The process from preparing AI feedback and supervisor feedback to evaluating them</w:delText>
              </w:r>
            </w:del>
            <w:ins w:id="208" w:author="Comparison" w:date="2026-03-13T12:31:00Z" w16du:dateUtc="2026-03-13T03:31:00Z">
              <w:r w:rsidR="00EC58B6">
                <w:rPr>
                  <w:noProof/>
                </w:rPr>
                <w:drawing>
                  <wp:inline distT="0" distB="0" distL="0" distR="0" wp14:anchorId="7EFFB7F8" wp14:editId="334199E8">
                    <wp:extent cx="5334000" cy="30003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rc/assets/flow_of_feedback_and_evaluation/flow_of_feedback_and_evaluation.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000375"/>
                            </a:xfrm>
                            <a:prstGeom prst="rect">
                              <a:avLst/>
                            </a:prstGeom>
                            <a:noFill/>
                            <a:ln w="9525">
                              <a:noFill/>
                              <a:headEnd/>
                              <a:tailEnd/>
                            </a:ln>
                          </pic:spPr>
                        </pic:pic>
                      </a:graphicData>
                    </a:graphic>
                  </wp:inline>
                </w:drawing>
              </w:r>
            </w:ins>
          </w:p>
          <w:p w14:paraId="5D951CC3" w14:textId="77777777" w:rsidR="006441E9" w:rsidRDefault="00EC58B6">
            <w:pPr>
              <w:pStyle w:val="ImageCaption"/>
              <w:spacing w:before="200"/>
              <w:pPrChange w:id="209" w:author="Comparison" w:date="2026-03-13T12:31:00Z" w16du:dateUtc="2026-03-13T03:31:00Z">
                <w:pPr>
                  <w:spacing w:before="200" w:after="240"/>
                </w:pPr>
              </w:pPrChange>
            </w:pPr>
            <w:ins w:id="210" w:author="Comparison" w:date="2026-03-13T12:31:00Z" w16du:dateUtc="2026-03-13T03:31:00Z">
              <w:r>
                <w:t>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ins>
          </w:p>
        </w:tc>
        <w:bookmarkEnd w:id="204"/>
      </w:tr>
    </w:tbl>
    <w:p w14:paraId="2D3C0671" w14:textId="77777777" w:rsidR="006441E9" w:rsidRDefault="00EC58B6">
      <w:pPr>
        <w:pStyle w:val="Kop3"/>
        <w:rPr>
          <w:ins w:id="211" w:author="Comparison" w:date="2026-03-13T12:31:00Z" w16du:dateUtc="2026-03-13T03:31:00Z"/>
        </w:rPr>
      </w:pPr>
      <w:bookmarkStart w:id="212" w:name="participants"/>
      <w:bookmarkEnd w:id="195"/>
      <w:moveToRangeStart w:id="213" w:author="Comparison" w:date="2026-03-13T12:31:00Z" w:name="move224297519"/>
      <w:moveTo w:id="214" w:author="Comparison" w:date="2026-03-13T12:31:00Z" w16du:dateUtc="2026-03-13T03:31:00Z">
        <w:r>
          <w:t>Participants</w:t>
        </w:r>
      </w:moveTo>
      <w:moveToRangeEnd w:id="213"/>
    </w:p>
    <w:p w14:paraId="72CFE641" w14:textId="77777777" w:rsidR="006441E9" w:rsidRDefault="00EC58B6">
      <w:pPr>
        <w:pStyle w:val="Kop4"/>
        <w:rPr>
          <w:ins w:id="215" w:author="Comparison" w:date="2026-03-13T12:31:00Z" w16du:dateUtc="2026-03-13T03:31:00Z"/>
        </w:rPr>
      </w:pPr>
      <w:bookmarkStart w:id="216" w:name="inclusion-and-exclusion"/>
      <w:ins w:id="217" w:author="Comparison" w:date="2026-03-13T12:31:00Z" w16du:dateUtc="2026-03-13T03:31:00Z">
        <w:r>
          <w:t>Inclusion and Exclusion</w:t>
        </w:r>
      </w:ins>
    </w:p>
    <w:p w14:paraId="2CC13736" w14:textId="77777777" w:rsidR="006441E9" w:rsidRDefault="00EC58B6">
      <w:pPr>
        <w:pStyle w:val="FirstParagraph"/>
        <w:rPr>
          <w:ins w:id="218" w:author="Comparison" w:date="2026-03-13T12:31:00Z" w16du:dateUtc="2026-03-13T03:31:00Z"/>
        </w:rPr>
      </w:pPr>
      <w:ins w:id="219" w:author="Comparison" w:date="2026-03-13T12:31:00Z" w16du:dateUtc="2026-03-13T03:31:00Z">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w:t>
        </w:r>
        <w:r>
          <w:lastRenderedPageBreak/>
          <w:t>messages to students rather than substantive feedback, yielding 161 logs for analysis.</w:t>
        </w:r>
      </w:ins>
    </w:p>
    <w:p w14:paraId="0B6FE62A" w14:textId="77777777" w:rsidR="006441E9" w:rsidRDefault="00EC58B6">
      <w:pPr>
        <w:pStyle w:val="Plattetekst"/>
        <w:rPr>
          <w:ins w:id="220" w:author="Comparison" w:date="2026-03-13T12:31:00Z" w16du:dateUtc="2026-03-13T03:31:00Z"/>
        </w:rPr>
      </w:pPr>
      <w:ins w:id="221" w:author="Comparison" w:date="2026-03-13T12:31:00Z" w16du:dateUtc="2026-03-13T03:31:00Z">
        <w:r>
          <w:t>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ins>
    </w:p>
    <w:p w14:paraId="5EDDA10A" w14:textId="77777777" w:rsidR="006441E9" w:rsidRDefault="00EC58B6">
      <w:pPr>
        <w:pStyle w:val="Kop4"/>
        <w:rPr>
          <w:ins w:id="222" w:author="Comparison" w:date="2026-03-13T12:31:00Z" w16du:dateUtc="2026-03-13T03:31:00Z"/>
        </w:rPr>
      </w:pPr>
      <w:bookmarkStart w:id="223" w:name="participant-characteristics"/>
      <w:bookmarkEnd w:id="216"/>
      <w:ins w:id="224" w:author="Comparison" w:date="2026-03-13T12:31:00Z" w16du:dateUtc="2026-03-13T03:31:00Z">
        <w:r>
          <w:t>Participant Characteristics</w:t>
        </w:r>
      </w:ins>
    </w:p>
    <w:p w14:paraId="7777D6EB" w14:textId="77777777" w:rsidR="006441E9" w:rsidRDefault="00EC58B6">
      <w:pPr>
        <w:pStyle w:val="FirstParagraph"/>
        <w:rPr>
          <w:ins w:id="225" w:author="Comparison" w:date="2026-03-13T12:31:00Z" w16du:dateUtc="2026-03-13T03:31:00Z"/>
        </w:rPr>
      </w:pPr>
      <w:ins w:id="226" w:author="Comparison" w:date="2026-03-13T12:31:00Z" w16du:dateUtc="2026-03-13T03:31:00Z">
        <w:r>
          <w:t>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ins>
    </w:p>
    <w:p w14:paraId="4B7CF0DA" w14:textId="77777777" w:rsidR="006441E9" w:rsidRDefault="00EC58B6">
      <w:pPr>
        <w:pStyle w:val="Kop4"/>
        <w:rPr>
          <w:ins w:id="227" w:author="Comparison" w:date="2026-03-13T12:31:00Z" w16du:dateUtc="2026-03-13T03:31:00Z"/>
        </w:rPr>
      </w:pPr>
      <w:bookmarkStart w:id="228" w:name="sampling-procedures"/>
      <w:bookmarkEnd w:id="223"/>
      <w:ins w:id="229" w:author="Comparison" w:date="2026-03-13T12:31:00Z" w16du:dateUtc="2026-03-13T03:31:00Z">
        <w:r>
          <w:t>Sampling Procedures</w:t>
        </w:r>
      </w:ins>
    </w:p>
    <w:p w14:paraId="1330C23A" w14:textId="77777777" w:rsidR="006441E9" w:rsidRDefault="00EC58B6">
      <w:pPr>
        <w:pStyle w:val="FirstParagraph"/>
        <w:rPr>
          <w:ins w:id="230" w:author="Comparison" w:date="2026-03-13T12:31:00Z" w16du:dateUtc="2026-03-13T03:31:00Z"/>
        </w:rPr>
      </w:pPr>
      <w:ins w:id="231" w:author="Comparison" w:date="2026-03-13T12:31:00Z" w16du:dateUtc="2026-03-13T03:31:00Z">
        <w:r>
          <w:t>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ins>
    </w:p>
    <w:p w14:paraId="5097D52E" w14:textId="77777777" w:rsidR="006441E9" w:rsidRDefault="00EC58B6">
      <w:pPr>
        <w:pStyle w:val="Kop3"/>
        <w:rPr>
          <w:ins w:id="232" w:author="Comparison" w:date="2026-03-13T12:31:00Z" w16du:dateUtc="2026-03-13T03:31:00Z"/>
        </w:rPr>
      </w:pPr>
      <w:bookmarkStart w:id="233" w:name="materials"/>
      <w:bookmarkEnd w:id="212"/>
      <w:bookmarkEnd w:id="228"/>
      <w:ins w:id="234" w:author="Comparison" w:date="2026-03-13T12:31:00Z" w16du:dateUtc="2026-03-13T03:31:00Z">
        <w:r>
          <w:t>Materials</w:t>
        </w:r>
      </w:ins>
    </w:p>
    <w:p w14:paraId="6BDA22B2" w14:textId="77777777" w:rsidR="006441E9" w:rsidRDefault="00EC58B6">
      <w:pPr>
        <w:pStyle w:val="Kop4"/>
        <w:pPrChange w:id="235" w:author="Comparison" w:date="2026-03-13T12:31:00Z" w16du:dateUtc="2026-03-13T03:31:00Z">
          <w:pPr>
            <w:pStyle w:val="Kop3"/>
            <w:spacing w:after="240"/>
          </w:pPr>
        </w:pPrChange>
      </w:pPr>
      <w:bookmarkStart w:id="236" w:name="generating-ai-feedback"/>
      <w:r>
        <w:t xml:space="preserve">Generating AI </w:t>
      </w:r>
      <w:del w:id="237" w:author="Comparison" w:date="2026-03-13T12:31:00Z" w16du:dateUtc="2026-03-13T03:31:00Z">
        <w:r w:rsidR="004D4528">
          <w:delText>feedback</w:delText>
        </w:r>
      </w:del>
      <w:ins w:id="238" w:author="Comparison" w:date="2026-03-13T12:31:00Z" w16du:dateUtc="2026-03-13T03:31:00Z">
        <w:r>
          <w:t>Feedback</w:t>
        </w:r>
      </w:ins>
    </w:p>
    <w:p w14:paraId="2A71F077" w14:textId="77777777" w:rsidR="006441E9" w:rsidRDefault="00EC58B6">
      <w:pPr>
        <w:pStyle w:val="FirstParagraph"/>
        <w:pPrChange w:id="239" w:author="Comparison" w:date="2026-03-13T12:31:00Z" w16du:dateUtc="2026-03-13T03:31:00Z">
          <w:pPr>
            <w:spacing w:after="240"/>
          </w:pPr>
        </w:pPrChange>
      </w:pPr>
      <w:r>
        <w:t>On the same set of weekly records of a medical student, feedback was also generated by GPT-4o (gpt-4o-2024-05-13) from OpenAI, which was the latest AI model available from OpenAI as of June 1, 2024, when this feedback was generated. This feedback is called “AI feedback” below.</w:t>
      </w:r>
    </w:p>
    <w:p w14:paraId="7022CAFC" w14:textId="77777777" w:rsidR="006441E9" w:rsidRDefault="00EC58B6">
      <w:pPr>
        <w:pStyle w:val="Kop4"/>
        <w:pPrChange w:id="240" w:author="Comparison" w:date="2026-03-13T12:31:00Z" w16du:dateUtc="2026-03-13T03:31:00Z">
          <w:pPr>
            <w:pStyle w:val="Kop4"/>
            <w:spacing w:after="240"/>
          </w:pPr>
        </w:pPrChange>
      </w:pPr>
      <w:bookmarkStart w:id="241" w:name="prompt-development"/>
      <w:bookmarkEnd w:id="236"/>
      <w:r>
        <w:t>Prompt Development</w:t>
      </w:r>
      <w:del w:id="242" w:author="Comparison" w:date="2026-03-13T12:31:00Z" w16du:dateUtc="2026-03-13T03:31:00Z">
        <w:r w:rsidR="004D4528">
          <w:delText xml:space="preserve"> for “AI feedback”</w:delText>
        </w:r>
      </w:del>
    </w:p>
    <w:p w14:paraId="01D229E0" w14:textId="77777777" w:rsidR="006441E9" w:rsidRDefault="00EC58B6">
      <w:pPr>
        <w:pStyle w:val="FirstParagraph"/>
        <w:pPrChange w:id="243" w:author="Comparison" w:date="2026-03-13T12:31:00Z" w16du:dateUtc="2026-03-13T03:31:00Z">
          <w:pPr>
            <w:spacing w:after="240"/>
          </w:pPr>
        </w:pPrChange>
      </w:pPr>
      <w:r>
        <w:t xml:space="preserve">To generate high-quality feedback through </w:t>
      </w:r>
      <w:del w:id="244" w:author="Comparison" w:date="2026-03-13T12:31:00Z" w16du:dateUtc="2026-03-13T03:31:00Z">
        <w:r w:rsidR="004D4528">
          <w:delText>LLMs</w:delText>
        </w:r>
      </w:del>
      <w:ins w:id="245" w:author="Comparison" w:date="2026-03-13T12:31:00Z" w16du:dateUtc="2026-03-13T03:31:00Z">
        <w:r>
          <w:t>large language models</w:t>
        </w:r>
      </w:ins>
      <w:r>
        <w:t xml:space="preserve">, it is crucial to carefully craft the prompts provided to the </w:t>
      </w:r>
      <w:del w:id="246" w:author="Comparison" w:date="2026-03-13T12:31:00Z" w16du:dateUtc="2026-03-13T03:31:00Z">
        <w:r w:rsidR="004D4528">
          <w:delText>LLM</w:delText>
        </w:r>
      </w:del>
      <w:ins w:id="247" w:author="Comparison" w:date="2026-03-13T12:31:00Z" w16du:dateUtc="2026-03-13T03:31:00Z">
        <w:r>
          <w:t>model</w:t>
        </w:r>
      </w:ins>
      <w:r>
        <w:t xml:space="preserve"> [39]. Since the students’ clinical clerkship logs are written in Japanese and the feedback is for Japanese students, we created the prompts in Japanese. Although [18] dealt with different types of feedback, </w:t>
      </w:r>
      <w:r>
        <w:lastRenderedPageBreak/>
        <w:t xml:space="preserve">their study also compared human-generated descriptions with feedback produced by ChatGPT in response to written tasks. Given the similarities, we decided to adapt the prompts from [18] 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 [39]. We then fed these refined prompts and actual student experiential logs into ChatGPT (GPT-4o) web interface to generate feedback. Next, we compared the generated feedback against previously reported quality criteria [18,40] and fine-tuned the prompts accordingly. Finally, to enhance reproducibility and subsequent integration into our e-portfolio system, we employed the corresponding API of the ChatGPT model (OpenAI Chat Completion API (gpt-4o-2024-05-13)) [41]. </w:t>
      </w:r>
      <w:del w:id="248" w:author="Comparison" w:date="2026-03-13T12:31:00Z" w16du:dateUtc="2026-03-13T03:31:00Z">
        <w:r w:rsidR="004D4528">
          <w:delText>We will use</w:delText>
        </w:r>
      </w:del>
      <w:ins w:id="249" w:author="Comparison" w:date="2026-03-13T12:31:00Z" w16du:dateUtc="2026-03-13T03:31:00Z">
        <w:r>
          <w:t>Each student log was processed as an independent API call with no shared context between calls, ensuring that feedback for one log could not be influenced by any other log. No maximum token limit (max_tokens parameter) was set at</w:t>
        </w:r>
      </w:ins>
      <w:r>
        <w:t xml:space="preserve"> the </w:t>
      </w:r>
      <w:ins w:id="250" w:author="Comparison" w:date="2026-03-13T12:31:00Z" w16du:dateUtc="2026-03-13T03:31:00Z">
        <w:r>
          <w:t xml:space="preserve">API level. The </w:t>
        </w:r>
      </w:ins>
      <w:r>
        <w:t xml:space="preserve">term “AI feedback” </w:t>
      </w:r>
      <w:ins w:id="251" w:author="Comparison" w:date="2026-03-13T12:31:00Z" w16du:dateUtc="2026-03-13T03:31:00Z">
        <w:r>
          <w:t xml:space="preserve">is </w:t>
        </w:r>
      </w:ins>
      <w:r>
        <w:t xml:space="preserve">used in this study </w:t>
      </w:r>
      <w:del w:id="252" w:author="Comparison" w:date="2026-03-13T12:31:00Z" w16du:dateUtc="2026-03-13T03:31:00Z">
        <w:r w:rsidR="004D4528">
          <w:delText xml:space="preserve">below </w:delText>
        </w:r>
      </w:del>
      <w:r>
        <w:t>to indicate the feedback</w:t>
      </w:r>
      <w:del w:id="253" w:author="Comparison" w:date="2026-03-13T12:31:00Z" w16du:dateUtc="2026-03-13T03:31:00Z">
        <w:r w:rsidR="004D4528">
          <w:delText xml:space="preserve"> that was</w:delText>
        </w:r>
      </w:del>
      <w:r>
        <w:t xml:space="preserve"> generated through this API.</w:t>
      </w:r>
    </w:p>
    <w:p w14:paraId="769D2175" w14:textId="77777777" w:rsidR="006441E9" w:rsidRDefault="00EC58B6">
      <w:pPr>
        <w:pStyle w:val="Plattetekst"/>
        <w:pPrChange w:id="254" w:author="Comparison" w:date="2026-03-13T12:31:00Z" w16du:dateUtc="2026-03-13T03:31:00Z">
          <w:pPr>
            <w:spacing w:after="240"/>
          </w:pPr>
        </w:pPrChange>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w:t>
      </w:r>
      <w:ins w:id="255" w:author="Comparison" w:date="2026-03-13T12:31:00Z" w16du:dateUtc="2026-03-13T03:31:00Z">
        <w:r>
          <w:t xml:space="preserve">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w:t>
        </w:r>
      </w:ins>
      <w:r>
        <w:t xml:space="preserve">For an outline of the prompt construction and revision process, we refer to Multimedia Appendix 1. Since </w:t>
      </w:r>
      <w:del w:id="256" w:author="Comparison" w:date="2026-03-13T12:31:00Z" w16du:dateUtc="2026-03-13T03:31:00Z">
        <w:r w:rsidR="004D4528">
          <w:delText>reports</w:delText>
        </w:r>
      </w:del>
      <w:ins w:id="257" w:author="Comparison" w:date="2026-03-13T12:31:00Z" w16du:dateUtc="2026-03-13T03:31:00Z">
        <w:r>
          <w:t>the logs</w:t>
        </w:r>
      </w:ins>
      <w:r>
        <w:t xml:space="preserve"> were written in Japanese, the prompt was also developed in Japanese. A translation in English of the final prompt is included in the appendix as well as </w:t>
      </w:r>
      <w:ins w:id="258" w:author="Comparison" w:date="2026-03-13T12:31:00Z" w16du:dateUtc="2026-03-13T03:31:00Z">
        <w:r>
          <w:t xml:space="preserve">the </w:t>
        </w:r>
      </w:ins>
      <w:r>
        <w:t>original Japanese version.</w:t>
      </w:r>
    </w:p>
    <w:p w14:paraId="550379A8" w14:textId="77777777" w:rsidR="003E7C0E" w:rsidRDefault="004D4528">
      <w:pPr>
        <w:pStyle w:val="Kop3"/>
        <w:spacing w:after="240"/>
        <w:rPr>
          <w:del w:id="259" w:author="Comparison" w:date="2026-03-13T12:31:00Z" w16du:dateUtc="2026-03-13T03:31:00Z"/>
        </w:rPr>
      </w:pPr>
      <w:del w:id="260" w:author="Comparison" w:date="2026-03-13T12:31:00Z" w16du:dateUtc="2026-03-13T03:31:00Z">
        <w:r>
          <w:delText>Evaluation of AI and Supervisor Feedback</w:delText>
        </w:r>
      </w:del>
    </w:p>
    <w:p w14:paraId="015EFC2D" w14:textId="77777777" w:rsidR="003E7C0E" w:rsidRDefault="004D4528">
      <w:pPr>
        <w:pStyle w:val="Kop4"/>
        <w:spacing w:after="240"/>
        <w:rPr>
          <w:del w:id="261" w:author="Comparison" w:date="2026-03-13T12:31:00Z" w16du:dateUtc="2026-03-13T03:31:00Z"/>
        </w:rPr>
      </w:pPr>
      <w:del w:id="262" w:author="Comparison" w:date="2026-03-13T12:31:00Z" w16du:dateUtc="2026-03-13T03:31:00Z">
        <w:r>
          <w:delText>Evaluator Recruitment</w:delText>
        </w:r>
      </w:del>
    </w:p>
    <w:p w14:paraId="0519705C" w14:textId="77777777" w:rsidR="006441E9" w:rsidRDefault="004D4528">
      <w:pPr>
        <w:pStyle w:val="Plattetekst"/>
        <w:rPr>
          <w:ins w:id="263" w:author="Comparison" w:date="2026-03-13T12:31:00Z" w16du:dateUtc="2026-03-13T03:31:00Z"/>
        </w:rPr>
      </w:pPr>
      <w:del w:id="264" w:author="Comparison" w:date="2026-03-13T12:31:00Z" w16du:dateUtc="2026-03-13T03:31:00Z">
        <w:r>
          <w:delText xml:space="preserve">Feedback evaluation was conducted by 10 supervising physicians (faculty) and 10 medical students. Because all datasets were divided among the 10 faculty and 10 students, each dataset was evaluated by 1 faculty and 1 student. Eligibility criteria for faculty included their involvement in teaching medical students; for students, those who were either currently participating in clinical clerkships or receiving preparatory education for clinical clerkships were eligible for inclusion in the study. Individuals who authored the student logs used as the basis for the feedback, as well as those who authored the supervisor feedback being evaluated, were excluded from the study. </w:delText>
        </w:r>
      </w:del>
      <w:ins w:id="265" w:author="Comparison" w:date="2026-03-13T12:31:00Z" w16du:dateUtc="2026-03-13T03:31:00Z">
        <w:r w:rsidR="00EC58B6">
          <w:t xml:space="preserve">An important methodological note regarding this design: the prompt explicitly embedded the following five criteria from the Steiss et al. rubric [18] 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w:t>
        </w:r>
        <w:r w:rsidR="00EC58B6">
          <w:lastRenderedPageBreak/>
          <w:t>compares a rubric-optimized AI system with naturalistic supervisor feedback rather than constituting a neutral comparison of inherent feedback quality.</w:t>
        </w:r>
      </w:ins>
    </w:p>
    <w:p w14:paraId="33FCEB2B" w14:textId="77777777" w:rsidR="003E7C0E" w:rsidRDefault="00EC58B6">
      <w:pPr>
        <w:spacing w:after="240"/>
        <w:rPr>
          <w:del w:id="266" w:author="Comparison" w:date="2026-03-13T12:31:00Z" w16du:dateUtc="2026-03-13T03:31:00Z"/>
        </w:rPr>
      </w:pPr>
      <w:moveFromRangeStart w:id="267" w:author="Comparison" w:date="2026-03-13T12:31:00Z" w:name="move224297519"/>
      <w:moveFrom w:id="268" w:author="Comparison" w:date="2026-03-13T12:31:00Z" w16du:dateUtc="2026-03-13T03:31:00Z">
        <w:r>
          <w:t>Participants</w:t>
        </w:r>
      </w:moveFrom>
      <w:moveFromRangeEnd w:id="267"/>
      <w:del w:id="269" w:author="Comparison" w:date="2026-03-13T12:31:00Z" w16du:dateUtc="2026-03-13T03:31:00Z">
        <w:r w:rsidR="004D4528">
          <w:delText xml:space="preserve"> were recruited via a mailing list for medical educators and medical students were recruited through their representatives who disseminated information about the study via social media. They received an explanation about the significance and purpose of the study from the first author (TK) through documentation and an online meeting prior to their participation.</w:delText>
        </w:r>
      </w:del>
    </w:p>
    <w:p w14:paraId="3BF81E5D" w14:textId="77777777" w:rsidR="006441E9" w:rsidRDefault="00EC58B6">
      <w:pPr>
        <w:pStyle w:val="Kop4"/>
        <w:pPrChange w:id="270" w:author="Comparison" w:date="2026-03-13T12:31:00Z" w16du:dateUtc="2026-03-13T03:31:00Z">
          <w:pPr>
            <w:pStyle w:val="Kop4"/>
            <w:spacing w:after="240"/>
          </w:pPr>
        </w:pPrChange>
      </w:pPr>
      <w:bookmarkStart w:id="271" w:name="evaluation-instrument"/>
      <w:bookmarkEnd w:id="241"/>
      <w:r>
        <w:t>Evaluation Instrument</w:t>
      </w:r>
    </w:p>
    <w:p w14:paraId="38B19E51" w14:textId="77777777" w:rsidR="006441E9" w:rsidRDefault="00EC58B6">
      <w:pPr>
        <w:pStyle w:val="FirstParagraph"/>
        <w:pPrChange w:id="272" w:author="Comparison" w:date="2026-03-13T12:31:00Z" w16du:dateUtc="2026-03-13T03:31:00Z">
          <w:pPr>
            <w:spacing w:after="240"/>
          </w:pPr>
        </w:pPrChange>
      </w:pPr>
      <w:r>
        <w:t xml:space="preserve">The evaluation instrument consisted of close-ended and open-ended questions. For the close-ended questions we used the scoring rubric developed by Steiss et al [18]. While there are other criteria used in studies comparing human and AI feedback, most of them employed holistic scoring methods [13,19]. </w:t>
      </w:r>
      <w:commentRangeStart w:id="273"/>
      <w:r>
        <w:t xml:space="preserve">In contrast, Steiss et al [18] </w:t>
      </w:r>
      <w:commentRangeEnd w:id="273"/>
      <w:r w:rsidR="00DA4805">
        <w:rPr>
          <w:rStyle w:val="Verwijzingopmerking"/>
          <w:sz w:val="24"/>
          <w:szCs w:val="24"/>
        </w:rPr>
        <w:commentReference w:id="273"/>
      </w:r>
      <w:r>
        <w:t>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w:t>
      </w:r>
    </w:p>
    <w:p w14:paraId="11135CAD" w14:textId="77777777" w:rsidR="006441E9" w:rsidRDefault="00EC58B6">
      <w:pPr>
        <w:pStyle w:val="Plattetekst"/>
        <w:pPrChange w:id="274" w:author="Comparison" w:date="2026-03-13T12:31:00Z" w16du:dateUtc="2026-03-13T03:31:00Z">
          <w:pPr>
            <w:spacing w:after="240"/>
          </w:pPr>
        </w:pPrChange>
      </w:pPr>
      <w:r>
        <w:t xml:space="preserve">The feedback in this study is in Japanese, and the evaluators are also Japanese, so it was necessary to translate the scoring rubric from English to Japanese. The translation process was conducted based on the </w:t>
      </w:r>
      <w:ins w:id="275" w:author="Comparison" w:date="2026-03-13T12:31:00Z" w16du:dateUtc="2026-03-13T03:31:00Z">
        <w:r>
          <w:t>Translation, Review, Adjudication, Pretesting, and Documentation (</w:t>
        </w:r>
      </w:ins>
      <w:r>
        <w:t>TRAPD</w:t>
      </w:r>
      <w:ins w:id="276" w:author="Comparison" w:date="2026-03-13T12:31:00Z" w16du:dateUtc="2026-03-13T03:31:00Z">
        <w:r>
          <w:t>)</w:t>
        </w:r>
      </w:ins>
      <w:r>
        <w:t xml:space="preserve"> model [42].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14:paraId="2ED704C2" w14:textId="77777777" w:rsidR="006441E9" w:rsidRDefault="00EC58B6">
      <w:pPr>
        <w:pStyle w:val="Plattetekst"/>
        <w:pPrChange w:id="277" w:author="Comparison" w:date="2026-03-13T12:31:00Z" w16du:dateUtc="2026-03-13T03:31:00Z">
          <w:pPr>
            <w:spacing w:after="240"/>
          </w:pPr>
        </w:pPrChange>
      </w:pPr>
      <w:r>
        <w:t>The original feedback quality evaluation rubric [18] 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w:t>
      </w:r>
      <w:del w:id="278" w:author="Comparison" w:date="2026-03-13T12:31:00Z" w16du:dateUtc="2026-03-13T03:31:00Z">
        <w:r w:rsidR="004D4528">
          <w:delText>.</w:delText>
        </w:r>
      </w:del>
      <w:ins w:id="279" w:author="Comparison" w:date="2026-03-13T12:31:00Z" w16du:dateUtc="2026-03-13T03:31:00Z">
        <w:r>
          <w:t xml:space="preserve"> </w:t>
        </w:r>
      </w:ins>
      <w:r>
        <w:t>3). This process ensured the translated questionnaire was culturally and contextually appropriate for use in Japan.</w:t>
      </w:r>
    </w:p>
    <w:p w14:paraId="302EE8BB" w14:textId="77777777" w:rsidR="003E7C0E" w:rsidRDefault="00EC58B6">
      <w:pPr>
        <w:spacing w:after="240"/>
        <w:rPr>
          <w:del w:id="280" w:author="Comparison" w:date="2026-03-13T12:31:00Z" w16du:dateUtc="2026-03-13T03:31:00Z"/>
        </w:rPr>
      </w:pPr>
      <w:r>
        <w:t xml:space="preserve">In addition to </w:t>
      </w:r>
      <w:del w:id="281" w:author="Comparison" w:date="2026-03-13T12:31:00Z" w16du:dateUtc="2026-03-13T03:31:00Z">
        <w:r w:rsidR="004D4528">
          <w:delText>this</w:delText>
        </w:r>
      </w:del>
      <w:ins w:id="282" w:author="Comparison" w:date="2026-03-13T12:31:00Z" w16du:dateUtc="2026-03-13T03:31:00Z">
        <w:r>
          <w:t>the</w:t>
        </w:r>
      </w:ins>
      <w:r>
        <w:t xml:space="preserve"> rubric, </w:t>
      </w:r>
      <w:del w:id="283" w:author="Comparison" w:date="2026-03-13T12:31:00Z" w16du:dateUtc="2026-03-13T03:31:00Z">
        <w:r w:rsidR="004D4528">
          <w:delText>we added</w:delText>
        </w:r>
      </w:del>
      <w:ins w:id="284" w:author="Comparison" w:date="2026-03-13T12:31:00Z" w16du:dateUtc="2026-03-13T03:31:00Z">
        <w:r>
          <w:t>the instrument included</w:t>
        </w:r>
      </w:ins>
      <w:r>
        <w:t xml:space="preserve"> a closed question </w:t>
      </w:r>
      <w:del w:id="285" w:author="Comparison" w:date="2026-03-13T12:31:00Z" w16du:dateUtc="2026-03-13T03:31:00Z">
        <w:r w:rsidR="004D4528">
          <w:delText xml:space="preserve">to determine </w:delText>
        </w:r>
      </w:del>
      <w:ins w:id="286" w:author="Comparison" w:date="2026-03-13T12:31:00Z" w16du:dateUtc="2026-03-13T03:31:00Z">
        <w:r>
          <w:t xml:space="preserve">asking evaluators </w:t>
        </w:r>
      </w:ins>
      <w:r>
        <w:t xml:space="preserve">whether the </w:t>
      </w:r>
      <w:del w:id="287" w:author="Comparison" w:date="2026-03-13T12:31:00Z" w16du:dateUtc="2026-03-13T03:31:00Z">
        <w:r w:rsidR="004D4528">
          <w:delText xml:space="preserve">evaluator could identify the source of the feedback, in other words, whether they were accurate in the answer if the feedback was </w:delText>
        </w:r>
      </w:del>
      <w:ins w:id="288" w:author="Comparison" w:date="2026-03-13T12:31:00Z" w16du:dateUtc="2026-03-13T03:31:00Z">
        <w:r>
          <w:t xml:space="preserve">feedback had been </w:t>
        </w:r>
      </w:ins>
      <w:r>
        <w:t>written by a human or generated by AI</w:t>
      </w:r>
      <w:del w:id="289" w:author="Comparison" w:date="2026-03-13T12:31:00Z" w16du:dateUtc="2026-03-13T03:31:00Z">
        <w:r w:rsidR="004D4528">
          <w:delText>. This is because previous research has shown that the feedback provider can influence how the feedback is perceived [43,44], and understanding how evaluators perceive the feedback provider was considered important for the analysis.</w:delText>
        </w:r>
      </w:del>
    </w:p>
    <w:p w14:paraId="09DE4AE4" w14:textId="77777777" w:rsidR="006441E9" w:rsidRDefault="004D4528">
      <w:pPr>
        <w:pStyle w:val="Plattetekst"/>
        <w:rPr>
          <w:ins w:id="290" w:author="Comparison" w:date="2026-03-13T12:31:00Z" w16du:dateUtc="2026-03-13T03:31:00Z"/>
        </w:rPr>
      </w:pPr>
      <w:del w:id="291" w:author="Comparison" w:date="2026-03-13T12:31:00Z" w16du:dateUtc="2026-03-13T03:31:00Z">
        <w:r>
          <w:delText xml:space="preserve">In the </w:delText>
        </w:r>
      </w:del>
      <w:ins w:id="292" w:author="Comparison" w:date="2026-03-13T12:31:00Z" w16du:dateUtc="2026-03-13T03:31:00Z">
        <w:r w:rsidR="00EC58B6">
          <w:t xml:space="preserve">, as well as an </w:t>
        </w:r>
      </w:ins>
      <w:r w:rsidR="00EC58B6">
        <w:t xml:space="preserve">open-ended </w:t>
      </w:r>
      <w:del w:id="293" w:author="Comparison" w:date="2026-03-13T12:31:00Z" w16du:dateUtc="2026-03-13T03:31:00Z">
        <w:r>
          <w:delText xml:space="preserve">question </w:delText>
        </w:r>
      </w:del>
      <w:r w:rsidR="00EC58B6">
        <w:t xml:space="preserve">section </w:t>
      </w:r>
      <w:del w:id="294" w:author="Comparison" w:date="2026-03-13T12:31:00Z" w16du:dateUtc="2026-03-13T03:31:00Z">
        <w:r>
          <w:delText>of the form,</w:delText>
        </w:r>
      </w:del>
      <w:ins w:id="295" w:author="Comparison" w:date="2026-03-13T12:31:00Z" w16du:dateUtc="2026-03-13T03:31:00Z">
        <w:r w:rsidR="00EC58B6">
          <w:t>in which</w:t>
        </w:r>
      </w:ins>
      <w:r w:rsidR="00EC58B6">
        <w:t xml:space="preserve"> evaluators </w:t>
      </w:r>
      <w:del w:id="296" w:author="Comparison" w:date="2026-03-13T12:31:00Z" w16du:dateUtc="2026-03-13T03:31:00Z">
        <w:r>
          <w:delText>were asked to freely describe</w:delText>
        </w:r>
      </w:del>
      <w:ins w:id="297" w:author="Comparison" w:date="2026-03-13T12:31:00Z" w16du:dateUtc="2026-03-13T03:31:00Z">
        <w:r w:rsidR="00EC58B6">
          <w:t>described</w:t>
        </w:r>
      </w:ins>
      <w:r w:rsidR="00EC58B6">
        <w:t xml:space="preserve"> their impressions of the </w:t>
      </w:r>
      <w:r w:rsidR="00EC58B6">
        <w:lastRenderedPageBreak/>
        <w:t>feedback</w:t>
      </w:r>
      <w:del w:id="298" w:author="Comparison" w:date="2026-03-13T12:31:00Z" w16du:dateUtc="2026-03-13T03:31:00Z">
        <w:r>
          <w:delText xml:space="preserve"> under evaluation, noting its</w:delText>
        </w:r>
      </w:del>
      <w:ins w:id="299" w:author="Comparison" w:date="2026-03-13T12:31:00Z" w16du:dateUtc="2026-03-13T03:31:00Z">
        <w:r w:rsidR="00EC58B6">
          <w:t>’s</w:t>
        </w:r>
      </w:ins>
      <w:r w:rsidR="00EC58B6">
        <w:t xml:space="preserve"> strengths and areas for improvement. </w:t>
      </w:r>
      <w:ins w:id="300" w:author="Comparison" w:date="2026-03-13T12:31:00Z" w16du:dateUtc="2026-03-13T03:31:00Z">
        <w:r w:rsidR="00EC58B6">
          <w:t>The administration sequence of these components is described in the Data Collection section below.</w:t>
        </w:r>
      </w:ins>
    </w:p>
    <w:p w14:paraId="2FEBBA16" w14:textId="77777777" w:rsidR="006441E9" w:rsidRDefault="00EC58B6">
      <w:pPr>
        <w:pStyle w:val="Kop3"/>
        <w:rPr>
          <w:ins w:id="301" w:author="Comparison" w:date="2026-03-13T12:31:00Z" w16du:dateUtc="2026-03-13T03:31:00Z"/>
        </w:rPr>
      </w:pPr>
      <w:bookmarkStart w:id="302" w:name="sample-size-power-and-precision"/>
      <w:bookmarkEnd w:id="233"/>
      <w:bookmarkEnd w:id="271"/>
      <w:ins w:id="303" w:author="Comparison" w:date="2026-03-13T12:31:00Z" w16du:dateUtc="2026-03-13T03:31:00Z">
        <w:r>
          <w:t>Sample Size, Power, and Precision</w:t>
        </w:r>
      </w:ins>
    </w:p>
    <w:p w14:paraId="014EACBF" w14:textId="77777777" w:rsidR="006441E9" w:rsidRDefault="00EC58B6">
      <w:pPr>
        <w:pStyle w:val="FirstParagraph"/>
        <w:rPr>
          <w:moveTo w:id="304" w:author="Comparison" w:date="2026-03-13T12:31:00Z" w16du:dateUtc="2026-03-13T03:31:00Z"/>
        </w:rPr>
        <w:pPrChange w:id="305" w:author="Comparison" w:date="2026-03-13T12:31:00Z" w16du:dateUtc="2026-03-13T03:31:00Z">
          <w:pPr>
            <w:spacing w:after="240"/>
          </w:pPr>
        </w:pPrChange>
      </w:pPr>
      <w:moveToRangeStart w:id="306" w:author="Comparison" w:date="2026-03-13T12:31:00Z" w:name="move224297520"/>
      <w:moveTo w:id="307" w:author="Comparison" w:date="2026-03-13T12:31:00Z" w16du:dateUtc="2026-03-13T03:31:00Z">
        <w:r>
          <w:t xml:space="preserve">The required sample size for the t-test was calculated using the values published in the paper by [18], that developed the rubric used for quantitative analysis. </w:t>
        </w:r>
      </w:moveTo>
      <w:moveToRangeEnd w:id="306"/>
      <w:ins w:id="308" w:author="Comparison" w:date="2026-03-13T12:31:00Z" w16du:dateUtc="2026-03-13T03:31:00Z">
        <w:r>
          <w:t xml:space="preserve">The paper reported effect sizes in terms of partial eta-squared and Cohen </w:t>
        </w:r>
        <w:r>
          <w:rPr>
            <w:i/>
            <w:iCs/>
          </w:rPr>
          <w:t>d</w:t>
        </w:r>
        <w:r>
          <w:t xml:space="preserve">, which were used to calculate the sample size. In this study, considering the comparison between AI and supervisor feedback, the sample size was calculated based on Cohen </w:t>
        </w:r>
        <w:r>
          <w:rPr>
            <w:i/>
            <w:iCs/>
          </w:rPr>
          <w:t>d</w:t>
        </w:r>
        <w:r>
          <w:t xml:space="preserve"> of 0.34 as reported by Steiss et al [18].</w:t>
        </w:r>
      </w:ins>
      <w:moveToRangeStart w:id="309" w:author="Comparison" w:date="2026-03-13T12:31:00Z" w:name="move224297521"/>
      <w:moveTo w:id="310" w:author="Comparison" w:date="2026-03-13T12:31:00Z" w16du:dateUtc="2026-03-13T03:31:00Z">
        <w:r>
          <w:t xml:space="preserve"> With power set at 0.8 and alpha at 0.05, 155 data points per group would be needed.</w:t>
        </w:r>
      </w:moveTo>
    </w:p>
    <w:p w14:paraId="4245CB31" w14:textId="77777777" w:rsidR="006441E9" w:rsidRDefault="00EC58B6">
      <w:pPr>
        <w:pStyle w:val="Kop3"/>
        <w:rPr>
          <w:ins w:id="311" w:author="Comparison" w:date="2026-03-13T12:31:00Z" w16du:dateUtc="2026-03-13T03:31:00Z"/>
        </w:rPr>
      </w:pPr>
      <w:bookmarkStart w:id="312" w:name="data-collection"/>
      <w:bookmarkEnd w:id="302"/>
      <w:moveToRangeEnd w:id="309"/>
      <w:ins w:id="313" w:author="Comparison" w:date="2026-03-13T12:31:00Z" w16du:dateUtc="2026-03-13T03:31:00Z">
        <w:r>
          <w:t>Data Collection</w:t>
        </w:r>
      </w:ins>
    </w:p>
    <w:p w14:paraId="0A90EC4C" w14:textId="77777777" w:rsidR="006441E9" w:rsidRDefault="00EC58B6">
      <w:pPr>
        <w:pStyle w:val="FirstParagraph"/>
        <w:pPrChange w:id="314" w:author="Comparison" w:date="2026-03-13T12:31:00Z" w16du:dateUtc="2026-03-13T03:31:00Z">
          <w:pPr>
            <w:spacing w:after="240"/>
          </w:pPr>
        </w:pPrChange>
      </w:pPr>
      <w:ins w:id="315" w:author="Comparison" w:date="2026-03-13T12:31:00Z" w16du:dateUtc="2026-03-13T03:31:00Z">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 [43,44]. </w:t>
        </w:r>
      </w:ins>
      <w:r>
        <w:t xml:space="preserve">Whether the feedback had been generated by AI or written by a supervising physician was not disclosed to </w:t>
      </w:r>
      <w:del w:id="316" w:author="Comparison" w:date="2026-03-13T12:31:00Z" w16du:dateUtc="2026-03-13T03:31:00Z">
        <w:r w:rsidR="004D4528">
          <w:delText>them</w:delText>
        </w:r>
      </w:del>
      <w:ins w:id="317" w:author="Comparison" w:date="2026-03-13T12:31:00Z" w16du:dateUtc="2026-03-13T03:31:00Z">
        <w:r>
          <w:t>evaluators</w:t>
        </w:r>
      </w:ins>
      <w:r>
        <w:t xml:space="preserve"> at the time of evaluation, ensuring they based their </w:t>
      </w:r>
      <w:del w:id="318" w:author="Comparison" w:date="2026-03-13T12:31:00Z" w16du:dateUtc="2026-03-13T03:31:00Z">
        <w:r w:rsidR="004D4528">
          <w:delText>comments</w:delText>
        </w:r>
      </w:del>
      <w:ins w:id="319" w:author="Comparison" w:date="2026-03-13T12:31:00Z" w16du:dateUtc="2026-03-13T03:31:00Z">
        <w:r>
          <w:t>assessments</w:t>
        </w:r>
      </w:ins>
      <w:r>
        <w:t xml:space="preserve"> solely on the feedback content.</w:t>
      </w:r>
    </w:p>
    <w:p w14:paraId="74C5E836" w14:textId="77777777" w:rsidR="006441E9" w:rsidRDefault="00EC58B6">
      <w:pPr>
        <w:pStyle w:val="Kop3"/>
        <w:pPrChange w:id="320" w:author="Comparison" w:date="2026-03-13T12:31:00Z" w16du:dateUtc="2026-03-13T03:31:00Z">
          <w:pPr>
            <w:pStyle w:val="Kop3"/>
            <w:spacing w:after="240"/>
          </w:pPr>
        </w:pPrChange>
      </w:pPr>
      <w:bookmarkStart w:id="321" w:name="quantitative-analysis"/>
      <w:bookmarkEnd w:id="312"/>
      <w:r>
        <w:t xml:space="preserve">Quantitative </w:t>
      </w:r>
      <w:del w:id="322" w:author="Comparison" w:date="2026-03-13T12:31:00Z" w16du:dateUtc="2026-03-13T03:31:00Z">
        <w:r w:rsidR="004D4528">
          <w:delText>analysis</w:delText>
        </w:r>
      </w:del>
      <w:ins w:id="323" w:author="Comparison" w:date="2026-03-13T12:31:00Z" w16du:dateUtc="2026-03-13T03:31:00Z">
        <w:r>
          <w:t>Analysis</w:t>
        </w:r>
      </w:ins>
    </w:p>
    <w:p w14:paraId="676A6031" w14:textId="77777777" w:rsidR="006441E9" w:rsidRDefault="00EC58B6">
      <w:pPr>
        <w:pStyle w:val="FirstParagraph"/>
        <w:pPrChange w:id="324" w:author="Comparison" w:date="2026-03-13T12:31:00Z" w16du:dateUtc="2026-03-13T03:31:00Z">
          <w:pPr>
            <w:spacing w:after="240"/>
          </w:pPr>
        </w:pPrChange>
      </w:pPr>
      <w:r>
        <w:t xml:space="preserve">All quantitative analyses were conducted in R 4.4.2 [45].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 [46].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w:t>
      </w:r>
      <w:r>
        <w:lastRenderedPageBreak/>
        <w:t>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p w14:paraId="66786E56" w14:textId="77777777" w:rsidR="003E7C0E" w:rsidRDefault="004D4528">
      <w:pPr>
        <w:pStyle w:val="Kop4"/>
        <w:spacing w:after="240"/>
        <w:rPr>
          <w:del w:id="325" w:author="Comparison" w:date="2026-03-13T12:31:00Z" w16du:dateUtc="2026-03-13T03:31:00Z"/>
        </w:rPr>
      </w:pPr>
      <w:del w:id="326" w:author="Comparison" w:date="2026-03-13T12:31:00Z" w16du:dateUtc="2026-03-13T03:31:00Z">
        <w:r>
          <w:delText>Sample size calculation</w:delText>
        </w:r>
      </w:del>
    </w:p>
    <w:p w14:paraId="400C3039" w14:textId="77777777" w:rsidR="006441E9" w:rsidRDefault="00EC58B6">
      <w:pPr>
        <w:pStyle w:val="FirstParagraph"/>
        <w:rPr>
          <w:moveFrom w:id="327" w:author="Comparison" w:date="2026-03-13T12:31:00Z" w16du:dateUtc="2026-03-13T03:31:00Z"/>
        </w:rPr>
        <w:pPrChange w:id="328" w:author="Comparison" w:date="2026-03-13T12:31:00Z" w16du:dateUtc="2026-03-13T03:31:00Z">
          <w:pPr>
            <w:spacing w:after="240"/>
          </w:pPr>
        </w:pPrChange>
      </w:pPr>
      <w:moveFromRangeStart w:id="329" w:author="Comparison" w:date="2026-03-13T12:31:00Z" w:name="move224297520"/>
      <w:moveFrom w:id="330" w:author="Comparison" w:date="2026-03-13T12:31:00Z" w16du:dateUtc="2026-03-13T03:31:00Z">
        <w:r>
          <w:t xml:space="preserve">The required sample size for the t-test was calculated using the values published in the paper by [18], that developed the rubric used for quantitative analysis. </w:t>
        </w:r>
      </w:moveFrom>
      <w:moveFromRangeEnd w:id="329"/>
      <w:del w:id="331" w:author="Comparison" w:date="2026-03-13T12:31:00Z" w16du:dateUtc="2026-03-13T03:31:00Z">
        <w:r w:rsidR="004D4528">
          <w:delText>The paper reported effect sizes in terms of Partial eta-squared and Cohen’s d, which were used to calculate the sample size. In this study, considering the comparison between AI and supervisor feedback, the sample size was calculated based on Cohen’s d of 0.34 as reported by Steiss et al [18].</w:delText>
        </w:r>
      </w:del>
      <w:moveFromRangeStart w:id="332" w:author="Comparison" w:date="2026-03-13T12:31:00Z" w:name="move224297521"/>
      <w:moveFrom w:id="333" w:author="Comparison" w:date="2026-03-13T12:31:00Z" w16du:dateUtc="2026-03-13T03:31:00Z">
        <w:r>
          <w:t xml:space="preserve"> With power set at 0.8 and alpha at 0.05, 155 data points per group would be needed.</w:t>
        </w:r>
      </w:moveFrom>
    </w:p>
    <w:p w14:paraId="76F92C50" w14:textId="77777777" w:rsidR="006441E9" w:rsidRDefault="00EC58B6">
      <w:pPr>
        <w:pStyle w:val="Kop3"/>
        <w:pPrChange w:id="334" w:author="Comparison" w:date="2026-03-13T12:31:00Z" w16du:dateUtc="2026-03-13T03:31:00Z">
          <w:pPr>
            <w:pStyle w:val="Kop3"/>
            <w:spacing w:after="240"/>
          </w:pPr>
        </w:pPrChange>
      </w:pPr>
      <w:bookmarkStart w:id="335" w:name="qualitative-analysis"/>
      <w:bookmarkEnd w:id="321"/>
      <w:moveFromRangeEnd w:id="332"/>
      <w:r>
        <w:t xml:space="preserve">Qualitative </w:t>
      </w:r>
      <w:del w:id="336" w:author="Comparison" w:date="2026-03-13T12:31:00Z" w16du:dateUtc="2026-03-13T03:31:00Z">
        <w:r w:rsidR="004D4528">
          <w:delText>analysis</w:delText>
        </w:r>
      </w:del>
      <w:ins w:id="337" w:author="Comparison" w:date="2026-03-13T12:31:00Z" w16du:dateUtc="2026-03-13T03:31:00Z">
        <w:r>
          <w:t>Analysis</w:t>
        </w:r>
      </w:ins>
    </w:p>
    <w:p w14:paraId="5025E436" w14:textId="77777777" w:rsidR="006441E9" w:rsidRDefault="00EC58B6">
      <w:pPr>
        <w:pStyle w:val="FirstParagraph"/>
        <w:pPrChange w:id="338" w:author="Comparison" w:date="2026-03-13T12:31:00Z" w16du:dateUtc="2026-03-13T03:31:00Z">
          <w:pPr>
            <w:spacing w:after="240"/>
          </w:pPr>
        </w:pPrChange>
      </w:pPr>
      <w:r>
        <w:t>For the qualitative analysis, narrative comments from the open questions were organized in a table, followed by a thematic analysis [47]. Thematic analysis consists of the following steps: (1) Familiarize with the data, (2) Generate initial codes, (3) Search for themes, (4) Review themes, (5) Define and name themes, and (6) Produce the report [47].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14:paraId="58B0BBDD" w14:textId="77777777" w:rsidR="006441E9" w:rsidRDefault="00EC58B6">
      <w:pPr>
        <w:pStyle w:val="Plattetekst"/>
        <w:rPr>
          <w:ins w:id="339" w:author="Comparison" w:date="2026-03-13T12:31:00Z" w16du:dateUtc="2026-03-13T03:31:00Z"/>
        </w:rPr>
      </w:pPr>
      <w:ins w:id="340" w:author="Comparison" w:date="2026-03-13T12:31:00Z" w16du:dateUtc="2026-03-13T03:31:00Z">
        <w:r>
          <w:t>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ins>
    </w:p>
    <w:p w14:paraId="0F23FBBC" w14:textId="77777777" w:rsidR="006441E9" w:rsidRDefault="00EC58B6">
      <w:pPr>
        <w:pStyle w:val="Kop4"/>
        <w:pPrChange w:id="341" w:author="Comparison" w:date="2026-03-13T12:31:00Z" w16du:dateUtc="2026-03-13T03:31:00Z">
          <w:pPr>
            <w:pStyle w:val="Kop4"/>
            <w:spacing w:after="240"/>
          </w:pPr>
        </w:pPrChange>
      </w:pPr>
      <w:bookmarkStart w:id="342" w:name="reflexivity"/>
      <w:r>
        <w:t>Reflexivity</w:t>
      </w:r>
    </w:p>
    <w:p w14:paraId="727D04BB" w14:textId="77777777" w:rsidR="006441E9" w:rsidRDefault="00EC58B6">
      <w:pPr>
        <w:pStyle w:val="FirstParagraph"/>
        <w:pPrChange w:id="343" w:author="Comparison" w:date="2026-03-13T12:31:00Z" w16du:dateUtc="2026-03-13T03:31:00Z">
          <w:pPr>
            <w:spacing w:after="240"/>
          </w:pPr>
        </w:pPrChange>
      </w:pPr>
      <w:r>
        <w:t xml:space="preserve">TK is a general practitioner directly involved in clinical clerkships and also engaged in the development of e-portfolios and feedback. HN is an expert in medical education, </w:t>
      </w:r>
      <w:r>
        <w:lastRenderedPageBreak/>
        <w:t>researching professionalism in medical education. SH researches e-portfolios and programmatic assessment in health professions education, SR is an expert in self-regulated learning and assessment, and JD is a specialist in statistics and AI.</w:t>
      </w:r>
    </w:p>
    <w:p w14:paraId="412B64EE" w14:textId="77777777" w:rsidR="006441E9" w:rsidRDefault="00EC58B6">
      <w:pPr>
        <w:pStyle w:val="Plattetekst"/>
        <w:pPrChange w:id="344" w:author="Comparison" w:date="2026-03-13T12:31:00Z" w16du:dateUtc="2026-03-13T03:31:00Z">
          <w:pPr>
            <w:spacing w:after="240"/>
          </w:pPr>
        </w:pPrChange>
      </w:pPr>
      <w:r>
        <w:t>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p w14:paraId="38CBE6FD" w14:textId="77777777" w:rsidR="006441E9" w:rsidRDefault="00EC58B6">
      <w:pPr>
        <w:pStyle w:val="Kop3"/>
        <w:pPrChange w:id="345" w:author="Comparison" w:date="2026-03-13T12:31:00Z" w16du:dateUtc="2026-03-13T03:31:00Z">
          <w:pPr>
            <w:pStyle w:val="Kop3"/>
            <w:spacing w:after="240"/>
          </w:pPr>
        </w:pPrChange>
      </w:pPr>
      <w:bookmarkStart w:id="346" w:name="integration-of-results"/>
      <w:bookmarkEnd w:id="335"/>
      <w:bookmarkEnd w:id="342"/>
      <w:r>
        <w:t>Integration of results</w:t>
      </w:r>
    </w:p>
    <w:p w14:paraId="01693A4D" w14:textId="77777777" w:rsidR="006441E9" w:rsidRDefault="00EC58B6">
      <w:pPr>
        <w:pStyle w:val="FirstParagraph"/>
        <w:pPrChange w:id="347" w:author="Comparison" w:date="2026-03-13T12:31:00Z" w16du:dateUtc="2026-03-13T03:31:00Z">
          <w:pPr>
            <w:spacing w:after="240"/>
          </w:pPr>
        </w:pPrChange>
      </w:pPr>
      <w:r>
        <w:t>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 “joint display”) to enable explicit integration and the drawing of meta-inferences that would be difficult to see from either strand alone [48,49].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p w14:paraId="3CEE4CE7" w14:textId="77777777" w:rsidR="006441E9" w:rsidRDefault="00EC58B6">
      <w:pPr>
        <w:pStyle w:val="Kop3"/>
        <w:pPrChange w:id="348" w:author="Comparison" w:date="2026-03-13T12:31:00Z" w16du:dateUtc="2026-03-13T03:31:00Z">
          <w:pPr>
            <w:pStyle w:val="Kop3"/>
            <w:spacing w:after="240"/>
          </w:pPr>
        </w:pPrChange>
      </w:pPr>
      <w:bookmarkStart w:id="349" w:name="ethical-considerations"/>
      <w:bookmarkEnd w:id="346"/>
      <w:r>
        <w:t>Ethical considerations</w:t>
      </w:r>
    </w:p>
    <w:p w14:paraId="1D0904DA" w14:textId="77777777" w:rsidR="006441E9" w:rsidRDefault="00EC58B6">
      <w:pPr>
        <w:pStyle w:val="FirstParagraph"/>
        <w:pPrChange w:id="350" w:author="Comparison" w:date="2026-03-13T12:31:00Z" w16du:dateUtc="2026-03-13T03:31:00Z">
          <w:pPr>
            <w:spacing w:after="240"/>
          </w:pPr>
        </w:pPrChange>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w:t>
      </w:r>
      <w:r>
        <w:lastRenderedPageBreak/>
        <w:t>analysis. All proper nouns were replaced with alphabetic characters, and linking tables were managed in an encrypted state.</w:t>
      </w:r>
      <w:ins w:id="351" w:author="Comparison" w:date="2026-03-13T12:31:00Z" w16du:dateUtc="2026-03-13T03:31:00Z">
        <w:r>
          <w:t xml:space="preserv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ins>
    </w:p>
    <w:p w14:paraId="7E0BD058" w14:textId="77777777" w:rsidR="006441E9" w:rsidRDefault="00EC58B6">
      <w:pPr>
        <w:pStyle w:val="Kop2"/>
        <w:pPrChange w:id="352" w:author="Comparison" w:date="2026-03-13T12:31:00Z" w16du:dateUtc="2026-03-13T03:31:00Z">
          <w:pPr>
            <w:pStyle w:val="Kop2"/>
            <w:spacing w:after="240"/>
          </w:pPr>
        </w:pPrChange>
      </w:pPr>
      <w:bookmarkStart w:id="353" w:name="results"/>
      <w:bookmarkEnd w:id="187"/>
      <w:bookmarkEnd w:id="349"/>
      <w:r>
        <w:t>Results</w:t>
      </w:r>
    </w:p>
    <w:p w14:paraId="2644C62B" w14:textId="77777777" w:rsidR="006441E9" w:rsidRDefault="00EC58B6">
      <w:pPr>
        <w:pStyle w:val="FirstParagraph"/>
        <w:pPrChange w:id="354" w:author="Comparison" w:date="2026-03-13T12:31:00Z" w16du:dateUtc="2026-03-13T03:31:00Z">
          <w:pPr>
            <w:spacing w:after="240"/>
          </w:pPr>
        </w:pPrChange>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w:t>
      </w:r>
      <w:ins w:id="355" w:author="Comparison" w:date="2026-03-13T12:31:00Z" w16du:dateUtc="2026-03-13T03:31:00Z">
        <w:r>
          <w:t xml:space="preserve">The weekly clerkship logs varied considerably in length (mean 675.2 characters, SD 459.8; median 551; range 51–2,342). </w:t>
        </w:r>
      </w:ins>
      <w:r>
        <w:t xml:space="preserve">The number of datasets, students, and supervisors by department is shown in </w:t>
      </w:r>
      <w:r>
        <w:fldChar w:fldCharType="begin"/>
      </w:r>
      <w:r>
        <w:instrText>HYPERLINK \l "tbl-dataset_summary" \h</w:instrText>
      </w:r>
      <w:r>
        <w:fldChar w:fldCharType="separate"/>
      </w:r>
      <w:r>
        <w:rPr>
          <w:rStyle w:val="Hyperlink"/>
        </w:rPr>
        <w:t>Table 1</w:t>
      </w:r>
      <w:r>
        <w:fldChar w:fldCharType="end"/>
      </w:r>
      <w:r>
        <w:t>.</w:t>
      </w:r>
    </w:p>
    <w:tbl>
      <w:tblPr>
        <w:tblStyle w:val="Table"/>
        <w:tblW w:w="5000" w:type="pct"/>
        <w:tblLayout w:type="fixed"/>
        <w:tblLook w:val="0000" w:firstRow="0" w:lastRow="0" w:firstColumn="0" w:lastColumn="0" w:noHBand="0" w:noVBand="0"/>
        <w:tblPrChange w:id="356" w:author="Comparison" w:date="2026-03-13T12:31:00Z" w16du:dateUtc="2026-03-13T03:31:00Z">
          <w:tblPr>
            <w:tblW w:w="5000" w:type="pct"/>
            <w:tblLayout w:type="fixed"/>
            <w:tblLook w:val="0000" w:firstRow="0" w:lastRow="0" w:firstColumn="0" w:lastColumn="0" w:noHBand="0" w:noVBand="0"/>
          </w:tblPr>
        </w:tblPrChange>
      </w:tblPr>
      <w:tblGrid>
        <w:gridCol w:w="9054"/>
        <w:tblGridChange w:id="357">
          <w:tblGrid>
            <w:gridCol w:w="108"/>
            <w:gridCol w:w="8640"/>
            <w:gridCol w:w="306"/>
          </w:tblGrid>
        </w:tblGridChange>
      </w:tblGrid>
      <w:tr w:rsidR="006441E9" w14:paraId="51CC7268" w14:textId="77777777">
        <w:trPr>
          <w:trPrChange w:id="358" w:author="Comparison" w:date="2026-03-13T12:31:00Z" w16du:dateUtc="2026-03-13T03:31:00Z">
            <w:trPr>
              <w:gridBefore w:val="1"/>
              <w:gridAfter w:val="0"/>
            </w:trPr>
          </w:trPrChange>
        </w:trPr>
        <w:tc>
          <w:tcPr>
            <w:tcW w:w="7920" w:type="dxa"/>
            <w:tcPrChange w:id="359" w:author="Comparison" w:date="2026-03-13T12:31:00Z" w16du:dateUtc="2026-03-13T03:31:00Z">
              <w:tcPr>
                <w:tcW w:w="7920" w:type="dxa"/>
              </w:tcPr>
            </w:tcPrChange>
          </w:tcPr>
          <w:p w14:paraId="37731F63" w14:textId="77777777" w:rsidR="006441E9" w:rsidRDefault="00EC58B6">
            <w:pPr>
              <w:pStyle w:val="ImageCaption"/>
              <w:spacing w:before="200"/>
              <w:pPrChange w:id="360" w:author="Comparison" w:date="2026-03-13T12:31:00Z" w16du:dateUtc="2026-03-13T03:31:00Z">
                <w:pPr>
                  <w:spacing w:before="200" w:after="240"/>
                </w:pPr>
              </w:pPrChange>
            </w:pPr>
            <w:bookmarkStart w:id="361" w:name="tbl-dataset_summary"/>
            <w:r>
              <w:t>Table 1: Dataset Summary</w:t>
            </w:r>
            <w:ins w:id="362" w:author="Comparison" w:date="2026-03-13T12:31:00Z" w16du:dateUtc="2026-03-13T03:31:00Z">
              <w:r>
                <w:t>. Convergent mixed-methods study comparing AI-generated and supervisor feedback on clinical clerkship logs, Nagoya University, Japan, 2024.</w:t>
              </w:r>
            </w:ins>
          </w:p>
          <w:tbl>
            <w:tblPr>
              <w:tblStyle w:val="Table"/>
              <w:tblW w:w="5000" w:type="pct"/>
              <w:jc w:val="center"/>
              <w:tblLayout w:type="fixed"/>
              <w:tblLook w:val="0420" w:firstRow="1" w:lastRow="0" w:firstColumn="0" w:lastColumn="0" w:noHBand="0" w:noVBand="1"/>
              <w:tblPrChange w:id="363" w:author="Comparison" w:date="2026-03-13T12:31:00Z" w16du:dateUtc="2026-03-13T03:31:00Z">
                <w:tblPr>
                  <w:tblW w:w="0" w:type="auto"/>
                  <w:jc w:val="center"/>
                  <w:tblLayout w:type="fixed"/>
                  <w:tblLook w:val="0420" w:firstRow="1" w:lastRow="0" w:firstColumn="0" w:lastColumn="0" w:noHBand="0" w:noVBand="1"/>
                </w:tblPr>
              </w:tblPrChange>
            </w:tblPr>
            <w:tblGrid>
              <w:gridCol w:w="2209"/>
              <w:gridCol w:w="2209"/>
              <w:gridCol w:w="2210"/>
              <w:gridCol w:w="2210"/>
              <w:tblGridChange w:id="364">
                <w:tblGrid>
                  <w:gridCol w:w="2160"/>
                  <w:gridCol w:w="49"/>
                  <w:gridCol w:w="2111"/>
                  <w:gridCol w:w="98"/>
                  <w:gridCol w:w="2062"/>
                  <w:gridCol w:w="148"/>
                  <w:gridCol w:w="2012"/>
                  <w:gridCol w:w="198"/>
                </w:tblGrid>
              </w:tblGridChange>
            </w:tblGrid>
            <w:tr w:rsidR="006441E9" w14:paraId="6A6BDBCE" w14:textId="77777777" w:rsidTr="006441E9">
              <w:trPr>
                <w:cnfStyle w:val="100000000000" w:firstRow="1" w:lastRow="0" w:firstColumn="0" w:lastColumn="0" w:oddVBand="0" w:evenVBand="0" w:oddHBand="0" w:evenHBand="0" w:firstRowFirstColumn="0" w:firstRowLastColumn="0" w:lastRowFirstColumn="0" w:lastRowLastColumn="0"/>
                <w:tblHeader/>
                <w:jc w:val="center"/>
                <w:trPrChange w:id="365" w:author="Comparison" w:date="2026-03-13T12:31:00Z" w16du:dateUtc="2026-03-13T03:31:00Z">
                  <w:trPr>
                    <w:gridAfter w:val="0"/>
                    <w:tblHeader/>
                    <w:jc w:val="center"/>
                  </w:trPr>
                </w:trPrChange>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6" w:author="Comparison" w:date="2026-03-13T12:31:00Z" w16du:dateUtc="2026-03-13T03:31:00Z">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687E28B"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6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Department*</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8" w:author="Comparison" w:date="2026-03-13T12:31:00Z" w16du:dateUtc="2026-03-13T03:31: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60AD693" w14:textId="77777777" w:rsidR="006441E9" w:rsidRDefault="00EC58B6">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6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70" w:author="Comparison" w:date="2026-03-13T12:31:00Z" w16du:dateUtc="2026-03-13T03:31:00Z">
                    <w:r w:rsidR="004D4528">
                      <w:rPr>
                        <w:rFonts w:ascii="DejaVu Sans" w:eastAsia="DejaVu Sans" w:hAnsi="DejaVu Sans" w:cs="DejaVu Sans"/>
                        <w:b/>
                        <w:color w:val="000000"/>
                        <w:sz w:val="18"/>
                        <w:szCs w:val="18"/>
                      </w:rPr>
                      <w:delText>students†</w:delText>
                    </w:r>
                  </w:del>
                  <w:ins w:id="371" w:author="Comparison" w:date="2026-03-13T12:31:00Z" w16du:dateUtc="2026-03-13T03:31:00Z">
                    <w:r>
                      <w:rPr>
                        <w:rFonts w:ascii="DejaVu Sans" w:eastAsia="DejaVu Sans" w:hAnsi="DejaVu Sans" w:cs="DejaVu Sans"/>
                        <w:b/>
                        <w:color w:val="000000"/>
                        <w:sz w:val="18"/>
                        <w:szCs w:val="18"/>
                      </w:rPr>
                      <w:t>Datasets</w:t>
                    </w:r>
                  </w:ins>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72" w:author="Comparison" w:date="2026-03-13T12:31:00Z" w16du:dateUtc="2026-03-13T03:31: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8D68457" w14:textId="77777777" w:rsidR="006441E9" w:rsidRDefault="00EC58B6">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7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74" w:author="Comparison" w:date="2026-03-13T12:31:00Z" w16du:dateUtc="2026-03-13T03:31:00Z">
                    <w:r w:rsidR="004D4528">
                      <w:rPr>
                        <w:rFonts w:ascii="DejaVu Sans" w:eastAsia="DejaVu Sans" w:hAnsi="DejaVu Sans" w:cs="DejaVu Sans"/>
                        <w:b/>
                        <w:color w:val="000000"/>
                        <w:sz w:val="18"/>
                        <w:szCs w:val="18"/>
                      </w:rPr>
                      <w:delText>supervisors‡</w:delText>
                    </w:r>
                  </w:del>
                  <w:ins w:id="375" w:author="Comparison" w:date="2026-03-13T12:31:00Z" w16du:dateUtc="2026-03-13T03:31:00Z">
                    <w:r>
                      <w:rPr>
                        <w:rFonts w:ascii="DejaVu Sans" w:eastAsia="DejaVu Sans" w:hAnsi="DejaVu Sans" w:cs="DejaVu Sans"/>
                        <w:b/>
                        <w:color w:val="000000"/>
                        <w:sz w:val="18"/>
                        <w:szCs w:val="18"/>
                      </w:rPr>
                      <w:t>Students†</w:t>
                    </w:r>
                  </w:ins>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76" w:author="Comparison" w:date="2026-03-13T12:31:00Z" w16du:dateUtc="2026-03-13T03:31:00Z">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89FEDA0" w14:textId="77777777" w:rsidR="006441E9" w:rsidRDefault="00EC58B6">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37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Number of </w:t>
                  </w:r>
                  <w:del w:id="378" w:author="Comparison" w:date="2026-03-13T12:31:00Z" w16du:dateUtc="2026-03-13T03:31:00Z">
                    <w:r w:rsidR="004D4528">
                      <w:rPr>
                        <w:rFonts w:ascii="DejaVu Sans" w:eastAsia="DejaVu Sans" w:hAnsi="DejaVu Sans" w:cs="DejaVu Sans"/>
                        <w:b/>
                        <w:color w:val="000000"/>
                        <w:sz w:val="18"/>
                        <w:szCs w:val="18"/>
                      </w:rPr>
                      <w:delText>datasets</w:delText>
                    </w:r>
                  </w:del>
                  <w:ins w:id="379" w:author="Comparison" w:date="2026-03-13T12:31:00Z" w16du:dateUtc="2026-03-13T03:31:00Z">
                    <w:r>
                      <w:rPr>
                        <w:rFonts w:ascii="DejaVu Sans" w:eastAsia="DejaVu Sans" w:hAnsi="DejaVu Sans" w:cs="DejaVu Sans"/>
                        <w:b/>
                        <w:color w:val="000000"/>
                        <w:sz w:val="18"/>
                        <w:szCs w:val="18"/>
                      </w:rPr>
                      <w:t>Supervisors‡</w:t>
                    </w:r>
                  </w:ins>
                </w:p>
              </w:tc>
            </w:tr>
            <w:tr w:rsidR="006441E9" w14:paraId="28B3E019" w14:textId="77777777" w:rsidTr="006441E9">
              <w:trPr>
                <w:jc w:val="center"/>
                <w:trPrChange w:id="380" w:author="Comparison" w:date="2026-03-13T12:31:00Z" w16du:dateUtc="2026-03-13T03:31:00Z">
                  <w:trPr>
                    <w:gridAfter w:val="0"/>
                    <w:jc w:val="center"/>
                  </w:trPr>
                </w:trPrChange>
              </w:trPr>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1" w:author="Comparison" w:date="2026-03-13T12:31:00Z" w16du:dateUtc="2026-03-13T03:31:00Z">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6DC4F05" w14:textId="77777777" w:rsidR="006441E9" w:rsidRDefault="00EC58B6">
                  <w:pPr>
                    <w:rPr>
                      <w:rFonts w:ascii="DejaVu Sans" w:eastAsia="DejaVu Sans" w:hAnsi="DejaVu Sans" w:cs="DejaVu Sans"/>
                      <w:color w:val="000000"/>
                      <w:sz w:val="18"/>
                      <w:szCs w:val="18"/>
                    </w:rPr>
                    <w:pPrChange w:id="38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 Community Hospital</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3" w:author="Comparison" w:date="2026-03-13T12:31:00Z" w16du:dateUtc="2026-03-13T03:31: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D03CD9" w14:textId="77777777" w:rsidR="006441E9" w:rsidRDefault="004D4528">
                  <w:pPr>
                    <w:jc w:val="right"/>
                    <w:rPr>
                      <w:rFonts w:ascii="DejaVu Sans" w:eastAsia="DejaVu Sans" w:hAnsi="DejaVu Sans" w:cs="DejaVu Sans"/>
                      <w:color w:val="000000"/>
                      <w:sz w:val="18"/>
                      <w:szCs w:val="18"/>
                    </w:rPr>
                    <w:pPrChange w:id="38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85" w:author="Comparison" w:date="2026-03-13T12:31:00Z" w16du:dateUtc="2026-03-13T03:31:00Z">
                    <w:r>
                      <w:rPr>
                        <w:rFonts w:ascii="DejaVu Sans" w:eastAsia="DejaVu Sans" w:hAnsi="DejaVu Sans" w:cs="DejaVu Sans"/>
                        <w:color w:val="000000"/>
                        <w:sz w:val="18"/>
                        <w:szCs w:val="18"/>
                      </w:rPr>
                      <w:delText>11</w:delText>
                    </w:r>
                  </w:del>
                  <w:ins w:id="386" w:author="Comparison" w:date="2026-03-13T12:31:00Z" w16du:dateUtc="2026-03-13T03:31:00Z">
                    <w:r w:rsidR="00EC58B6">
                      <w:rPr>
                        <w:rFonts w:ascii="DejaVu Sans" w:eastAsia="DejaVu Sans" w:hAnsi="DejaVu Sans" w:cs="DejaVu Sans"/>
                        <w:color w:val="000000"/>
                        <w:sz w:val="18"/>
                        <w:szCs w:val="18"/>
                      </w:rPr>
                      <w:t>13</w:t>
                    </w:r>
                  </w:ins>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87" w:author="Comparison" w:date="2026-03-13T12:31:00Z" w16du:dateUtc="2026-03-13T03:31: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BBB15FE" w14:textId="77777777" w:rsidR="006441E9" w:rsidRDefault="004D4528">
                  <w:pPr>
                    <w:jc w:val="right"/>
                    <w:rPr>
                      <w:rFonts w:ascii="DejaVu Sans" w:eastAsia="DejaVu Sans" w:hAnsi="DejaVu Sans" w:cs="DejaVu Sans"/>
                      <w:color w:val="000000"/>
                      <w:sz w:val="18"/>
                      <w:szCs w:val="18"/>
                    </w:rPr>
                    <w:pPrChange w:id="38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89" w:author="Comparison" w:date="2026-03-13T12:31:00Z" w16du:dateUtc="2026-03-13T03:31:00Z">
                    <w:r>
                      <w:rPr>
                        <w:rFonts w:ascii="DejaVu Sans" w:eastAsia="DejaVu Sans" w:hAnsi="DejaVu Sans" w:cs="DejaVu Sans"/>
                        <w:color w:val="000000"/>
                        <w:sz w:val="18"/>
                        <w:szCs w:val="18"/>
                      </w:rPr>
                      <w:delText>10</w:delText>
                    </w:r>
                  </w:del>
                  <w:ins w:id="390" w:author="Comparison" w:date="2026-03-13T12:31:00Z" w16du:dateUtc="2026-03-13T03:31:00Z">
                    <w:r w:rsidR="00EC58B6">
                      <w:rPr>
                        <w:rFonts w:ascii="DejaVu Sans" w:eastAsia="DejaVu Sans" w:hAnsi="DejaVu Sans" w:cs="DejaVu Sans"/>
                        <w:color w:val="000000"/>
                        <w:sz w:val="18"/>
                        <w:szCs w:val="18"/>
                      </w:rPr>
                      <w:t>11</w:t>
                    </w:r>
                  </w:ins>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1" w:author="Comparison" w:date="2026-03-13T12:31:00Z" w16du:dateUtc="2026-03-13T03:31:00Z">
                    <w:tcPr>
                      <w:tcW w:w="216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3477DDA" w14:textId="77777777" w:rsidR="006441E9" w:rsidRDefault="004D4528">
                  <w:pPr>
                    <w:jc w:val="right"/>
                    <w:rPr>
                      <w:rFonts w:ascii="DejaVu Sans" w:eastAsia="DejaVu Sans" w:hAnsi="DejaVu Sans" w:cs="DejaVu Sans"/>
                      <w:color w:val="000000"/>
                      <w:sz w:val="18"/>
                      <w:szCs w:val="18"/>
                    </w:rPr>
                    <w:pPrChange w:id="39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393" w:author="Comparison" w:date="2026-03-13T12:31:00Z" w16du:dateUtc="2026-03-13T03:31:00Z">
                    <w:r>
                      <w:rPr>
                        <w:rFonts w:ascii="DejaVu Sans" w:eastAsia="DejaVu Sans" w:hAnsi="DejaVu Sans" w:cs="DejaVu Sans"/>
                        <w:color w:val="000000"/>
                        <w:sz w:val="18"/>
                        <w:szCs w:val="18"/>
                      </w:rPr>
                      <w:delText>13</w:delText>
                    </w:r>
                  </w:del>
                  <w:ins w:id="394" w:author="Comparison" w:date="2026-03-13T12:31:00Z" w16du:dateUtc="2026-03-13T03:31:00Z">
                    <w:r w:rsidR="00EC58B6">
                      <w:rPr>
                        <w:rFonts w:ascii="DejaVu Sans" w:eastAsia="DejaVu Sans" w:hAnsi="DejaVu Sans" w:cs="DejaVu Sans"/>
                        <w:color w:val="000000"/>
                        <w:sz w:val="18"/>
                        <w:szCs w:val="18"/>
                      </w:rPr>
                      <w:t>10</w:t>
                    </w:r>
                  </w:ins>
                </w:p>
              </w:tc>
            </w:tr>
            <w:tr w:rsidR="006441E9" w14:paraId="278F52D1" w14:textId="77777777" w:rsidTr="006441E9">
              <w:trPr>
                <w:jc w:val="center"/>
                <w:trPrChange w:id="395"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6"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7A8F900" w14:textId="77777777" w:rsidR="006441E9" w:rsidRDefault="00EC58B6">
                  <w:pPr>
                    <w:rPr>
                      <w:rFonts w:ascii="DejaVu Sans" w:eastAsia="DejaVu Sans" w:hAnsi="DejaVu Sans" w:cs="DejaVu Sans"/>
                      <w:color w:val="000000"/>
                      <w:sz w:val="18"/>
                      <w:szCs w:val="18"/>
                    </w:rPr>
                    <w:pPrChange w:id="39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B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398"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8652747" w14:textId="77777777" w:rsidR="006441E9" w:rsidRDefault="004D4528">
                  <w:pPr>
                    <w:jc w:val="right"/>
                    <w:rPr>
                      <w:rFonts w:ascii="DejaVu Sans" w:eastAsia="DejaVu Sans" w:hAnsi="DejaVu Sans" w:cs="DejaVu Sans"/>
                      <w:color w:val="000000"/>
                      <w:sz w:val="18"/>
                      <w:szCs w:val="18"/>
                    </w:rPr>
                    <w:pPrChange w:id="39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00" w:author="Comparison" w:date="2026-03-13T12:31:00Z" w16du:dateUtc="2026-03-13T03:31:00Z">
                    <w:r>
                      <w:rPr>
                        <w:rFonts w:ascii="DejaVu Sans" w:eastAsia="DejaVu Sans" w:hAnsi="DejaVu Sans" w:cs="DejaVu Sans"/>
                        <w:color w:val="000000"/>
                        <w:sz w:val="18"/>
                        <w:szCs w:val="18"/>
                      </w:rPr>
                      <w:delText>6</w:delText>
                    </w:r>
                  </w:del>
                  <w:ins w:id="401" w:author="Comparison" w:date="2026-03-13T12:31:00Z" w16du:dateUtc="2026-03-13T03:31:00Z">
                    <w:r w:rsidR="00EC58B6">
                      <w:rPr>
                        <w:rFonts w:ascii="DejaVu Sans" w:eastAsia="DejaVu Sans" w:hAnsi="DejaVu Sans" w:cs="DejaVu Sans"/>
                        <w:color w:val="000000"/>
                        <w:sz w:val="18"/>
                        <w:szCs w:val="18"/>
                      </w:rPr>
                      <w:t>7</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2"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BA0A40F" w14:textId="77777777" w:rsidR="006441E9" w:rsidRDefault="004D4528">
                  <w:pPr>
                    <w:jc w:val="right"/>
                    <w:rPr>
                      <w:rFonts w:ascii="DejaVu Sans" w:eastAsia="DejaVu Sans" w:hAnsi="DejaVu Sans" w:cs="DejaVu Sans"/>
                      <w:color w:val="000000"/>
                      <w:sz w:val="18"/>
                      <w:szCs w:val="18"/>
                    </w:rPr>
                    <w:pPrChange w:id="40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04" w:author="Comparison" w:date="2026-03-13T12:31:00Z" w16du:dateUtc="2026-03-13T03:31:00Z">
                    <w:r>
                      <w:rPr>
                        <w:rFonts w:ascii="DejaVu Sans" w:eastAsia="DejaVu Sans" w:hAnsi="DejaVu Sans" w:cs="DejaVu Sans"/>
                        <w:color w:val="000000"/>
                        <w:sz w:val="18"/>
                        <w:szCs w:val="18"/>
                      </w:rPr>
                      <w:delText>7</w:delText>
                    </w:r>
                  </w:del>
                  <w:ins w:id="405" w:author="Comparison" w:date="2026-03-13T12:31:00Z" w16du:dateUtc="2026-03-13T03:31:00Z">
                    <w:r w:rsidR="00EC58B6">
                      <w:rPr>
                        <w:rFonts w:ascii="DejaVu Sans" w:eastAsia="DejaVu Sans" w:hAnsi="DejaVu Sans" w:cs="DejaVu Sans"/>
                        <w:color w:val="000000"/>
                        <w:sz w:val="18"/>
                        <w:szCs w:val="18"/>
                      </w:rPr>
                      <w:t>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6"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C2C86A" w14:textId="77777777" w:rsidR="006441E9" w:rsidRDefault="00EC58B6">
                  <w:pPr>
                    <w:jc w:val="right"/>
                    <w:rPr>
                      <w:rFonts w:ascii="DejaVu Sans" w:eastAsia="DejaVu Sans" w:hAnsi="DejaVu Sans" w:cs="DejaVu Sans"/>
                      <w:color w:val="000000"/>
                      <w:sz w:val="18"/>
                      <w:szCs w:val="18"/>
                    </w:rPr>
                    <w:pPrChange w:id="40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7</w:t>
                  </w:r>
                </w:p>
              </w:tc>
            </w:tr>
            <w:tr w:rsidR="006441E9" w14:paraId="6AD20F5D" w14:textId="77777777" w:rsidTr="006441E9">
              <w:trPr>
                <w:jc w:val="center"/>
                <w:trPrChange w:id="408"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09"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068DA44" w14:textId="77777777" w:rsidR="006441E9" w:rsidRDefault="00EC58B6">
                  <w:pPr>
                    <w:rPr>
                      <w:rFonts w:ascii="DejaVu Sans" w:eastAsia="DejaVu Sans" w:hAnsi="DejaVu Sans" w:cs="DejaVu Sans"/>
                      <w:color w:val="000000"/>
                      <w:sz w:val="18"/>
                      <w:szCs w:val="18"/>
                    </w:rPr>
                    <w:pPrChange w:id="41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1"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18A4157" w14:textId="77777777" w:rsidR="006441E9" w:rsidRDefault="00EC58B6">
                  <w:pPr>
                    <w:jc w:val="right"/>
                    <w:rPr>
                      <w:rFonts w:ascii="DejaVu Sans" w:eastAsia="DejaVu Sans" w:hAnsi="DejaVu Sans" w:cs="DejaVu Sans"/>
                      <w:color w:val="000000"/>
                      <w:sz w:val="18"/>
                      <w:szCs w:val="18"/>
                    </w:rPr>
                    <w:pPrChange w:id="41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3"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FF969E3" w14:textId="77777777" w:rsidR="006441E9" w:rsidRDefault="004D4528">
                  <w:pPr>
                    <w:jc w:val="right"/>
                    <w:rPr>
                      <w:rFonts w:ascii="DejaVu Sans" w:eastAsia="DejaVu Sans" w:hAnsi="DejaVu Sans" w:cs="DejaVu Sans"/>
                      <w:color w:val="000000"/>
                      <w:sz w:val="18"/>
                      <w:szCs w:val="18"/>
                    </w:rPr>
                    <w:pPrChange w:id="41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15" w:author="Comparison" w:date="2026-03-13T12:31:00Z" w16du:dateUtc="2026-03-13T03:31:00Z">
                    <w:r>
                      <w:rPr>
                        <w:rFonts w:ascii="DejaVu Sans" w:eastAsia="DejaVu Sans" w:hAnsi="DejaVu Sans" w:cs="DejaVu Sans"/>
                        <w:color w:val="000000"/>
                        <w:sz w:val="18"/>
                        <w:szCs w:val="18"/>
                      </w:rPr>
                      <w:delText>3</w:delText>
                    </w:r>
                  </w:del>
                  <w:ins w:id="416" w:author="Comparison" w:date="2026-03-13T12:31:00Z" w16du:dateUtc="2026-03-13T03:31:00Z">
                    <w:r w:rsidR="00EC58B6">
                      <w:rPr>
                        <w:rFonts w:ascii="DejaVu Sans" w:eastAsia="DejaVu Sans" w:hAnsi="DejaVu Sans" w:cs="DejaVu Sans"/>
                        <w:color w:val="000000"/>
                        <w:sz w:val="18"/>
                        <w:szCs w:val="18"/>
                      </w:rPr>
                      <w:t>4</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17"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E602E04" w14:textId="77777777" w:rsidR="006441E9" w:rsidRDefault="004D4528">
                  <w:pPr>
                    <w:jc w:val="right"/>
                    <w:rPr>
                      <w:rFonts w:ascii="DejaVu Sans" w:eastAsia="DejaVu Sans" w:hAnsi="DejaVu Sans" w:cs="DejaVu Sans"/>
                      <w:color w:val="000000"/>
                      <w:sz w:val="18"/>
                      <w:szCs w:val="18"/>
                    </w:rPr>
                    <w:pPrChange w:id="41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19" w:author="Comparison" w:date="2026-03-13T12:31:00Z" w16du:dateUtc="2026-03-13T03:31:00Z">
                    <w:r>
                      <w:rPr>
                        <w:rFonts w:ascii="DejaVu Sans" w:eastAsia="DejaVu Sans" w:hAnsi="DejaVu Sans" w:cs="DejaVu Sans"/>
                        <w:color w:val="000000"/>
                        <w:sz w:val="18"/>
                        <w:szCs w:val="18"/>
                      </w:rPr>
                      <w:delText>4</w:delText>
                    </w:r>
                  </w:del>
                  <w:ins w:id="420" w:author="Comparison" w:date="2026-03-13T12:31:00Z" w16du:dateUtc="2026-03-13T03:31:00Z">
                    <w:r w:rsidR="00EC58B6">
                      <w:rPr>
                        <w:rFonts w:ascii="DejaVu Sans" w:eastAsia="DejaVu Sans" w:hAnsi="DejaVu Sans" w:cs="DejaVu Sans"/>
                        <w:color w:val="000000"/>
                        <w:sz w:val="18"/>
                        <w:szCs w:val="18"/>
                      </w:rPr>
                      <w:t>3</w:t>
                    </w:r>
                  </w:ins>
                </w:p>
              </w:tc>
            </w:tr>
            <w:tr w:rsidR="006441E9" w14:paraId="5A02D5CF" w14:textId="77777777" w:rsidTr="006441E9">
              <w:trPr>
                <w:jc w:val="center"/>
                <w:trPrChange w:id="421"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2"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7A460AB" w14:textId="77777777" w:rsidR="006441E9" w:rsidRDefault="00EC58B6">
                  <w:pPr>
                    <w:rPr>
                      <w:rFonts w:ascii="DejaVu Sans" w:eastAsia="DejaVu Sans" w:hAnsi="DejaVu Sans" w:cs="DejaVu Sans"/>
                      <w:color w:val="000000"/>
                      <w:sz w:val="18"/>
                      <w:szCs w:val="18"/>
                    </w:rPr>
                    <w:pPrChange w:id="42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Diabetes and Endocrinology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4"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81D3998" w14:textId="77777777" w:rsidR="006441E9" w:rsidRDefault="004D4528">
                  <w:pPr>
                    <w:jc w:val="right"/>
                    <w:rPr>
                      <w:rFonts w:ascii="DejaVu Sans" w:eastAsia="DejaVu Sans" w:hAnsi="DejaVu Sans" w:cs="DejaVu Sans"/>
                      <w:color w:val="000000"/>
                      <w:sz w:val="18"/>
                      <w:szCs w:val="18"/>
                    </w:rPr>
                    <w:pPrChange w:id="42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26" w:author="Comparison" w:date="2026-03-13T12:31:00Z" w16du:dateUtc="2026-03-13T03:31:00Z">
                    <w:r>
                      <w:rPr>
                        <w:rFonts w:ascii="DejaVu Sans" w:eastAsia="DejaVu Sans" w:hAnsi="DejaVu Sans" w:cs="DejaVu Sans"/>
                        <w:color w:val="000000"/>
                        <w:sz w:val="18"/>
                        <w:szCs w:val="18"/>
                      </w:rPr>
                      <w:delText>8</w:delText>
                    </w:r>
                  </w:del>
                  <w:ins w:id="427" w:author="Comparison" w:date="2026-03-13T12:31:00Z" w16du:dateUtc="2026-03-13T03:31:00Z">
                    <w:r w:rsidR="00EC58B6">
                      <w:rPr>
                        <w:rFonts w:ascii="DejaVu Sans" w:eastAsia="DejaVu Sans" w:hAnsi="DejaVu Sans" w:cs="DejaVu Sans"/>
                        <w:color w:val="000000"/>
                        <w:sz w:val="18"/>
                        <w:szCs w:val="18"/>
                      </w:rPr>
                      <w:t>9</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28"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4373BE9" w14:textId="77777777" w:rsidR="006441E9" w:rsidRDefault="004D4528">
                  <w:pPr>
                    <w:jc w:val="right"/>
                    <w:rPr>
                      <w:rFonts w:ascii="DejaVu Sans" w:eastAsia="DejaVu Sans" w:hAnsi="DejaVu Sans" w:cs="DejaVu Sans"/>
                      <w:color w:val="000000"/>
                      <w:sz w:val="18"/>
                      <w:szCs w:val="18"/>
                    </w:rPr>
                    <w:pPrChange w:id="42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30" w:author="Comparison" w:date="2026-03-13T12:31:00Z" w16du:dateUtc="2026-03-13T03:31:00Z">
                    <w:r>
                      <w:rPr>
                        <w:rFonts w:ascii="DejaVu Sans" w:eastAsia="DejaVu Sans" w:hAnsi="DejaVu Sans" w:cs="DejaVu Sans"/>
                        <w:color w:val="000000"/>
                        <w:sz w:val="18"/>
                        <w:szCs w:val="18"/>
                      </w:rPr>
                      <w:delText>9</w:delText>
                    </w:r>
                  </w:del>
                  <w:ins w:id="431" w:author="Comparison" w:date="2026-03-13T12:31:00Z" w16du:dateUtc="2026-03-13T03:31:00Z">
                    <w:r w:rsidR="00EC58B6">
                      <w:rPr>
                        <w:rFonts w:ascii="DejaVu Sans" w:eastAsia="DejaVu Sans" w:hAnsi="DejaVu Sans" w:cs="DejaVu Sans"/>
                        <w:color w:val="000000"/>
                        <w:sz w:val="18"/>
                        <w:szCs w:val="18"/>
                      </w:rPr>
                      <w:t>8</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2"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6021C41" w14:textId="77777777" w:rsidR="006441E9" w:rsidRDefault="00EC58B6">
                  <w:pPr>
                    <w:jc w:val="right"/>
                    <w:rPr>
                      <w:rFonts w:ascii="DejaVu Sans" w:eastAsia="DejaVu Sans" w:hAnsi="DejaVu Sans" w:cs="DejaVu Sans"/>
                      <w:color w:val="000000"/>
                      <w:sz w:val="18"/>
                      <w:szCs w:val="18"/>
                    </w:rPr>
                    <w:pPrChange w:id="43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9</w:t>
                  </w:r>
                </w:p>
              </w:tc>
            </w:tr>
            <w:tr w:rsidR="006441E9" w14:paraId="502A1F79" w14:textId="77777777" w:rsidTr="006441E9">
              <w:trPr>
                <w:jc w:val="center"/>
                <w:trPrChange w:id="434"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5"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9D14B21" w14:textId="77777777" w:rsidR="006441E9" w:rsidRDefault="00EC58B6">
                  <w:pPr>
                    <w:rPr>
                      <w:rFonts w:ascii="DejaVu Sans" w:eastAsia="DejaVu Sans" w:hAnsi="DejaVu Sans" w:cs="DejaVu Sans"/>
                      <w:color w:val="000000"/>
                      <w:sz w:val="18"/>
                      <w:szCs w:val="18"/>
                    </w:rPr>
                    <w:pPrChange w:id="43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General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7"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D3BFE2A" w14:textId="77777777" w:rsidR="006441E9" w:rsidRDefault="00EC58B6">
                  <w:pPr>
                    <w:jc w:val="right"/>
                    <w:rPr>
                      <w:rFonts w:ascii="DejaVu Sans" w:eastAsia="DejaVu Sans" w:hAnsi="DejaVu Sans" w:cs="DejaVu Sans"/>
                      <w:color w:val="000000"/>
                      <w:sz w:val="18"/>
                      <w:szCs w:val="18"/>
                    </w:rPr>
                    <w:pPrChange w:id="43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39"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1926E8A" w14:textId="77777777" w:rsidR="006441E9" w:rsidRDefault="00EC58B6">
                  <w:pPr>
                    <w:jc w:val="right"/>
                    <w:rPr>
                      <w:rFonts w:ascii="DejaVu Sans" w:eastAsia="DejaVu Sans" w:hAnsi="DejaVu Sans" w:cs="DejaVu Sans"/>
                      <w:color w:val="000000"/>
                      <w:sz w:val="18"/>
                      <w:szCs w:val="18"/>
                    </w:rPr>
                    <w:pPrChange w:id="44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1"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9A7A9CF" w14:textId="77777777" w:rsidR="006441E9" w:rsidRDefault="00EC58B6">
                  <w:pPr>
                    <w:jc w:val="right"/>
                    <w:rPr>
                      <w:rFonts w:ascii="DejaVu Sans" w:eastAsia="DejaVu Sans" w:hAnsi="DejaVu Sans" w:cs="DejaVu Sans"/>
                      <w:color w:val="000000"/>
                      <w:sz w:val="18"/>
                      <w:szCs w:val="18"/>
                    </w:rPr>
                    <w:pPrChange w:id="44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r>
            <w:tr w:rsidR="006441E9" w14:paraId="529729CF" w14:textId="77777777" w:rsidTr="006441E9">
              <w:trPr>
                <w:jc w:val="center"/>
                <w:trPrChange w:id="443"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4"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06446A" w14:textId="77777777" w:rsidR="006441E9" w:rsidRDefault="00EC58B6">
                  <w:pPr>
                    <w:rPr>
                      <w:rFonts w:ascii="DejaVu Sans" w:eastAsia="DejaVu Sans" w:hAnsi="DejaVu Sans" w:cs="DejaVu Sans"/>
                      <w:color w:val="000000"/>
                      <w:sz w:val="18"/>
                      <w:szCs w:val="18"/>
                    </w:rPr>
                    <w:pPrChange w:id="44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Geriatric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46"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A7B8015" w14:textId="77777777" w:rsidR="006441E9" w:rsidRDefault="004D4528">
                  <w:pPr>
                    <w:jc w:val="right"/>
                    <w:rPr>
                      <w:rFonts w:ascii="DejaVu Sans" w:eastAsia="DejaVu Sans" w:hAnsi="DejaVu Sans" w:cs="DejaVu Sans"/>
                      <w:color w:val="000000"/>
                      <w:sz w:val="18"/>
                      <w:szCs w:val="18"/>
                    </w:rPr>
                    <w:pPrChange w:id="44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48" w:author="Comparison" w:date="2026-03-13T12:31:00Z" w16du:dateUtc="2026-03-13T03:31:00Z">
                    <w:r>
                      <w:rPr>
                        <w:rFonts w:ascii="DejaVu Sans" w:eastAsia="DejaVu Sans" w:hAnsi="DejaVu Sans" w:cs="DejaVu Sans"/>
                        <w:color w:val="000000"/>
                        <w:sz w:val="18"/>
                        <w:szCs w:val="18"/>
                      </w:rPr>
                      <w:delText>12</w:delText>
                    </w:r>
                  </w:del>
                  <w:ins w:id="449" w:author="Comparison" w:date="2026-03-13T12:31:00Z" w16du:dateUtc="2026-03-13T03:31:00Z">
                    <w:r w:rsidR="00EC58B6">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0"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EED7CEC" w14:textId="77777777" w:rsidR="006441E9" w:rsidRDefault="004D4528">
                  <w:pPr>
                    <w:jc w:val="right"/>
                    <w:rPr>
                      <w:rFonts w:ascii="DejaVu Sans" w:eastAsia="DejaVu Sans" w:hAnsi="DejaVu Sans" w:cs="DejaVu Sans"/>
                      <w:color w:val="000000"/>
                      <w:sz w:val="18"/>
                      <w:szCs w:val="18"/>
                    </w:rPr>
                    <w:pPrChange w:id="45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52" w:author="Comparison" w:date="2026-03-13T12:31:00Z" w16du:dateUtc="2026-03-13T03:31:00Z">
                    <w:r>
                      <w:rPr>
                        <w:rFonts w:ascii="DejaVu Sans" w:eastAsia="DejaVu Sans" w:hAnsi="DejaVu Sans" w:cs="DejaVu Sans"/>
                        <w:color w:val="000000"/>
                        <w:sz w:val="18"/>
                        <w:szCs w:val="18"/>
                      </w:rPr>
                      <w:delText>10</w:delText>
                    </w:r>
                  </w:del>
                  <w:ins w:id="453" w:author="Comparison" w:date="2026-03-13T12:31:00Z" w16du:dateUtc="2026-03-13T03:31:00Z">
                    <w:r w:rsidR="00EC58B6">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4"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7DE34A9" w14:textId="77777777" w:rsidR="006441E9" w:rsidRDefault="004D4528">
                  <w:pPr>
                    <w:jc w:val="right"/>
                    <w:rPr>
                      <w:rFonts w:ascii="DejaVu Sans" w:eastAsia="DejaVu Sans" w:hAnsi="DejaVu Sans" w:cs="DejaVu Sans"/>
                      <w:color w:val="000000"/>
                      <w:sz w:val="18"/>
                      <w:szCs w:val="18"/>
                    </w:rPr>
                    <w:pPrChange w:id="45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56" w:author="Comparison" w:date="2026-03-13T12:31:00Z" w16du:dateUtc="2026-03-13T03:31:00Z">
                    <w:r>
                      <w:rPr>
                        <w:rFonts w:ascii="DejaVu Sans" w:eastAsia="DejaVu Sans" w:hAnsi="DejaVu Sans" w:cs="DejaVu Sans"/>
                        <w:color w:val="000000"/>
                        <w:sz w:val="18"/>
                        <w:szCs w:val="18"/>
                      </w:rPr>
                      <w:delText>16</w:delText>
                    </w:r>
                  </w:del>
                  <w:ins w:id="457" w:author="Comparison" w:date="2026-03-13T12:31:00Z" w16du:dateUtc="2026-03-13T03:31:00Z">
                    <w:r w:rsidR="00EC58B6">
                      <w:rPr>
                        <w:rFonts w:ascii="DejaVu Sans" w:eastAsia="DejaVu Sans" w:hAnsi="DejaVu Sans" w:cs="DejaVu Sans"/>
                        <w:color w:val="000000"/>
                        <w:sz w:val="18"/>
                        <w:szCs w:val="18"/>
                      </w:rPr>
                      <w:t>10</w:t>
                    </w:r>
                  </w:ins>
                </w:p>
              </w:tc>
            </w:tr>
            <w:tr w:rsidR="006441E9" w14:paraId="79ACB2DC" w14:textId="77777777" w:rsidTr="006441E9">
              <w:trPr>
                <w:jc w:val="center"/>
                <w:trPrChange w:id="458"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59"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2BD20E" w14:textId="77777777" w:rsidR="006441E9" w:rsidRDefault="00EC58B6">
                  <w:pPr>
                    <w:rPr>
                      <w:rFonts w:ascii="DejaVu Sans" w:eastAsia="DejaVu Sans" w:hAnsi="DejaVu Sans" w:cs="DejaVu Sans"/>
                      <w:color w:val="000000"/>
                      <w:sz w:val="18"/>
                      <w:szCs w:val="18"/>
                    </w:rPr>
                    <w:pPrChange w:id="46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Haematology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1"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8260D20" w14:textId="77777777" w:rsidR="006441E9" w:rsidRDefault="004D4528">
                  <w:pPr>
                    <w:jc w:val="right"/>
                    <w:rPr>
                      <w:rFonts w:ascii="DejaVu Sans" w:eastAsia="DejaVu Sans" w:hAnsi="DejaVu Sans" w:cs="DejaVu Sans"/>
                      <w:color w:val="000000"/>
                      <w:sz w:val="18"/>
                      <w:szCs w:val="18"/>
                    </w:rPr>
                    <w:pPrChange w:id="46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63" w:author="Comparison" w:date="2026-03-13T12:31:00Z" w16du:dateUtc="2026-03-13T03:31:00Z">
                    <w:r>
                      <w:rPr>
                        <w:rFonts w:ascii="DejaVu Sans" w:eastAsia="DejaVu Sans" w:hAnsi="DejaVu Sans" w:cs="DejaVu Sans"/>
                        <w:color w:val="000000"/>
                        <w:sz w:val="18"/>
                        <w:szCs w:val="18"/>
                      </w:rPr>
                      <w:delText>10</w:delText>
                    </w:r>
                  </w:del>
                  <w:ins w:id="464" w:author="Comparison" w:date="2026-03-13T12:31:00Z" w16du:dateUtc="2026-03-13T03:31:00Z">
                    <w:r w:rsidR="00EC58B6">
                      <w:rPr>
                        <w:rFonts w:ascii="DejaVu Sans" w:eastAsia="DejaVu Sans" w:hAnsi="DejaVu Sans" w:cs="DejaVu Sans"/>
                        <w:color w:val="000000"/>
                        <w:sz w:val="18"/>
                        <w:szCs w:val="18"/>
                      </w:rPr>
                      <w:t>11</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5"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6D23448" w14:textId="77777777" w:rsidR="006441E9" w:rsidRDefault="00EC58B6">
                  <w:pPr>
                    <w:jc w:val="right"/>
                    <w:rPr>
                      <w:rFonts w:ascii="DejaVu Sans" w:eastAsia="DejaVu Sans" w:hAnsi="DejaVu Sans" w:cs="DejaVu Sans"/>
                      <w:color w:val="000000"/>
                      <w:sz w:val="18"/>
                      <w:szCs w:val="18"/>
                    </w:rPr>
                    <w:pPrChange w:id="46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67"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92C75B7" w14:textId="77777777" w:rsidR="006441E9" w:rsidRDefault="004D4528">
                  <w:pPr>
                    <w:jc w:val="right"/>
                    <w:rPr>
                      <w:rFonts w:ascii="DejaVu Sans" w:eastAsia="DejaVu Sans" w:hAnsi="DejaVu Sans" w:cs="DejaVu Sans"/>
                      <w:color w:val="000000"/>
                      <w:sz w:val="18"/>
                      <w:szCs w:val="18"/>
                    </w:rPr>
                    <w:pPrChange w:id="46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69" w:author="Comparison" w:date="2026-03-13T12:31:00Z" w16du:dateUtc="2026-03-13T03:31:00Z">
                    <w:r>
                      <w:rPr>
                        <w:rFonts w:ascii="DejaVu Sans" w:eastAsia="DejaVu Sans" w:hAnsi="DejaVu Sans" w:cs="DejaVu Sans"/>
                        <w:color w:val="000000"/>
                        <w:sz w:val="18"/>
                        <w:szCs w:val="18"/>
                      </w:rPr>
                      <w:delText>11</w:delText>
                    </w:r>
                  </w:del>
                  <w:ins w:id="470" w:author="Comparison" w:date="2026-03-13T12:31:00Z" w16du:dateUtc="2026-03-13T03:31:00Z">
                    <w:r w:rsidR="00EC58B6">
                      <w:rPr>
                        <w:rFonts w:ascii="DejaVu Sans" w:eastAsia="DejaVu Sans" w:hAnsi="DejaVu Sans" w:cs="DejaVu Sans"/>
                        <w:color w:val="000000"/>
                        <w:sz w:val="18"/>
                        <w:szCs w:val="18"/>
                      </w:rPr>
                      <w:t>10</w:t>
                    </w:r>
                  </w:ins>
                </w:p>
              </w:tc>
            </w:tr>
            <w:tr w:rsidR="006441E9" w14:paraId="6CF2148D" w14:textId="77777777" w:rsidTr="006441E9">
              <w:trPr>
                <w:jc w:val="center"/>
                <w:trPrChange w:id="471"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2"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156A9C4" w14:textId="77777777" w:rsidR="006441E9" w:rsidRDefault="00EC58B6">
                  <w:pPr>
                    <w:rPr>
                      <w:rFonts w:ascii="DejaVu Sans" w:eastAsia="DejaVu Sans" w:hAnsi="DejaVu Sans" w:cs="DejaVu Sans"/>
                      <w:color w:val="000000"/>
                      <w:sz w:val="18"/>
                      <w:szCs w:val="18"/>
                    </w:rPr>
                    <w:pPrChange w:id="47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Neurology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4"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4BBAA2F" w14:textId="77777777" w:rsidR="006441E9" w:rsidRDefault="004D4528">
                  <w:pPr>
                    <w:jc w:val="right"/>
                    <w:rPr>
                      <w:rFonts w:ascii="DejaVu Sans" w:eastAsia="DejaVu Sans" w:hAnsi="DejaVu Sans" w:cs="DejaVu Sans"/>
                      <w:color w:val="000000"/>
                      <w:sz w:val="18"/>
                      <w:szCs w:val="18"/>
                    </w:rPr>
                    <w:pPrChange w:id="47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76" w:author="Comparison" w:date="2026-03-13T12:31:00Z" w16du:dateUtc="2026-03-13T03:31:00Z">
                    <w:r>
                      <w:rPr>
                        <w:rFonts w:ascii="DejaVu Sans" w:eastAsia="DejaVu Sans" w:hAnsi="DejaVu Sans" w:cs="DejaVu Sans"/>
                        <w:color w:val="000000"/>
                        <w:sz w:val="18"/>
                        <w:szCs w:val="18"/>
                      </w:rPr>
                      <w:delText>12</w:delText>
                    </w:r>
                  </w:del>
                  <w:ins w:id="477" w:author="Comparison" w:date="2026-03-13T12:31:00Z" w16du:dateUtc="2026-03-13T03:31:00Z">
                    <w:r w:rsidR="00EC58B6">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78"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E7C88CB" w14:textId="77777777" w:rsidR="006441E9" w:rsidRDefault="004D4528">
                  <w:pPr>
                    <w:jc w:val="right"/>
                    <w:rPr>
                      <w:rFonts w:ascii="DejaVu Sans" w:eastAsia="DejaVu Sans" w:hAnsi="DejaVu Sans" w:cs="DejaVu Sans"/>
                      <w:color w:val="000000"/>
                      <w:sz w:val="18"/>
                      <w:szCs w:val="18"/>
                    </w:rPr>
                    <w:pPrChange w:id="47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80" w:author="Comparison" w:date="2026-03-13T12:31:00Z" w16du:dateUtc="2026-03-13T03:31:00Z">
                    <w:r>
                      <w:rPr>
                        <w:rFonts w:ascii="DejaVu Sans" w:eastAsia="DejaVu Sans" w:hAnsi="DejaVu Sans" w:cs="DejaVu Sans"/>
                        <w:color w:val="000000"/>
                        <w:sz w:val="18"/>
                        <w:szCs w:val="18"/>
                      </w:rPr>
                      <w:delText>15</w:delText>
                    </w:r>
                  </w:del>
                  <w:ins w:id="481" w:author="Comparison" w:date="2026-03-13T12:31:00Z" w16du:dateUtc="2026-03-13T03:31:00Z">
                    <w:r w:rsidR="00EC58B6">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82"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A98A4AC" w14:textId="77777777" w:rsidR="006441E9" w:rsidRDefault="004D4528">
                  <w:pPr>
                    <w:jc w:val="right"/>
                    <w:rPr>
                      <w:rFonts w:ascii="DejaVu Sans" w:eastAsia="DejaVu Sans" w:hAnsi="DejaVu Sans" w:cs="DejaVu Sans"/>
                      <w:color w:val="000000"/>
                      <w:sz w:val="18"/>
                      <w:szCs w:val="18"/>
                    </w:rPr>
                    <w:pPrChange w:id="48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84" w:author="Comparison" w:date="2026-03-13T12:31:00Z" w16du:dateUtc="2026-03-13T03:31:00Z">
                    <w:r>
                      <w:rPr>
                        <w:rFonts w:ascii="DejaVu Sans" w:eastAsia="DejaVu Sans" w:hAnsi="DejaVu Sans" w:cs="DejaVu Sans"/>
                        <w:color w:val="000000"/>
                        <w:sz w:val="18"/>
                        <w:szCs w:val="18"/>
                      </w:rPr>
                      <w:delText>16</w:delText>
                    </w:r>
                  </w:del>
                  <w:ins w:id="485" w:author="Comparison" w:date="2026-03-13T12:31:00Z" w16du:dateUtc="2026-03-13T03:31:00Z">
                    <w:r w:rsidR="00EC58B6">
                      <w:rPr>
                        <w:rFonts w:ascii="DejaVu Sans" w:eastAsia="DejaVu Sans" w:hAnsi="DejaVu Sans" w:cs="DejaVu Sans"/>
                        <w:color w:val="000000"/>
                        <w:sz w:val="18"/>
                        <w:szCs w:val="18"/>
                      </w:rPr>
                      <w:t>15</w:t>
                    </w:r>
                  </w:ins>
                </w:p>
              </w:tc>
            </w:tr>
            <w:tr w:rsidR="006441E9" w14:paraId="58A729EB" w14:textId="77777777" w:rsidTr="006441E9">
              <w:trPr>
                <w:jc w:val="center"/>
                <w:trPrChange w:id="486"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87"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E0B5CA9" w14:textId="77777777" w:rsidR="006441E9" w:rsidRDefault="00EC58B6">
                  <w:pPr>
                    <w:rPr>
                      <w:rFonts w:ascii="DejaVu Sans" w:eastAsia="DejaVu Sans" w:hAnsi="DejaVu Sans" w:cs="DejaVu Sans"/>
                      <w:color w:val="000000"/>
                      <w:sz w:val="18"/>
                      <w:szCs w:val="18"/>
                    </w:rPr>
                    <w:pPrChange w:id="48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Paediatrics</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89"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4EE878D" w14:textId="77777777" w:rsidR="006441E9" w:rsidRDefault="004D4528">
                  <w:pPr>
                    <w:jc w:val="right"/>
                    <w:rPr>
                      <w:rFonts w:ascii="DejaVu Sans" w:eastAsia="DejaVu Sans" w:hAnsi="DejaVu Sans" w:cs="DejaVu Sans"/>
                      <w:color w:val="000000"/>
                      <w:sz w:val="18"/>
                      <w:szCs w:val="18"/>
                    </w:rPr>
                    <w:pPrChange w:id="49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91" w:author="Comparison" w:date="2026-03-13T12:31:00Z" w16du:dateUtc="2026-03-13T03:31:00Z">
                    <w:r>
                      <w:rPr>
                        <w:rFonts w:ascii="DejaVu Sans" w:eastAsia="DejaVu Sans" w:hAnsi="DejaVu Sans" w:cs="DejaVu Sans"/>
                        <w:color w:val="000000"/>
                        <w:sz w:val="18"/>
                        <w:szCs w:val="18"/>
                      </w:rPr>
                      <w:delText>22</w:delText>
                    </w:r>
                  </w:del>
                  <w:ins w:id="492" w:author="Comparison" w:date="2026-03-13T12:31:00Z" w16du:dateUtc="2026-03-13T03:31:00Z">
                    <w:r w:rsidR="00EC58B6">
                      <w:rPr>
                        <w:rFonts w:ascii="DejaVu Sans" w:eastAsia="DejaVu Sans" w:hAnsi="DejaVu Sans" w:cs="DejaVu Sans"/>
                        <w:color w:val="000000"/>
                        <w:sz w:val="18"/>
                        <w:szCs w:val="18"/>
                      </w:rPr>
                      <w:t>32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93"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DD302FD" w14:textId="77777777" w:rsidR="006441E9" w:rsidRDefault="004D4528">
                  <w:pPr>
                    <w:jc w:val="right"/>
                    <w:rPr>
                      <w:rFonts w:ascii="DejaVu Sans" w:eastAsia="DejaVu Sans" w:hAnsi="DejaVu Sans" w:cs="DejaVu Sans"/>
                      <w:color w:val="000000"/>
                      <w:sz w:val="18"/>
                      <w:szCs w:val="18"/>
                    </w:rPr>
                    <w:pPrChange w:id="49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95" w:author="Comparison" w:date="2026-03-13T12:31:00Z" w16du:dateUtc="2026-03-13T03:31:00Z">
                    <w:r>
                      <w:rPr>
                        <w:rFonts w:ascii="DejaVu Sans" w:eastAsia="DejaVu Sans" w:hAnsi="DejaVu Sans" w:cs="DejaVu Sans"/>
                        <w:color w:val="000000"/>
                        <w:sz w:val="18"/>
                        <w:szCs w:val="18"/>
                      </w:rPr>
                      <w:delText>19</w:delText>
                    </w:r>
                  </w:del>
                  <w:ins w:id="496" w:author="Comparison" w:date="2026-03-13T12:31:00Z" w16du:dateUtc="2026-03-13T03:31:00Z">
                    <w:r w:rsidR="00EC58B6">
                      <w:rPr>
                        <w:rFonts w:ascii="DejaVu Sans" w:eastAsia="DejaVu Sans" w:hAnsi="DejaVu Sans" w:cs="DejaVu Sans"/>
                        <w:color w:val="000000"/>
                        <w:sz w:val="18"/>
                        <w:szCs w:val="18"/>
                      </w:rPr>
                      <w:t>22</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497"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3268AC9" w14:textId="77777777" w:rsidR="006441E9" w:rsidRDefault="004D4528">
                  <w:pPr>
                    <w:jc w:val="right"/>
                    <w:rPr>
                      <w:rFonts w:ascii="DejaVu Sans" w:eastAsia="DejaVu Sans" w:hAnsi="DejaVu Sans" w:cs="DejaVu Sans"/>
                      <w:color w:val="000000"/>
                      <w:sz w:val="18"/>
                      <w:szCs w:val="18"/>
                    </w:rPr>
                    <w:pPrChange w:id="49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499" w:author="Comparison" w:date="2026-03-13T12:31:00Z" w16du:dateUtc="2026-03-13T03:31:00Z">
                    <w:r>
                      <w:rPr>
                        <w:rFonts w:ascii="DejaVu Sans" w:eastAsia="DejaVu Sans" w:hAnsi="DejaVu Sans" w:cs="DejaVu Sans"/>
                        <w:color w:val="000000"/>
                        <w:sz w:val="18"/>
                        <w:szCs w:val="18"/>
                      </w:rPr>
                      <w:delText>32</w:delText>
                    </w:r>
                  </w:del>
                  <w:ins w:id="500" w:author="Comparison" w:date="2026-03-13T12:31:00Z" w16du:dateUtc="2026-03-13T03:31:00Z">
                    <w:r w:rsidR="00EC58B6">
                      <w:rPr>
                        <w:rFonts w:ascii="DejaVu Sans" w:eastAsia="DejaVu Sans" w:hAnsi="DejaVu Sans" w:cs="DejaVu Sans"/>
                        <w:color w:val="000000"/>
                        <w:sz w:val="18"/>
                        <w:szCs w:val="18"/>
                      </w:rPr>
                      <w:t>19</w:t>
                    </w:r>
                  </w:ins>
                </w:p>
              </w:tc>
            </w:tr>
            <w:tr w:rsidR="006441E9" w14:paraId="1D9BEAE0" w14:textId="77777777" w:rsidTr="006441E9">
              <w:trPr>
                <w:jc w:val="center"/>
                <w:trPrChange w:id="501"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2"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000019A" w14:textId="77777777" w:rsidR="006441E9" w:rsidRDefault="00EC58B6">
                  <w:pPr>
                    <w:rPr>
                      <w:rFonts w:ascii="DejaVu Sans" w:eastAsia="DejaVu Sans" w:hAnsi="DejaVu Sans" w:cs="DejaVu Sans"/>
                      <w:color w:val="000000"/>
                      <w:sz w:val="18"/>
                      <w:szCs w:val="18"/>
                    </w:rPr>
                    <w:pPrChange w:id="50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lastRenderedPageBreak/>
                    <w:t>Psychiatry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4"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B4A33A2" w14:textId="77777777" w:rsidR="006441E9" w:rsidRDefault="004D4528">
                  <w:pPr>
                    <w:jc w:val="right"/>
                    <w:rPr>
                      <w:rFonts w:ascii="DejaVu Sans" w:eastAsia="DejaVu Sans" w:hAnsi="DejaVu Sans" w:cs="DejaVu Sans"/>
                      <w:color w:val="000000"/>
                      <w:sz w:val="18"/>
                      <w:szCs w:val="18"/>
                    </w:rPr>
                    <w:pPrChange w:id="50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06" w:author="Comparison" w:date="2026-03-13T12:31:00Z" w16du:dateUtc="2026-03-13T03:31:00Z">
                    <w:r>
                      <w:rPr>
                        <w:rFonts w:ascii="DejaVu Sans" w:eastAsia="DejaVu Sans" w:hAnsi="DejaVu Sans" w:cs="DejaVu Sans"/>
                        <w:color w:val="000000"/>
                        <w:sz w:val="18"/>
                        <w:szCs w:val="18"/>
                      </w:rPr>
                      <w:delText>7</w:delText>
                    </w:r>
                  </w:del>
                  <w:ins w:id="507" w:author="Comparison" w:date="2026-03-13T12:31:00Z" w16du:dateUtc="2026-03-13T03:31:00Z">
                    <w:r w:rsidR="00EC58B6">
                      <w:rPr>
                        <w:rFonts w:ascii="DejaVu Sans" w:eastAsia="DejaVu Sans" w:hAnsi="DejaVu Sans" w:cs="DejaVu Sans"/>
                        <w:color w:val="000000"/>
                        <w:sz w:val="18"/>
                        <w:szCs w:val="18"/>
                      </w:rPr>
                      <w:t>9</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08"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8AB9AA8" w14:textId="77777777" w:rsidR="006441E9" w:rsidRDefault="004D4528">
                  <w:pPr>
                    <w:jc w:val="right"/>
                    <w:rPr>
                      <w:rFonts w:ascii="DejaVu Sans" w:eastAsia="DejaVu Sans" w:hAnsi="DejaVu Sans" w:cs="DejaVu Sans"/>
                      <w:color w:val="000000"/>
                      <w:sz w:val="18"/>
                      <w:szCs w:val="18"/>
                    </w:rPr>
                    <w:pPrChange w:id="50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10" w:author="Comparison" w:date="2026-03-13T12:31:00Z" w16du:dateUtc="2026-03-13T03:31:00Z">
                    <w:r>
                      <w:rPr>
                        <w:rFonts w:ascii="DejaVu Sans" w:eastAsia="DejaVu Sans" w:hAnsi="DejaVu Sans" w:cs="DejaVu Sans"/>
                        <w:color w:val="000000"/>
                        <w:sz w:val="18"/>
                        <w:szCs w:val="18"/>
                      </w:rPr>
                      <w:delText>8</w:delText>
                    </w:r>
                  </w:del>
                  <w:ins w:id="511" w:author="Comparison" w:date="2026-03-13T12:31:00Z" w16du:dateUtc="2026-03-13T03:31:00Z">
                    <w:r w:rsidR="00EC58B6">
                      <w:rPr>
                        <w:rFonts w:ascii="DejaVu Sans" w:eastAsia="DejaVu Sans" w:hAnsi="DejaVu Sans" w:cs="DejaVu Sans"/>
                        <w:color w:val="000000"/>
                        <w:sz w:val="18"/>
                        <w:szCs w:val="18"/>
                      </w:rPr>
                      <w:t>7</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12"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A58D979" w14:textId="77777777" w:rsidR="006441E9" w:rsidRDefault="004D4528">
                  <w:pPr>
                    <w:jc w:val="right"/>
                    <w:rPr>
                      <w:rFonts w:ascii="DejaVu Sans" w:eastAsia="DejaVu Sans" w:hAnsi="DejaVu Sans" w:cs="DejaVu Sans"/>
                      <w:color w:val="000000"/>
                      <w:sz w:val="18"/>
                      <w:szCs w:val="18"/>
                    </w:rPr>
                    <w:pPrChange w:id="51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14" w:author="Comparison" w:date="2026-03-13T12:31:00Z" w16du:dateUtc="2026-03-13T03:31:00Z">
                    <w:r>
                      <w:rPr>
                        <w:rFonts w:ascii="DejaVu Sans" w:eastAsia="DejaVu Sans" w:hAnsi="DejaVu Sans" w:cs="DejaVu Sans"/>
                        <w:color w:val="000000"/>
                        <w:sz w:val="18"/>
                        <w:szCs w:val="18"/>
                      </w:rPr>
                      <w:delText>9</w:delText>
                    </w:r>
                  </w:del>
                  <w:ins w:id="515" w:author="Comparison" w:date="2026-03-13T12:31:00Z" w16du:dateUtc="2026-03-13T03:31:00Z">
                    <w:r w:rsidR="00EC58B6">
                      <w:rPr>
                        <w:rFonts w:ascii="DejaVu Sans" w:eastAsia="DejaVu Sans" w:hAnsi="DejaVu Sans" w:cs="DejaVu Sans"/>
                        <w:color w:val="000000"/>
                        <w:sz w:val="18"/>
                        <w:szCs w:val="18"/>
                      </w:rPr>
                      <w:t>8</w:t>
                    </w:r>
                  </w:ins>
                </w:p>
              </w:tc>
            </w:tr>
            <w:tr w:rsidR="006441E9" w14:paraId="5754D184" w14:textId="77777777" w:rsidTr="006441E9">
              <w:trPr>
                <w:jc w:val="center"/>
                <w:trPrChange w:id="516" w:author="Comparison" w:date="2026-03-13T12:31:00Z" w16du:dateUtc="2026-03-13T03:31:00Z">
                  <w:trPr>
                    <w:gridAfter w:val="0"/>
                    <w:jc w:val="center"/>
                  </w:trPr>
                </w:trPrChange>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17" w:author="Comparison" w:date="2026-03-13T12:31:00Z" w16du:dateUtc="2026-03-13T03:31:00Z">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18E46C8" w14:textId="77777777" w:rsidR="006441E9" w:rsidRDefault="00EC58B6">
                  <w:pPr>
                    <w:rPr>
                      <w:rFonts w:ascii="DejaVu Sans" w:eastAsia="DejaVu Sans" w:hAnsi="DejaVu Sans" w:cs="DejaVu Sans"/>
                      <w:color w:val="000000"/>
                      <w:sz w:val="18"/>
                      <w:szCs w:val="18"/>
                    </w:rPr>
                    <w:pPrChange w:id="51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Surgical Unit</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19"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A3E0AFF" w14:textId="77777777" w:rsidR="006441E9" w:rsidRDefault="004D4528">
                  <w:pPr>
                    <w:jc w:val="right"/>
                    <w:rPr>
                      <w:rFonts w:ascii="DejaVu Sans" w:eastAsia="DejaVu Sans" w:hAnsi="DejaVu Sans" w:cs="DejaVu Sans"/>
                      <w:color w:val="000000"/>
                      <w:sz w:val="18"/>
                      <w:szCs w:val="18"/>
                    </w:rPr>
                    <w:pPrChange w:id="52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21" w:author="Comparison" w:date="2026-03-13T12:31:00Z" w16du:dateUtc="2026-03-13T03:31:00Z">
                    <w:r>
                      <w:rPr>
                        <w:rFonts w:ascii="DejaVu Sans" w:eastAsia="DejaVu Sans" w:hAnsi="DejaVu Sans" w:cs="DejaVu Sans"/>
                        <w:color w:val="000000"/>
                        <w:sz w:val="18"/>
                        <w:szCs w:val="18"/>
                      </w:rPr>
                      <w:delText>18</w:delText>
                    </w:r>
                  </w:del>
                  <w:ins w:id="522" w:author="Comparison" w:date="2026-03-13T12:31:00Z" w16du:dateUtc="2026-03-13T03:31:00Z">
                    <w:r w:rsidR="00EC58B6">
                      <w:rPr>
                        <w:rFonts w:ascii="DejaVu Sans" w:eastAsia="DejaVu Sans" w:hAnsi="DejaVu Sans" w:cs="DejaVu Sans"/>
                        <w:color w:val="000000"/>
                        <w:sz w:val="18"/>
                        <w:szCs w:val="18"/>
                      </w:rPr>
                      <w:t>23</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23"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938B626" w14:textId="77777777" w:rsidR="006441E9" w:rsidRDefault="004D4528">
                  <w:pPr>
                    <w:jc w:val="right"/>
                    <w:rPr>
                      <w:rFonts w:ascii="DejaVu Sans" w:eastAsia="DejaVu Sans" w:hAnsi="DejaVu Sans" w:cs="DejaVu Sans"/>
                      <w:color w:val="000000"/>
                      <w:sz w:val="18"/>
                      <w:szCs w:val="18"/>
                    </w:rPr>
                    <w:pPrChange w:id="52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25" w:author="Comparison" w:date="2026-03-13T12:31:00Z" w16du:dateUtc="2026-03-13T03:31:00Z">
                    <w:r>
                      <w:rPr>
                        <w:rFonts w:ascii="DejaVu Sans" w:eastAsia="DejaVu Sans" w:hAnsi="DejaVu Sans" w:cs="DejaVu Sans"/>
                        <w:color w:val="000000"/>
                        <w:sz w:val="18"/>
                        <w:szCs w:val="18"/>
                      </w:rPr>
                      <w:delText>17</w:delText>
                    </w:r>
                  </w:del>
                  <w:ins w:id="526" w:author="Comparison" w:date="2026-03-13T12:31:00Z" w16du:dateUtc="2026-03-13T03:31:00Z">
                    <w:r w:rsidR="00EC58B6">
                      <w:rPr>
                        <w:rFonts w:ascii="DejaVu Sans" w:eastAsia="DejaVu Sans" w:hAnsi="DejaVu Sans" w:cs="DejaVu Sans"/>
                        <w:color w:val="000000"/>
                        <w:sz w:val="18"/>
                        <w:szCs w:val="18"/>
                      </w:rPr>
                      <w:t>18</w:t>
                    </w:r>
                  </w:ins>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527" w:author="Comparison" w:date="2026-03-13T12:31:00Z" w16du:dateUtc="2026-03-13T03:31:00Z">
                    <w:tcPr>
                      <w:tcW w:w="216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FB0A91F" w14:textId="77777777" w:rsidR="006441E9" w:rsidRDefault="004D4528">
                  <w:pPr>
                    <w:jc w:val="right"/>
                    <w:rPr>
                      <w:rFonts w:ascii="DejaVu Sans" w:eastAsia="DejaVu Sans" w:hAnsi="DejaVu Sans" w:cs="DejaVu Sans"/>
                      <w:color w:val="000000"/>
                      <w:sz w:val="18"/>
                      <w:szCs w:val="18"/>
                    </w:rPr>
                    <w:pPrChange w:id="52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29" w:author="Comparison" w:date="2026-03-13T12:31:00Z" w16du:dateUtc="2026-03-13T03:31:00Z">
                    <w:r>
                      <w:rPr>
                        <w:rFonts w:ascii="DejaVu Sans" w:eastAsia="DejaVu Sans" w:hAnsi="DejaVu Sans" w:cs="DejaVu Sans"/>
                        <w:color w:val="000000"/>
                        <w:sz w:val="18"/>
                        <w:szCs w:val="18"/>
                      </w:rPr>
                      <w:delText>23</w:delText>
                    </w:r>
                  </w:del>
                  <w:ins w:id="530" w:author="Comparison" w:date="2026-03-13T12:31:00Z" w16du:dateUtc="2026-03-13T03:31:00Z">
                    <w:r w:rsidR="00EC58B6">
                      <w:rPr>
                        <w:rFonts w:ascii="DejaVu Sans" w:eastAsia="DejaVu Sans" w:hAnsi="DejaVu Sans" w:cs="DejaVu Sans"/>
                        <w:color w:val="000000"/>
                        <w:sz w:val="18"/>
                        <w:szCs w:val="18"/>
                      </w:rPr>
                      <w:t>17</w:t>
                    </w:r>
                  </w:ins>
                </w:p>
              </w:tc>
            </w:tr>
            <w:tr w:rsidR="006441E9" w14:paraId="7D5AB209" w14:textId="77777777" w:rsidTr="006441E9">
              <w:trPr>
                <w:jc w:val="center"/>
                <w:trPrChange w:id="531" w:author="Comparison" w:date="2026-03-13T12:31:00Z" w16du:dateUtc="2026-03-13T03:31:00Z">
                  <w:trPr>
                    <w:gridAfter w:val="0"/>
                    <w:jc w:val="center"/>
                  </w:trPr>
                </w:trPrChange>
              </w:trPr>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2" w:author="Comparison" w:date="2026-03-13T12:31:00Z" w16du:dateUtc="2026-03-13T03:31:00Z">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BF6AB30" w14:textId="77777777" w:rsidR="006441E9" w:rsidRDefault="00EC58B6">
                  <w:pPr>
                    <w:rPr>
                      <w:rFonts w:ascii="DejaVu Sans" w:eastAsia="DejaVu Sans" w:hAnsi="DejaVu Sans" w:cs="DejaVu Sans"/>
                      <w:color w:val="000000"/>
                      <w:sz w:val="18"/>
                      <w:szCs w:val="18"/>
                    </w:rPr>
                    <w:pPrChange w:id="53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Thoracic Surgery Unit</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4" w:author="Comparison" w:date="2026-03-13T12:31:00Z" w16du:dateUtc="2026-03-13T03:31: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1124267" w14:textId="77777777" w:rsidR="006441E9" w:rsidRDefault="004D4528">
                  <w:pPr>
                    <w:jc w:val="right"/>
                    <w:rPr>
                      <w:rFonts w:ascii="DejaVu Sans" w:eastAsia="DejaVu Sans" w:hAnsi="DejaVu Sans" w:cs="DejaVu Sans"/>
                      <w:color w:val="000000"/>
                      <w:sz w:val="18"/>
                      <w:szCs w:val="18"/>
                    </w:rPr>
                    <w:pPrChange w:id="53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36" w:author="Comparison" w:date="2026-03-13T12:31:00Z" w16du:dateUtc="2026-03-13T03:31:00Z">
                    <w:r>
                      <w:rPr>
                        <w:rFonts w:ascii="DejaVu Sans" w:eastAsia="DejaVu Sans" w:hAnsi="DejaVu Sans" w:cs="DejaVu Sans"/>
                        <w:color w:val="000000"/>
                        <w:sz w:val="18"/>
                        <w:szCs w:val="18"/>
                      </w:rPr>
                      <w:delText>12</w:delText>
                    </w:r>
                  </w:del>
                  <w:ins w:id="537" w:author="Comparison" w:date="2026-03-13T12:31:00Z" w16du:dateUtc="2026-03-13T03:31:00Z">
                    <w:r w:rsidR="00EC58B6">
                      <w:rPr>
                        <w:rFonts w:ascii="DejaVu Sans" w:eastAsia="DejaVu Sans" w:hAnsi="DejaVu Sans" w:cs="DejaVu Sans"/>
                        <w:color w:val="000000"/>
                        <w:sz w:val="18"/>
                        <w:szCs w:val="18"/>
                      </w:rPr>
                      <w:t>16</w:t>
                    </w:r>
                  </w:ins>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38" w:author="Comparison" w:date="2026-03-13T12:31:00Z" w16du:dateUtc="2026-03-13T03:31: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48A4DE5" w14:textId="77777777" w:rsidR="006441E9" w:rsidRDefault="004D4528">
                  <w:pPr>
                    <w:jc w:val="right"/>
                    <w:rPr>
                      <w:rFonts w:ascii="DejaVu Sans" w:eastAsia="DejaVu Sans" w:hAnsi="DejaVu Sans" w:cs="DejaVu Sans"/>
                      <w:color w:val="000000"/>
                      <w:sz w:val="18"/>
                      <w:szCs w:val="18"/>
                    </w:rPr>
                    <w:pPrChange w:id="53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40" w:author="Comparison" w:date="2026-03-13T12:31:00Z" w16du:dateUtc="2026-03-13T03:31:00Z">
                    <w:r>
                      <w:rPr>
                        <w:rFonts w:ascii="DejaVu Sans" w:eastAsia="DejaVu Sans" w:hAnsi="DejaVu Sans" w:cs="DejaVu Sans"/>
                        <w:color w:val="000000"/>
                        <w:sz w:val="18"/>
                        <w:szCs w:val="18"/>
                      </w:rPr>
                      <w:delText>14</w:delText>
                    </w:r>
                  </w:del>
                  <w:ins w:id="541" w:author="Comparison" w:date="2026-03-13T12:31:00Z" w16du:dateUtc="2026-03-13T03:31:00Z">
                    <w:r w:rsidR="00EC58B6">
                      <w:rPr>
                        <w:rFonts w:ascii="DejaVu Sans" w:eastAsia="DejaVu Sans" w:hAnsi="DejaVu Sans" w:cs="DejaVu Sans"/>
                        <w:color w:val="000000"/>
                        <w:sz w:val="18"/>
                        <w:szCs w:val="18"/>
                      </w:rPr>
                      <w:t>12</w:t>
                    </w:r>
                  </w:ins>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542" w:author="Comparison" w:date="2026-03-13T12:31:00Z" w16du:dateUtc="2026-03-13T03:31:00Z">
                    <w:tcPr>
                      <w:tcW w:w="216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8DB3A5C" w14:textId="77777777" w:rsidR="006441E9" w:rsidRDefault="004D4528">
                  <w:pPr>
                    <w:jc w:val="right"/>
                    <w:rPr>
                      <w:rFonts w:ascii="DejaVu Sans" w:eastAsia="DejaVu Sans" w:hAnsi="DejaVu Sans" w:cs="DejaVu Sans"/>
                      <w:color w:val="000000"/>
                      <w:sz w:val="18"/>
                      <w:szCs w:val="18"/>
                    </w:rPr>
                    <w:pPrChange w:id="54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del w:id="544" w:author="Comparison" w:date="2026-03-13T12:31:00Z" w16du:dateUtc="2026-03-13T03:31:00Z">
                    <w:r>
                      <w:rPr>
                        <w:rFonts w:ascii="DejaVu Sans" w:eastAsia="DejaVu Sans" w:hAnsi="DejaVu Sans" w:cs="DejaVu Sans"/>
                        <w:color w:val="000000"/>
                        <w:sz w:val="18"/>
                        <w:szCs w:val="18"/>
                      </w:rPr>
                      <w:delText>16</w:delText>
                    </w:r>
                  </w:del>
                  <w:ins w:id="545" w:author="Comparison" w:date="2026-03-13T12:31:00Z" w16du:dateUtc="2026-03-13T03:31:00Z">
                    <w:r w:rsidR="00EC58B6">
                      <w:rPr>
                        <w:rFonts w:ascii="DejaVu Sans" w:eastAsia="DejaVu Sans" w:hAnsi="DejaVu Sans" w:cs="DejaVu Sans"/>
                        <w:color w:val="000000"/>
                        <w:sz w:val="18"/>
                        <w:szCs w:val="18"/>
                      </w:rPr>
                      <w:t>14</w:t>
                    </w:r>
                  </w:ins>
                </w:p>
              </w:tc>
            </w:tr>
            <w:tr w:rsidR="006441E9" w14:paraId="40088C42" w14:textId="77777777" w:rsidTr="006441E9">
              <w:trPr>
                <w:jc w:val="center"/>
                <w:trPrChange w:id="546" w:author="Comparison" w:date="2026-03-13T12:31:00Z" w16du:dateUtc="2026-03-13T03:31:00Z">
                  <w:trPr>
                    <w:gridAfter w:val="0"/>
                    <w:jc w:val="center"/>
                  </w:trPr>
                </w:trPrChange>
              </w:trPr>
              <w:tc>
                <w:tcPr>
                  <w:tcW w:w="86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47" w:author="Comparison" w:date="2026-03-13T12:31:00Z" w16du:dateUtc="2026-03-13T03:31:00Z">
                    <w:tcPr>
                      <w:tcW w:w="864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1B6D0293" w14:textId="77777777" w:rsidR="006441E9" w:rsidRDefault="00EC58B6">
                  <w:pPr>
                    <w:rPr>
                      <w:rFonts w:ascii="DejaVu Sans" w:eastAsia="DejaVu Sans" w:hAnsi="DejaVu Sans" w:cs="DejaVu Sans"/>
                      <w:i/>
                      <w:color w:val="000000"/>
                      <w:sz w:val="18"/>
                      <w:szCs w:val="18"/>
                    </w:rPr>
                    <w:pPrChange w:id="54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*Except for A, B, and C Community Hospital, all departments are affiliated with Nagoya University.</w:t>
                  </w:r>
                </w:p>
              </w:tc>
            </w:tr>
            <w:tr w:rsidR="006441E9" w14:paraId="59727C6B" w14:textId="77777777" w:rsidTr="006441E9">
              <w:trPr>
                <w:jc w:val="center"/>
                <w:trPrChange w:id="549" w:author="Comparison" w:date="2026-03-13T12:31:00Z" w16du:dateUtc="2026-03-13T03:31:00Z">
                  <w:trPr>
                    <w:gridAfter w:val="0"/>
                    <w:jc w:val="center"/>
                  </w:trPr>
                </w:trPrChange>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50" w:author="Comparison" w:date="2026-03-13T12:31:00Z" w16du:dateUtc="2026-03-13T03:31:00Z">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22F98510" w14:textId="77777777" w:rsidR="006441E9" w:rsidRDefault="00EC58B6">
                  <w:pPr>
                    <w:rPr>
                      <w:rFonts w:ascii="DejaVu Sans" w:eastAsia="DejaVu Sans" w:hAnsi="DejaVu Sans" w:cs="DejaVu Sans"/>
                      <w:i/>
                      <w:color w:val="000000"/>
                      <w:sz w:val="18"/>
                      <w:szCs w:val="18"/>
                    </w:rPr>
                    <w:pPrChange w:id="55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†The total number of students exceeds 47 because some students rotated through multiple departments.</w:t>
                  </w:r>
                </w:p>
              </w:tc>
            </w:tr>
            <w:tr w:rsidR="006441E9" w14:paraId="06E8BC85" w14:textId="77777777" w:rsidTr="006441E9">
              <w:trPr>
                <w:jc w:val="center"/>
                <w:trPrChange w:id="552" w:author="Comparison" w:date="2026-03-13T12:31:00Z" w16du:dateUtc="2026-03-13T03:31:00Z">
                  <w:trPr>
                    <w:gridAfter w:val="0"/>
                    <w:jc w:val="center"/>
                  </w:trPr>
                </w:trPrChange>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553" w:author="Comparison" w:date="2026-03-13T12:31:00Z" w16du:dateUtc="2026-03-13T03:31:00Z">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181C0B43" w14:textId="77777777" w:rsidR="006441E9" w:rsidRDefault="00EC58B6">
                  <w:pPr>
                    <w:rPr>
                      <w:rFonts w:ascii="DejaVu Sans" w:eastAsia="DejaVu Sans" w:hAnsi="DejaVu Sans" w:cs="DejaVu Sans"/>
                      <w:i/>
                      <w:color w:val="000000"/>
                      <w:sz w:val="18"/>
                      <w:szCs w:val="18"/>
                    </w:rPr>
                    <w:pPrChange w:id="55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i/>
                      <w:color w:val="000000"/>
                      <w:sz w:val="18"/>
                      <w:szCs w:val="18"/>
                    </w:rPr>
                    <w:t>‡The total number of supervisors exceeds 42 because some supervisors provided feedback in multiple departments.</w:t>
                  </w:r>
                </w:p>
              </w:tc>
            </w:tr>
          </w:tbl>
          <w:p w14:paraId="2994F01E" w14:textId="77777777" w:rsidR="006441E9" w:rsidRDefault="006441E9">
            <w:pPr>
              <w:pPrChange w:id="555" w:author="Comparison" w:date="2026-03-13T12:31:00Z" w16du:dateUtc="2026-03-13T03:31:00Z">
                <w:pPr>
                  <w:spacing w:after="240"/>
                </w:pPr>
              </w:pPrChange>
            </w:pPr>
          </w:p>
        </w:tc>
        <w:bookmarkEnd w:id="361"/>
      </w:tr>
    </w:tbl>
    <w:p w14:paraId="2B4DF2DF" w14:textId="77777777" w:rsidR="006441E9" w:rsidRDefault="00EC58B6">
      <w:pPr>
        <w:pStyle w:val="Plattetekst"/>
        <w:pPrChange w:id="556" w:author="Comparison" w:date="2026-03-13T12:31:00Z" w16du:dateUtc="2026-03-13T03:31:00Z">
          <w:pPr>
            <w:spacing w:after="240"/>
          </w:pPr>
        </w:pPrChange>
      </w:pPr>
      <w:r>
        <w:lastRenderedPageBreak/>
        <w:t>From October 2024 to January 2025, 10 medical students and 10 faculty who were not involved in the creation of the above student clerkship logs or feedback evaluated the AI and supervisor feedback.</w:t>
      </w:r>
      <w:ins w:id="557" w:author="Comparison" w:date="2026-03-13T12:31:00Z" w16du:dateUtc="2026-03-13T03:31:00Z">
        <w:r>
          <w:t xml:space="preserve"> No missing data were identified; all 161 records contained complete rubric scores from both assessors across all five items, yielding 3,220 observations with 100% data completeness. The flow of participants through each stage of the study is shown in </w:t>
        </w:r>
        <w:r>
          <w:fldChar w:fldCharType="begin"/>
        </w:r>
        <w:r>
          <w:instrText>HYPERLINK \l "fig-participant-flowchart" \h</w:instrText>
        </w:r>
        <w:r>
          <w:fldChar w:fldCharType="separate"/>
        </w:r>
        <w:r>
          <w:rPr>
            <w:rStyle w:val="Hyperlink"/>
          </w:rPr>
          <w:t>Figure 2</w:t>
        </w:r>
        <w:r>
          <w:fldChar w:fldCharType="end"/>
        </w:r>
        <w:r>
          <w:t>.</w:t>
        </w:r>
      </w:ins>
    </w:p>
    <w:tbl>
      <w:tblPr>
        <w:tblStyle w:val="Table"/>
        <w:tblW w:w="5000" w:type="pct"/>
        <w:tblLayout w:type="fixed"/>
        <w:tblLook w:val="0000" w:firstRow="0" w:lastRow="0" w:firstColumn="0" w:lastColumn="0" w:noHBand="0" w:noVBand="0"/>
      </w:tblPr>
      <w:tblGrid>
        <w:gridCol w:w="9054"/>
      </w:tblGrid>
      <w:tr w:rsidR="006441E9" w14:paraId="2A39480A" w14:textId="77777777">
        <w:trPr>
          <w:ins w:id="558" w:author="Comparison" w:date="2026-03-13T12:31:00Z"/>
        </w:trPr>
        <w:tc>
          <w:tcPr>
            <w:tcW w:w="7920" w:type="dxa"/>
          </w:tcPr>
          <w:p w14:paraId="686B2ED9" w14:textId="77777777" w:rsidR="006441E9" w:rsidRDefault="00EC58B6">
            <w:pPr>
              <w:pStyle w:val="Compact"/>
              <w:jc w:val="center"/>
              <w:rPr>
                <w:ins w:id="559" w:author="Comparison" w:date="2026-03-13T12:31:00Z" w16du:dateUtc="2026-03-13T03:31:00Z"/>
              </w:rPr>
            </w:pPr>
            <w:bookmarkStart w:id="560" w:name="fig-participant-flowchart"/>
            <w:ins w:id="561" w:author="Comparison" w:date="2026-03-13T12:31:00Z" w16du:dateUtc="2026-03-13T03:31:00Z">
              <w:r>
                <w:rPr>
                  <w:noProof/>
                </w:rPr>
                <w:drawing>
                  <wp:inline distT="0" distB="0" distL="0" distR="0" wp14:anchorId="76BA3A03" wp14:editId="61507209">
                    <wp:extent cx="5334000" cy="412209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rc/assets/JARS_flowchart/jars-quant-participant-flowchart.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4122094"/>
                            </a:xfrm>
                            <a:prstGeom prst="rect">
                              <a:avLst/>
                            </a:prstGeom>
                            <a:noFill/>
                            <a:ln w="9525">
                              <a:noFill/>
                              <a:headEnd/>
                              <a:tailEnd/>
                            </a:ln>
                          </pic:spPr>
                        </pic:pic>
                      </a:graphicData>
                    </a:graphic>
                  </wp:inline>
                </w:drawing>
              </w:r>
            </w:ins>
          </w:p>
          <w:p w14:paraId="72F132DD" w14:textId="77777777" w:rsidR="006441E9" w:rsidRDefault="00EC58B6">
            <w:pPr>
              <w:pStyle w:val="ImageCaption"/>
              <w:spacing w:before="200"/>
              <w:rPr>
                <w:ins w:id="562" w:author="Comparison" w:date="2026-03-13T12:31:00Z" w16du:dateUtc="2026-03-13T03:31:00Z"/>
              </w:rPr>
            </w:pPr>
            <w:ins w:id="563" w:author="Comparison" w:date="2026-03-13T12:31:00Z" w16du:dateUtc="2026-03-13T03:31:00Z">
              <w:r>
                <w:lastRenderedPageBreak/>
                <w:t>Figure 2: Journal Article Reporting Standards (JARS)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ins>
          </w:p>
        </w:tc>
        <w:bookmarkEnd w:id="560"/>
      </w:tr>
    </w:tbl>
    <w:p w14:paraId="728D75EE" w14:textId="77777777" w:rsidR="006441E9" w:rsidRDefault="00EC58B6">
      <w:pPr>
        <w:pStyle w:val="Kop3"/>
        <w:pPrChange w:id="564" w:author="Comparison" w:date="2026-03-13T12:31:00Z" w16du:dateUtc="2026-03-13T03:31:00Z">
          <w:pPr>
            <w:pStyle w:val="Kop3"/>
            <w:spacing w:after="240"/>
          </w:pPr>
        </w:pPrChange>
      </w:pPr>
      <w:bookmarkStart w:id="565" w:name="quantitative-analysis-1"/>
      <w:r>
        <w:lastRenderedPageBreak/>
        <w:t>Quantitative analysis</w:t>
      </w:r>
    </w:p>
    <w:p w14:paraId="37F2248C" w14:textId="77777777" w:rsidR="006441E9" w:rsidRDefault="00EC58B6">
      <w:pPr>
        <w:pStyle w:val="Kop4"/>
        <w:rPr>
          <w:ins w:id="566" w:author="Comparison" w:date="2026-03-13T12:31:00Z" w16du:dateUtc="2026-03-13T03:31:00Z"/>
        </w:rPr>
      </w:pPr>
      <w:bookmarkStart w:id="567" w:name="Xba8190d6eb4dba86e04165cd34ad4975da570f1"/>
      <w:ins w:id="568" w:author="Comparison" w:date="2026-03-13T12:31:00Z" w16du:dateUtc="2026-03-13T03:31:00Z">
        <w:r>
          <w:t>Distribution Assessment and Sensitivity Analysis</w:t>
        </w:r>
      </w:ins>
    </w:p>
    <w:p w14:paraId="5F70D6B7" w14:textId="77777777" w:rsidR="006441E9" w:rsidRDefault="00EC58B6">
      <w:pPr>
        <w:pStyle w:val="FirstParagraph"/>
        <w:rPr>
          <w:ins w:id="569" w:author="Comparison" w:date="2026-03-13T12:31:00Z" w16du:dateUtc="2026-03-13T03:31:00Z"/>
        </w:rPr>
      </w:pPr>
      <w:commentRangeStart w:id="570"/>
      <w:ins w:id="571" w:author="Comparison" w:date="2026-03-13T12:31:00Z" w16du:dateUtc="2026-03-13T03:31:00Z">
        <w:r>
          <w:t xml:space="preserve">Shapiro-Wilk tests assessed the normality of paired differences for all comparisons. </w:t>
        </w:r>
      </w:ins>
      <w:commentRangeEnd w:id="570"/>
      <w:r w:rsidR="00DA4805">
        <w:rPr>
          <w:rStyle w:val="Verwijzingopmerking"/>
          <w:sz w:val="24"/>
          <w:szCs w:val="24"/>
        </w:rPr>
        <w:commentReference w:id="570"/>
      </w:r>
      <w:ins w:id="572" w:author="Comparison" w:date="2026-03-13T12:31:00Z" w16du:dateUtc="2026-03-13T03:31:00Z">
        <w:r>
          <w:t>The feedback length difference was normally distributed (</w:t>
        </w:r>
        <w:r>
          <w:rPr>
            <w:i/>
            <w:iCs/>
          </w:rPr>
          <w:t>W</w:t>
        </w:r>
        <w:r>
          <w:t xml:space="preserve">=0.992, </w:t>
        </w:r>
        <w:r>
          <w:rPr>
            <w:i/>
            <w:iCs/>
          </w:rPr>
          <w:t>P</w:t>
        </w:r>
        <w:r>
          <w:t xml:space="preserve">=.550), supporting the use of the paired t-test for that variable. However, all five rubric score differences departed significantly from normality (all </w:t>
        </w:r>
        <w:r>
          <w:rPr>
            <w:i/>
            <w:iCs/>
          </w:rPr>
          <w:t>W</w:t>
        </w:r>
        <w:r>
          <w:t xml:space="preserve">≤0.939, all </w:t>
        </w:r>
        <w:r>
          <w:rPr>
            <w:i/>
            <w:iCs/>
          </w:rPr>
          <w:t>P</w:t>
        </w:r>
        <w:r>
          <w:t xml:space="preserve">&lt;.001 after Bonferroni correction). </w:t>
        </w:r>
        <w:commentRangeStart w:id="573"/>
        <w:r>
          <w:t>As a sensitivity analysis, Wilcoxon signed-rank tests were conducted alongside the paired t-tests</w:t>
        </w:r>
      </w:ins>
      <w:commentRangeEnd w:id="573"/>
      <w:r w:rsidR="0041205B">
        <w:rPr>
          <w:rStyle w:val="Verwijzingopmerking"/>
          <w:sz w:val="24"/>
          <w:szCs w:val="24"/>
        </w:rPr>
        <w:commentReference w:id="573"/>
      </w:r>
      <w:ins w:id="574" w:author="Comparison" w:date="2026-03-13T12:31:00Z" w16du:dateUtc="2026-03-13T03:31:00Z">
        <w:r>
          <w:t>; the two methods yielded identical conclusions regarding statistical significance for every variable. Moreover, the primary analysis of rubric scores employed cumulative link mixed models (see below), which do not assume normality of the outcome distribution.</w:t>
        </w:r>
      </w:ins>
    </w:p>
    <w:p w14:paraId="06EA0BBE" w14:textId="77777777" w:rsidR="006441E9" w:rsidRDefault="00EC58B6">
      <w:pPr>
        <w:pStyle w:val="Kop4"/>
        <w:pPrChange w:id="575" w:author="Comparison" w:date="2026-03-13T12:31:00Z" w16du:dateUtc="2026-03-13T03:31:00Z">
          <w:pPr>
            <w:pStyle w:val="Kop4"/>
            <w:spacing w:after="240"/>
          </w:pPr>
        </w:pPrChange>
      </w:pPr>
      <w:bookmarkStart w:id="576" w:name="difference-between-feedback-length"/>
      <w:bookmarkEnd w:id="567"/>
      <w:r>
        <w:t>Difference Between Feedback Length</w:t>
      </w:r>
    </w:p>
    <w:p w14:paraId="5BD122A8" w14:textId="77777777" w:rsidR="006441E9" w:rsidRDefault="00EC58B6">
      <w:pPr>
        <w:pStyle w:val="FirstParagraph"/>
        <w:pPrChange w:id="577" w:author="Comparison" w:date="2026-03-13T12:31:00Z" w16du:dateUtc="2026-03-13T03:31:00Z">
          <w:pPr>
            <w:spacing w:after="240"/>
          </w:pPr>
        </w:pPrChange>
      </w:pPr>
      <w:r>
        <w:t>The length of the feedback was compared between AI and supervisor feedback. Mean lengths were 382.02</w:t>
      </w:r>
      <w:ins w:id="578" w:author="Comparison" w:date="2026-03-13T12:31:00Z" w16du:dateUtc="2026-03-13T03:31:00Z">
        <w:r>
          <w:t xml:space="preserve"> </w:t>
        </w:r>
      </w:ins>
      <w:r>
        <w:t>(95% CI 369.29-394.76) characters for AI and 97.87</w:t>
      </w:r>
      <w:ins w:id="579" w:author="Comparison" w:date="2026-03-13T12:31:00Z" w16du:dateUtc="2026-03-13T03:31:00Z">
        <w:r>
          <w:t xml:space="preserve"> </w:t>
        </w:r>
      </w:ins>
      <w:r>
        <w:t xml:space="preserve">(95% CI 86.4-109.33) characters for supervisors. The distribution of the lengths of supervisor feedback and AI feedback is shown in </w:t>
      </w:r>
      <w:r>
        <w:fldChar w:fldCharType="begin"/>
      </w:r>
      <w:r>
        <w:instrText>HYPERLINK \l "fig-length_distribution" \h</w:instrText>
      </w:r>
      <w:r>
        <w:fldChar w:fldCharType="separate"/>
      </w:r>
      <w:r>
        <w:rPr>
          <w:rStyle w:val="Hyperlink"/>
        </w:rPr>
        <w:t>Figure </w:t>
      </w:r>
      <w:del w:id="580" w:author="Comparison" w:date="2026-03-13T12:31:00Z" w16du:dateUtc="2026-03-13T03:31:00Z">
        <w:r w:rsidR="004D4528">
          <w:rPr>
            <w:rStyle w:val="Hyperlink"/>
          </w:rPr>
          <w:delText>2</w:delText>
        </w:r>
      </w:del>
      <w:ins w:id="581" w:author="Comparison" w:date="2026-03-13T12:31:00Z" w16du:dateUtc="2026-03-13T03:31:00Z">
        <w:r>
          <w:rPr>
            <w:rStyle w:val="Hyperlink"/>
          </w:rPr>
          <w:t>3</w:t>
        </w:r>
      </w:ins>
      <w:r>
        <w:fldChar w:fldCharType="end"/>
      </w:r>
      <w:r>
        <w:t xml:space="preserve">. Paired t-test results indicated that the mean character count of AI feedback was significantly higher than that of supervisor feedback (mean difference 284.16 characters; 95% CI 268.6-299.71; </w:t>
      </w:r>
      <w:del w:id="582" w:author="Comparison" w:date="2026-03-13T12:31:00Z" w16du:dateUtc="2026-03-13T03:31:00Z">
        <w:r w:rsidR="004D4528">
          <w:delText>p &lt;0.001</w:delText>
        </w:r>
      </w:del>
      <w:ins w:id="583" w:author="Comparison" w:date="2026-03-13T12:31:00Z" w16du:dateUtc="2026-03-13T03:31:00Z">
        <w:r>
          <w:rPr>
            <w:i/>
            <w:iCs/>
          </w:rPr>
          <w:t>P</w:t>
        </w:r>
        <w:r>
          <w:t xml:space="preserve">&lt;.001; Cohen </w:t>
        </w:r>
        <w:r>
          <w:rPr>
            <w:i/>
            <w:iCs/>
          </w:rPr>
          <w:t>d</w:t>
        </w:r>
        <w:r>
          <w:t>=2.84, 95% CI 2.50–3.19</w:t>
        </w:r>
      </w:ins>
      <w:r>
        <w:t>).</w:t>
      </w:r>
    </w:p>
    <w:tbl>
      <w:tblPr>
        <w:tblStyle w:val="Table"/>
        <w:tblW w:w="5000" w:type="pct"/>
        <w:tblLayout w:type="fixed"/>
        <w:tblLook w:val="0000" w:firstRow="0" w:lastRow="0" w:firstColumn="0" w:lastColumn="0" w:noHBand="0" w:noVBand="0"/>
        <w:tblPrChange w:id="584" w:author="Comparison" w:date="2026-03-13T12:31:00Z" w16du:dateUtc="2026-03-13T03:31:00Z">
          <w:tblPr>
            <w:tblW w:w="5000" w:type="pct"/>
            <w:tblLayout w:type="fixed"/>
            <w:tblLook w:val="0000" w:firstRow="0" w:lastRow="0" w:firstColumn="0" w:lastColumn="0" w:noHBand="0" w:noVBand="0"/>
          </w:tblPr>
        </w:tblPrChange>
      </w:tblPr>
      <w:tblGrid>
        <w:gridCol w:w="9054"/>
        <w:tblGridChange w:id="585">
          <w:tblGrid>
            <w:gridCol w:w="108"/>
            <w:gridCol w:w="8640"/>
            <w:gridCol w:w="306"/>
          </w:tblGrid>
        </w:tblGridChange>
      </w:tblGrid>
      <w:tr w:rsidR="006441E9" w14:paraId="60921D2C" w14:textId="77777777">
        <w:trPr>
          <w:trPrChange w:id="586" w:author="Comparison" w:date="2026-03-13T12:31:00Z" w16du:dateUtc="2026-03-13T03:31:00Z">
            <w:trPr>
              <w:gridBefore w:val="1"/>
              <w:gridAfter w:val="0"/>
            </w:trPr>
          </w:trPrChange>
        </w:trPr>
        <w:tc>
          <w:tcPr>
            <w:tcW w:w="7920" w:type="dxa"/>
            <w:tcPrChange w:id="587" w:author="Comparison" w:date="2026-03-13T12:31:00Z" w16du:dateUtc="2026-03-13T03:31:00Z">
              <w:tcPr>
                <w:tcW w:w="7920" w:type="dxa"/>
              </w:tcPr>
            </w:tcPrChange>
          </w:tcPr>
          <w:p w14:paraId="42B5FFC5" w14:textId="77777777" w:rsidR="003E7C0E" w:rsidRDefault="004D4528">
            <w:pPr>
              <w:spacing w:after="240"/>
              <w:jc w:val="center"/>
              <w:rPr>
                <w:del w:id="588" w:author="Comparison" w:date="2026-03-13T12:31:00Z" w16du:dateUtc="2026-03-13T03:31:00Z"/>
              </w:rPr>
            </w:pPr>
            <w:bookmarkStart w:id="589" w:name="fig-length_distribution"/>
            <w:del w:id="590" w:author="Comparison" w:date="2026-03-13T12:31:00Z" w16du:dateUtc="2026-03-13T03:31:00Z">
              <w:r>
                <w:rPr>
                  <w:noProof/>
                </w:rPr>
                <w:lastRenderedPageBreak/>
                <w:drawing>
                  <wp:inline distT="0" distB="0" distL="0" distR="0" wp14:anchorId="1CFF02BC" wp14:editId="7E18A8C1">
                    <wp:extent cx="5486400" cy="329184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ssets/fig_length_distribution.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012B6E70" w14:textId="77777777" w:rsidR="006441E9" w:rsidRDefault="00EC58B6">
            <w:pPr>
              <w:pStyle w:val="Compact"/>
              <w:jc w:val="center"/>
              <w:rPr>
                <w:ins w:id="591" w:author="Comparison" w:date="2026-03-13T12:31:00Z" w16du:dateUtc="2026-03-13T03:31:00Z"/>
              </w:rPr>
            </w:pPr>
            <w:ins w:id="592" w:author="Comparison" w:date="2026-03-13T12:31:00Z" w16du:dateUtc="2026-03-13T03:31:00Z">
              <w:r>
                <w:rPr>
                  <w:noProof/>
                </w:rPr>
                <w:drawing>
                  <wp:inline distT="0" distB="0" distL="0" distR="0" wp14:anchorId="6633A14D" wp14:editId="65C00599">
                    <wp:extent cx="5334000" cy="3200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sult/quantitative/fig_length_distribution.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7A386546" w14:textId="77777777" w:rsidR="006441E9" w:rsidRDefault="00EC58B6">
            <w:pPr>
              <w:pStyle w:val="ImageCaption"/>
              <w:spacing w:before="200"/>
              <w:pPrChange w:id="593" w:author="Comparison" w:date="2026-03-13T12:31:00Z" w16du:dateUtc="2026-03-13T03:31:00Z">
                <w:pPr>
                  <w:spacing w:before="200" w:after="240"/>
                </w:pPr>
              </w:pPrChange>
            </w:pPr>
            <w:r>
              <w:t>Figure </w:t>
            </w:r>
            <w:del w:id="594" w:author="Comparison" w:date="2026-03-13T12:31:00Z" w16du:dateUtc="2026-03-13T03:31:00Z">
              <w:r w:rsidR="004D4528">
                <w:delText>2</w:delText>
              </w:r>
            </w:del>
            <w:ins w:id="595" w:author="Comparison" w:date="2026-03-13T12:31:00Z" w16du:dateUtc="2026-03-13T03:31:00Z">
              <w:r>
                <w:t>3</w:t>
              </w:r>
            </w:ins>
            <w:r>
              <w:t xml:space="preserve">: Distribution of </w:t>
            </w:r>
            <w:ins w:id="596" w:author="Comparison" w:date="2026-03-13T12:31:00Z" w16du:dateUtc="2026-03-13T03:31:00Z">
              <w:r>
                <w:t xml:space="preserve">AI-generated and supervisor </w:t>
              </w:r>
            </w:ins>
            <w:r>
              <w:t>feedback lengths by character count</w:t>
            </w:r>
            <w:ins w:id="597" w:author="Comparison" w:date="2026-03-13T12:31:00Z" w16du:dateUtc="2026-03-13T03:31:00Z">
              <w:r>
                <w:t xml:space="preserve"> for 161 clinical clerkship logs from 47 medical students, Nagoya University, Japan, 2024.</w:t>
              </w:r>
            </w:ins>
          </w:p>
        </w:tc>
        <w:bookmarkEnd w:id="589"/>
      </w:tr>
    </w:tbl>
    <w:p w14:paraId="60761832" w14:textId="77777777" w:rsidR="006441E9" w:rsidRDefault="00EC58B6">
      <w:pPr>
        <w:pStyle w:val="Kop4"/>
        <w:pPrChange w:id="598" w:author="Comparison" w:date="2026-03-13T12:31:00Z" w16du:dateUtc="2026-03-13T03:31:00Z">
          <w:pPr>
            <w:pStyle w:val="Kop4"/>
            <w:spacing w:after="240"/>
          </w:pPr>
        </w:pPrChange>
      </w:pPr>
      <w:bookmarkStart w:id="599" w:name="comparison-of-scores"/>
      <w:bookmarkEnd w:id="576"/>
      <w:r>
        <w:t>Comparison of Scores</w:t>
      </w:r>
    </w:p>
    <w:p w14:paraId="2D8B0FA1" w14:textId="77777777" w:rsidR="006441E9" w:rsidRDefault="00EC58B6">
      <w:pPr>
        <w:pStyle w:val="FirstParagraph"/>
        <w:pPrChange w:id="600" w:author="Comparison" w:date="2026-03-13T12:31:00Z" w16du:dateUtc="2026-03-13T03:31:00Z">
          <w:pPr>
            <w:spacing w:after="240"/>
          </w:pPr>
        </w:pPrChange>
      </w:pPr>
      <w:r>
        <w:t xml:space="preserve">The scores assigned by the evaluators to the AI and supervisor feedback were compared. </w:t>
      </w:r>
      <w:r>
        <w:fldChar w:fldCharType="begin"/>
      </w:r>
      <w:r>
        <w:instrText>HYPERLINK \l "fig-diff-ai-vs-supervisor" \h</w:instrText>
      </w:r>
      <w:r>
        <w:fldChar w:fldCharType="separate"/>
      </w:r>
      <w:r>
        <w:rPr>
          <w:rStyle w:val="Hyperlink"/>
        </w:rPr>
        <w:t>Figure </w:t>
      </w:r>
      <w:del w:id="601" w:author="Comparison" w:date="2026-03-13T12:31:00Z" w16du:dateUtc="2026-03-13T03:31:00Z">
        <w:r w:rsidR="004D4528">
          <w:rPr>
            <w:rStyle w:val="Hyperlink"/>
          </w:rPr>
          <w:delText>3</w:delText>
        </w:r>
      </w:del>
      <w:ins w:id="602" w:author="Comparison" w:date="2026-03-13T12:31:00Z" w16du:dateUtc="2026-03-13T03:31:00Z">
        <w:r>
          <w:rPr>
            <w:rStyle w:val="Hyperlink"/>
          </w:rPr>
          <w:t>4</w:t>
        </w:r>
      </w:ins>
      <w:r>
        <w:fldChar w:fldCharType="end"/>
      </w:r>
      <w:r>
        <w:t xml:space="preserve"> 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 “supportive” item.</w:t>
      </w:r>
    </w:p>
    <w:tbl>
      <w:tblPr>
        <w:tblStyle w:val="Table"/>
        <w:tblW w:w="5000" w:type="pct"/>
        <w:tblLayout w:type="fixed"/>
        <w:tblLook w:val="0000" w:firstRow="0" w:lastRow="0" w:firstColumn="0" w:lastColumn="0" w:noHBand="0" w:noVBand="0"/>
        <w:tblPrChange w:id="603" w:author="Comparison" w:date="2026-03-13T12:31:00Z" w16du:dateUtc="2026-03-13T03:31:00Z">
          <w:tblPr>
            <w:tblW w:w="5000" w:type="pct"/>
            <w:tblLayout w:type="fixed"/>
            <w:tblLook w:val="0000" w:firstRow="0" w:lastRow="0" w:firstColumn="0" w:lastColumn="0" w:noHBand="0" w:noVBand="0"/>
          </w:tblPr>
        </w:tblPrChange>
      </w:tblPr>
      <w:tblGrid>
        <w:gridCol w:w="9054"/>
        <w:tblGridChange w:id="604">
          <w:tblGrid>
            <w:gridCol w:w="108"/>
            <w:gridCol w:w="8640"/>
            <w:gridCol w:w="306"/>
          </w:tblGrid>
        </w:tblGridChange>
      </w:tblGrid>
      <w:tr w:rsidR="006441E9" w14:paraId="0ABAC29C" w14:textId="77777777">
        <w:trPr>
          <w:trPrChange w:id="605" w:author="Comparison" w:date="2026-03-13T12:31:00Z" w16du:dateUtc="2026-03-13T03:31:00Z">
            <w:trPr>
              <w:gridBefore w:val="1"/>
              <w:gridAfter w:val="0"/>
            </w:trPr>
          </w:trPrChange>
        </w:trPr>
        <w:tc>
          <w:tcPr>
            <w:tcW w:w="7920" w:type="dxa"/>
            <w:tcPrChange w:id="606" w:author="Comparison" w:date="2026-03-13T12:31:00Z" w16du:dateUtc="2026-03-13T03:31:00Z">
              <w:tcPr>
                <w:tcW w:w="7920" w:type="dxa"/>
              </w:tcPr>
            </w:tcPrChange>
          </w:tcPr>
          <w:p w14:paraId="23D6C89B" w14:textId="77777777" w:rsidR="003E7C0E" w:rsidRDefault="004D4528">
            <w:pPr>
              <w:spacing w:after="240"/>
              <w:jc w:val="center"/>
              <w:rPr>
                <w:del w:id="607" w:author="Comparison" w:date="2026-03-13T12:31:00Z" w16du:dateUtc="2026-03-13T03:31:00Z"/>
              </w:rPr>
            </w:pPr>
            <w:bookmarkStart w:id="608" w:name="fig-diff-ai-vs-supervisor"/>
            <w:del w:id="609" w:author="Comparison" w:date="2026-03-13T12:31:00Z" w16du:dateUtc="2026-03-13T03:31:00Z">
              <w:r>
                <w:rPr>
                  <w:noProof/>
                </w:rPr>
                <w:lastRenderedPageBreak/>
                <w:drawing>
                  <wp:inline distT="0" distB="0" distL="0" distR="0" wp14:anchorId="130EF8BD" wp14:editId="4069319E">
                    <wp:extent cx="5486400" cy="329184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ssets/fig_diff_ai_vs_supervisor.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4AE368AE" w14:textId="77777777" w:rsidR="006441E9" w:rsidRDefault="004D4528">
            <w:pPr>
              <w:pStyle w:val="Compact"/>
              <w:jc w:val="center"/>
              <w:rPr>
                <w:ins w:id="610" w:author="Comparison" w:date="2026-03-13T12:31:00Z" w16du:dateUtc="2026-03-13T03:31:00Z"/>
              </w:rPr>
            </w:pPr>
            <w:del w:id="611" w:author="Comparison" w:date="2026-03-13T12:31:00Z" w16du:dateUtc="2026-03-13T03:31:00Z">
              <w:r>
                <w:delText>Figure 3: Distribution of Scores for Each Category</w:delText>
              </w:r>
            </w:del>
            <w:ins w:id="612" w:author="Comparison" w:date="2026-03-13T12:31:00Z" w16du:dateUtc="2026-03-13T03:31:00Z">
              <w:r w:rsidR="00EC58B6">
                <w:rPr>
                  <w:noProof/>
                </w:rPr>
                <w:drawing>
                  <wp:inline distT="0" distB="0" distL="0" distR="0" wp14:anchorId="12A3BDBD" wp14:editId="2EB2B881">
                    <wp:extent cx="5334000" cy="3200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esult/quantitative/fig_diff_ai_vs_supervisor.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1133C935" w14:textId="77777777" w:rsidR="006441E9" w:rsidRDefault="00EC58B6">
            <w:pPr>
              <w:pStyle w:val="ImageCaption"/>
              <w:spacing w:before="200"/>
              <w:pPrChange w:id="613" w:author="Comparison" w:date="2026-03-13T12:31:00Z" w16du:dateUtc="2026-03-13T03:31:00Z">
                <w:pPr>
                  <w:spacing w:before="200" w:after="240"/>
                </w:pPr>
              </w:pPrChange>
            </w:pPr>
            <w:ins w:id="614" w:author="Comparison" w:date="2026-03-13T12:31:00Z" w16du:dateUtc="2026-03-13T03:31:00Z">
              <w:r>
                <w:t>Figure 4: Distribution of score differences between AI-generated and supervisor feedback for each rubric category, evaluated by 10 faculty and 10 student assessors. Positive values indicate higher AI scores. Convergent mixed-methods study, Nagoya University, Japan, 2024.</w:t>
              </w:r>
            </w:ins>
          </w:p>
        </w:tc>
        <w:bookmarkEnd w:id="608"/>
      </w:tr>
    </w:tbl>
    <w:p w14:paraId="39C891AC" w14:textId="77777777" w:rsidR="006441E9" w:rsidRDefault="00EC58B6">
      <w:pPr>
        <w:pStyle w:val="Plattetekst"/>
        <w:pPrChange w:id="615" w:author="Comparison" w:date="2026-03-13T12:31:00Z" w16du:dateUtc="2026-03-13T03:31:00Z">
          <w:pPr>
            <w:spacing w:after="240"/>
          </w:pPr>
        </w:pPrChange>
      </w:pPr>
      <w:r>
        <w:t>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w:t>
      </w:r>
      <w:del w:id="616" w:author="Comparison" w:date="2026-03-13T12:31:00Z" w16du:dateUtc="2026-03-13T03:31:00Z">
        <w:r w:rsidR="004D4528">
          <w:delText>, with p &lt; 0.05. The p-values are</w:delText>
        </w:r>
      </w:del>
      <w:r>
        <w:t xml:space="preserve"> after Bonferroni correction</w:t>
      </w:r>
      <w:del w:id="617" w:author="Comparison" w:date="2026-03-13T12:31:00Z" w16du:dateUtc="2026-03-13T03:31:00Z">
        <w:r w:rsidR="004D4528">
          <w:delText xml:space="preserve"> for the five items.</w:delText>
        </w:r>
      </w:del>
      <w:ins w:id="618" w:author="Comparison" w:date="2026-03-13T12:31:00Z" w16du:dateUtc="2026-03-13T03:31:00Z">
        <w:r>
          <w:t xml:space="preserve">: criteria-based (corrected </w:t>
        </w:r>
        <w:r>
          <w:rPr>
            <w:i/>
            <w:iCs/>
          </w:rPr>
          <w:t>P</w:t>
        </w:r>
        <w:r>
          <w:t xml:space="preserve">&lt;.001), clear direction (corrected </w:t>
        </w:r>
        <w:r>
          <w:rPr>
            <w:i/>
            <w:iCs/>
          </w:rPr>
          <w:t>P</w:t>
        </w:r>
        <w:r>
          <w:t xml:space="preserve">&lt;.001), prioritization (corrected </w:t>
        </w:r>
        <w:r>
          <w:rPr>
            <w:i/>
            <w:iCs/>
          </w:rPr>
          <w:t>P</w:t>
        </w:r>
        <w:r>
          <w:t xml:space="preserve">&lt;.001), accurate (corrected </w:t>
        </w:r>
        <w:r>
          <w:rPr>
            <w:i/>
            <w:iCs/>
          </w:rPr>
          <w:t>P</w:t>
        </w:r>
        <w:r>
          <w:t xml:space="preserve">&lt;.001), and supportive (corrected </w:t>
        </w:r>
        <w:r>
          <w:rPr>
            <w:i/>
            <w:iCs/>
          </w:rPr>
          <w:t>P</w:t>
        </w:r>
        <w:r>
          <w:t>=.011).</w:t>
        </w:r>
      </w:ins>
      <w:r>
        <w:t xml:space="preserve"> Details</w:t>
      </w:r>
      <w:ins w:id="619" w:author="Comparison" w:date="2026-03-13T12:31:00Z" w16du:dateUtc="2026-03-13T03:31:00Z">
        <w:r>
          <w:t xml:space="preserve"> including uncorrected p-values</w:t>
        </w:r>
      </w:ins>
      <w:r>
        <w:t xml:space="preserve"> are shown in </w:t>
      </w:r>
      <w:r>
        <w:fldChar w:fldCharType="begin"/>
      </w:r>
      <w:r>
        <w:instrText>HYPERLINK \l "tbl-paired_ttest_results" \h</w:instrText>
      </w:r>
      <w:r>
        <w:fldChar w:fldCharType="separate"/>
      </w:r>
      <w:r>
        <w:rPr>
          <w:rStyle w:val="Hyperlink"/>
        </w:rPr>
        <w:t>Table 2</w:t>
      </w:r>
      <w:r>
        <w:fldChar w:fldCharType="end"/>
      </w:r>
      <w:r>
        <w:t>.</w:t>
      </w:r>
    </w:p>
    <w:tbl>
      <w:tblPr>
        <w:tblStyle w:val="Table"/>
        <w:tblW w:w="5000" w:type="pct"/>
        <w:tblLayout w:type="fixed"/>
        <w:tblLook w:val="0000" w:firstRow="0" w:lastRow="0" w:firstColumn="0" w:lastColumn="0" w:noHBand="0" w:noVBand="0"/>
        <w:tblPrChange w:id="620" w:author="Comparison" w:date="2026-03-13T12:31:00Z" w16du:dateUtc="2026-03-13T03:31:00Z">
          <w:tblPr>
            <w:tblW w:w="5000" w:type="pct"/>
            <w:tblLayout w:type="fixed"/>
            <w:tblLook w:val="0000" w:firstRow="0" w:lastRow="0" w:firstColumn="0" w:lastColumn="0" w:noHBand="0" w:noVBand="0"/>
          </w:tblPr>
        </w:tblPrChange>
      </w:tblPr>
      <w:tblGrid>
        <w:gridCol w:w="9054"/>
        <w:tblGridChange w:id="621">
          <w:tblGrid>
            <w:gridCol w:w="108"/>
            <w:gridCol w:w="8640"/>
            <w:gridCol w:w="306"/>
          </w:tblGrid>
        </w:tblGridChange>
      </w:tblGrid>
      <w:tr w:rsidR="006441E9" w14:paraId="79EE7FB5" w14:textId="77777777">
        <w:trPr>
          <w:trPrChange w:id="622" w:author="Comparison" w:date="2026-03-13T12:31:00Z" w16du:dateUtc="2026-03-13T03:31:00Z">
            <w:trPr>
              <w:gridBefore w:val="1"/>
              <w:gridAfter w:val="0"/>
            </w:trPr>
          </w:trPrChange>
        </w:trPr>
        <w:tc>
          <w:tcPr>
            <w:tcW w:w="7920" w:type="dxa"/>
            <w:tcPrChange w:id="623" w:author="Comparison" w:date="2026-03-13T12:31:00Z" w16du:dateUtc="2026-03-13T03:31:00Z">
              <w:tcPr>
                <w:tcW w:w="7920" w:type="dxa"/>
              </w:tcPr>
            </w:tcPrChange>
          </w:tcPr>
          <w:p w14:paraId="5E893366" w14:textId="77777777" w:rsidR="006441E9" w:rsidRDefault="00EC58B6">
            <w:pPr>
              <w:pStyle w:val="ImageCaption"/>
              <w:spacing w:before="200"/>
              <w:pPrChange w:id="624" w:author="Comparison" w:date="2026-03-13T12:31:00Z" w16du:dateUtc="2026-03-13T03:31:00Z">
                <w:pPr>
                  <w:spacing w:before="200" w:after="240"/>
                </w:pPr>
              </w:pPrChange>
            </w:pPr>
            <w:bookmarkStart w:id="625" w:name="tbl-paired_ttest_results"/>
            <w:r>
              <w:t>Table 2: Paired T-test Results Comparing AI and Supervisor Feedback Scores</w:t>
            </w:r>
            <w:ins w:id="626" w:author="Comparison" w:date="2026-03-13T12:31:00Z" w16du:dateUtc="2026-03-13T03:31:00Z">
              <w:r>
                <w:t xml:space="preserve">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ins>
          </w:p>
          <w:tbl>
            <w:tblPr>
              <w:tblStyle w:val="Table"/>
              <w:tblW w:w="5000" w:type="pct"/>
              <w:jc w:val="center"/>
              <w:tblLayout w:type="fixed"/>
              <w:tblLook w:val="0420" w:firstRow="1" w:lastRow="0" w:firstColumn="0" w:lastColumn="0" w:noHBand="0" w:noVBand="1"/>
              <w:tblPrChange w:id="627" w:author="Comparison" w:date="2026-03-13T12:31:00Z" w16du:dateUtc="2026-03-13T03:31:00Z">
                <w:tblPr>
                  <w:tblW w:w="0" w:type="auto"/>
                  <w:jc w:val="center"/>
                  <w:tblLayout w:type="fixed"/>
                  <w:tblLook w:val="0420" w:firstRow="1" w:lastRow="0" w:firstColumn="0" w:lastColumn="0" w:noHBand="0" w:noVBand="1"/>
                </w:tblPr>
              </w:tblPrChange>
            </w:tblPr>
            <w:tblGrid>
              <w:gridCol w:w="1262"/>
              <w:gridCol w:w="1262"/>
              <w:gridCol w:w="1262"/>
              <w:gridCol w:w="1263"/>
              <w:gridCol w:w="1263"/>
              <w:gridCol w:w="1263"/>
              <w:gridCol w:w="1263"/>
              <w:tblGridChange w:id="628">
                <w:tblGrid>
                  <w:gridCol w:w="1262"/>
                  <w:gridCol w:w="466"/>
                  <w:gridCol w:w="796"/>
                  <w:gridCol w:w="932"/>
                  <w:gridCol w:w="330"/>
                  <w:gridCol w:w="1263"/>
                  <w:gridCol w:w="135"/>
                  <w:gridCol w:w="1128"/>
                  <w:gridCol w:w="600"/>
                  <w:gridCol w:w="663"/>
                  <w:gridCol w:w="600"/>
                  <w:gridCol w:w="465"/>
                  <w:gridCol w:w="198"/>
                  <w:gridCol w:w="600"/>
                  <w:gridCol w:w="465"/>
                  <w:gridCol w:w="1263"/>
                </w:tblGrid>
              </w:tblGridChange>
            </w:tblGrid>
            <w:tr w:rsidR="006441E9" w14:paraId="3CF1B785" w14:textId="77777777" w:rsidTr="006441E9">
              <w:trPr>
                <w:cnfStyle w:val="100000000000" w:firstRow="1" w:lastRow="0" w:firstColumn="0" w:lastColumn="0" w:oddVBand="0" w:evenVBand="0" w:oddHBand="0" w:evenHBand="0" w:firstRowFirstColumn="0" w:firstRowLastColumn="0" w:lastRowFirstColumn="0" w:lastRowLastColumn="0"/>
                <w:tblHeader/>
                <w:jc w:val="center"/>
                <w:trPrChange w:id="629" w:author="Comparison" w:date="2026-03-13T12:31:00Z" w16du:dateUtc="2026-03-13T03:31:00Z">
                  <w:trPr>
                    <w:tblHeader/>
                    <w:jc w:val="center"/>
                  </w:trPr>
                </w:trPrChange>
              </w:trPr>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30" w:author="Comparison" w:date="2026-03-13T12:31:00Z" w16du:dateUtc="2026-03-13T03:3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085A792"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3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Item</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32" w:author="Comparison" w:date="2026-03-13T12:31:00Z" w16du:dateUtc="2026-03-13T03:3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27A6BE0"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3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Mean Difference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34" w:author="Comparison" w:date="2026-03-13T12:31:00Z" w16du:dateUtc="2026-03-13T03:31:00Z">
                    <w:tcPr>
                      <w:tcW w:w="1728"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D893011"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3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AI Mean Score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36" w:author="Comparison" w:date="2026-03-13T12:31:00Z" w16du:dateUtc="2026-03-13T03:3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305BECA"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3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Supervisor Mean Score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38" w:author="Comparison" w:date="2026-03-13T12:31:00Z"/>
                  <w:tcPrChange w:id="639" w:author="Comparison" w:date="2026-03-13T12:31:00Z" w16du:dateUtc="2026-03-13T03:3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40" w:author="Comparison" w:date="2026-03-13T12:31:00Z"/>
                    </w:tcPr>
                  </w:tcPrChange>
                </w:tcPr>
                <w:p w14:paraId="7E751136"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641" w:author="Comparison" w:date="2026-03-13T12:31:00Z" w16du:dateUtc="2026-03-13T03:31:00Z">
                    <w:r>
                      <w:rPr>
                        <w:rFonts w:ascii="DejaVu Sans" w:eastAsia="DejaVu Sans" w:hAnsi="DejaVu Sans" w:cs="DejaVu Sans"/>
                        <w:b/>
                        <w:color w:val="000000"/>
                        <w:sz w:val="16"/>
                        <w:szCs w:val="16"/>
                      </w:rPr>
                      <w:t>Cohen d (95% CI)</w:t>
                    </w:r>
                  </w:ins>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42" w:author="Comparison" w:date="2026-03-13T12:31:00Z"/>
                  <w:tcPrChange w:id="643" w:author="Comparison" w:date="2026-03-13T12:31:00Z" w16du:dateUtc="2026-03-13T03:31:00Z">
                    <w:tcPr>
                      <w:tcW w:w="1728"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644" w:author="Comparison" w:date="2026-03-13T12:31:00Z"/>
                    </w:tcPr>
                  </w:tcPrChange>
                </w:tcPr>
                <w:p w14:paraId="6C224FE8"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645" w:author="Comparison" w:date="2026-03-13T12:31:00Z" w16du:dateUtc="2026-03-13T03:31:00Z">
                    <w:r>
                      <w:rPr>
                        <w:rFonts w:ascii="DejaVu Sans" w:eastAsia="DejaVu Sans" w:hAnsi="DejaVu Sans" w:cs="DejaVu Sans"/>
                        <w:b/>
                        <w:color w:val="000000"/>
                        <w:sz w:val="16"/>
                        <w:szCs w:val="16"/>
                      </w:rPr>
                      <w:t>P value</w:t>
                    </w:r>
                  </w:ins>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646" w:author="Comparison" w:date="2026-03-13T12:31:00Z" w16du:dateUtc="2026-03-13T03:31:00Z">
                    <w:tcPr>
                      <w:tcW w:w="172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B606AE4"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Change w:id="64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6"/>
                      <w:szCs w:val="16"/>
                    </w:rPr>
                    <w:t xml:space="preserve">Corrected </w:t>
                  </w:r>
                  <w:del w:id="648" w:author="Comparison" w:date="2026-03-13T12:31:00Z" w16du:dateUtc="2026-03-13T03:31:00Z">
                    <w:r w:rsidR="004D4528">
                      <w:rPr>
                        <w:rFonts w:ascii="DejaVu Sans" w:eastAsia="DejaVu Sans" w:hAnsi="DejaVu Sans" w:cs="DejaVu Sans"/>
                        <w:b/>
                        <w:color w:val="000000"/>
                        <w:sz w:val="16"/>
                        <w:szCs w:val="16"/>
                      </w:rPr>
                      <w:delText>p-</w:delText>
                    </w:r>
                  </w:del>
                  <w:ins w:id="649" w:author="Comparison" w:date="2026-03-13T12:31:00Z" w16du:dateUtc="2026-03-13T03:31:00Z">
                    <w:r>
                      <w:rPr>
                        <w:rFonts w:ascii="DejaVu Sans" w:eastAsia="DejaVu Sans" w:hAnsi="DejaVu Sans" w:cs="DejaVu Sans"/>
                        <w:b/>
                        <w:color w:val="000000"/>
                        <w:sz w:val="16"/>
                        <w:szCs w:val="16"/>
                      </w:rPr>
                      <w:t xml:space="preserve">P </w:t>
                    </w:r>
                  </w:ins>
                  <w:r>
                    <w:rPr>
                      <w:rFonts w:ascii="DejaVu Sans" w:eastAsia="DejaVu Sans" w:hAnsi="DejaVu Sans" w:cs="DejaVu Sans"/>
                      <w:b/>
                      <w:color w:val="000000"/>
                      <w:sz w:val="16"/>
                      <w:szCs w:val="16"/>
                    </w:rPr>
                    <w:t>value</w:t>
                  </w:r>
                </w:p>
              </w:tc>
            </w:tr>
            <w:tr w:rsidR="006441E9" w14:paraId="69ACAF13" w14:textId="77777777" w:rsidTr="006441E9">
              <w:trPr>
                <w:jc w:val="center"/>
                <w:trPrChange w:id="650" w:author="Comparison" w:date="2026-03-13T12:31:00Z" w16du:dateUtc="2026-03-13T03:31:00Z">
                  <w:trPr>
                    <w:gridAfter w:val="0"/>
                    <w:jc w:val="center"/>
                  </w:trPr>
                </w:trPrChange>
              </w:trPr>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51" w:author="Comparison" w:date="2026-03-13T12:31:00Z" w16du:dateUtc="2026-03-13T03:3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01A4B8D" w14:textId="77777777" w:rsidR="006441E9" w:rsidRDefault="004D4528">
                  <w:pPr>
                    <w:rPr>
                      <w:rFonts w:ascii="DejaVu Sans" w:eastAsia="DejaVu Sans" w:hAnsi="DejaVu Sans" w:cs="DejaVu Sans"/>
                      <w:color w:val="000000"/>
                      <w:sz w:val="16"/>
                      <w:szCs w:val="16"/>
                    </w:rPr>
                    <w:pPrChange w:id="65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653" w:author="Comparison" w:date="2026-03-13T12:31:00Z" w16du:dateUtc="2026-03-13T03:31:00Z">
                    <w:r>
                      <w:rPr>
                        <w:rFonts w:ascii="DejaVu Sans" w:eastAsia="DejaVu Sans" w:hAnsi="DejaVu Sans" w:cs="DejaVu Sans"/>
                        <w:color w:val="000000"/>
                        <w:sz w:val="16"/>
                        <w:szCs w:val="16"/>
                      </w:rPr>
                      <w:lastRenderedPageBreak/>
                      <w:delText>Accurate</w:delText>
                    </w:r>
                  </w:del>
                  <w:ins w:id="654" w:author="Comparison" w:date="2026-03-13T12:31:00Z" w16du:dateUtc="2026-03-13T03:31:00Z">
                    <w:r w:rsidR="00EC58B6">
                      <w:rPr>
                        <w:rFonts w:ascii="DejaVu Sans" w:eastAsia="DejaVu Sans" w:hAnsi="DejaVu Sans" w:cs="DejaVu Sans"/>
                        <w:color w:val="000000"/>
                        <w:sz w:val="16"/>
                        <w:szCs w:val="16"/>
                      </w:rPr>
                      <w:t>(A) Criteria Based</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55" w:author="Comparison" w:date="2026-03-13T12:31:00Z" w16du:dateUtc="2026-03-13T03:3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BD118B8" w14:textId="77777777" w:rsidR="006441E9" w:rsidRDefault="004D4528">
                  <w:pPr>
                    <w:rPr>
                      <w:rFonts w:ascii="DejaVu Sans" w:eastAsia="DejaVu Sans" w:hAnsi="DejaVu Sans" w:cs="DejaVu Sans"/>
                      <w:color w:val="000000"/>
                      <w:sz w:val="16"/>
                      <w:szCs w:val="16"/>
                    </w:rPr>
                    <w:pPrChange w:id="65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657" w:author="Comparison" w:date="2026-03-13T12:31:00Z" w16du:dateUtc="2026-03-13T03:31:00Z">
                    <w:r>
                      <w:rPr>
                        <w:rFonts w:ascii="DejaVu Sans" w:eastAsia="DejaVu Sans" w:hAnsi="DejaVu Sans" w:cs="DejaVu Sans"/>
                        <w:color w:val="000000"/>
                        <w:sz w:val="16"/>
                        <w:szCs w:val="16"/>
                      </w:rPr>
                      <w:delText>0.38 (0.19- 0.56)</w:delText>
                    </w:r>
                  </w:del>
                  <w:ins w:id="658" w:author="Comparison" w:date="2026-03-13T12:31:00Z" w16du:dateUtc="2026-03-13T03:31:00Z">
                    <w:r w:rsidR="00EC58B6">
                      <w:rPr>
                        <w:rFonts w:ascii="DejaVu Sans" w:eastAsia="DejaVu Sans" w:hAnsi="DejaVu Sans" w:cs="DejaVu Sans"/>
                        <w:color w:val="000000"/>
                        <w:sz w:val="16"/>
                        <w:szCs w:val="16"/>
                      </w:rPr>
                      <w:t>1.7 (1.5- 1.9)</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59" w:author="Comparison" w:date="2026-03-13T12:31:00Z" w16du:dateUtc="2026-03-13T03:31:00Z">
                    <w:tcPr>
                      <w:tcW w:w="1728"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FAE230A" w14:textId="77777777" w:rsidR="006441E9" w:rsidRDefault="00EC58B6">
                  <w:pPr>
                    <w:rPr>
                      <w:rFonts w:ascii="DejaVu Sans" w:eastAsia="DejaVu Sans" w:hAnsi="DejaVu Sans" w:cs="DejaVu Sans"/>
                      <w:color w:val="000000"/>
                      <w:sz w:val="16"/>
                      <w:szCs w:val="16"/>
                    </w:rPr>
                    <w:pPrChange w:id="66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w:t>
                  </w:r>
                  <w:del w:id="661" w:author="Comparison" w:date="2026-03-13T12:31:00Z" w16du:dateUtc="2026-03-13T03:31:00Z">
                    <w:r w:rsidR="004D4528">
                      <w:rPr>
                        <w:rFonts w:ascii="DejaVu Sans" w:eastAsia="DejaVu Sans" w:hAnsi="DejaVu Sans" w:cs="DejaVu Sans"/>
                        <w:color w:val="000000"/>
                        <w:sz w:val="16"/>
                        <w:szCs w:val="16"/>
                      </w:rPr>
                      <w:delText>18</w:delText>
                    </w:r>
                  </w:del>
                  <w:ins w:id="662" w:author="Comparison" w:date="2026-03-13T12:31:00Z" w16du:dateUtc="2026-03-13T03:31:00Z">
                    <w:r>
                      <w:rPr>
                        <w:rFonts w:ascii="DejaVu Sans" w:eastAsia="DejaVu Sans" w:hAnsi="DejaVu Sans" w:cs="DejaVu Sans"/>
                        <w:color w:val="000000"/>
                        <w:sz w:val="16"/>
                        <w:szCs w:val="16"/>
                      </w:rPr>
                      <w:t>43</w:t>
                    </w:r>
                  </w:ins>
                  <w:r>
                    <w:rPr>
                      <w:rFonts w:ascii="DejaVu Sans" w:eastAsia="DejaVu Sans" w:hAnsi="DejaVu Sans" w:cs="DejaVu Sans"/>
                      <w:color w:val="000000"/>
                      <w:sz w:val="16"/>
                      <w:szCs w:val="16"/>
                    </w:rPr>
                    <w:t xml:space="preserve"> (4.</w:t>
                  </w:r>
                  <w:del w:id="663" w:author="Comparison" w:date="2026-03-13T12:31:00Z" w16du:dateUtc="2026-03-13T03:31:00Z">
                    <w:r w:rsidR="004D4528">
                      <w:rPr>
                        <w:rFonts w:ascii="DejaVu Sans" w:eastAsia="DejaVu Sans" w:hAnsi="DejaVu Sans" w:cs="DejaVu Sans"/>
                        <w:color w:val="000000"/>
                        <w:sz w:val="16"/>
                        <w:szCs w:val="16"/>
                      </w:rPr>
                      <w:delText>07</w:delText>
                    </w:r>
                  </w:del>
                  <w:ins w:id="664" w:author="Comparison" w:date="2026-03-13T12:31:00Z" w16du:dateUtc="2026-03-13T03:31:00Z">
                    <w:r>
                      <w:rPr>
                        <w:rFonts w:ascii="DejaVu Sans" w:eastAsia="DejaVu Sans" w:hAnsi="DejaVu Sans" w:cs="DejaVu Sans"/>
                        <w:color w:val="000000"/>
                        <w:sz w:val="16"/>
                        <w:szCs w:val="16"/>
                      </w:rPr>
                      <w:t>34</w:t>
                    </w:r>
                  </w:ins>
                  <w:r>
                    <w:rPr>
                      <w:rFonts w:ascii="DejaVu Sans" w:eastAsia="DejaVu Sans" w:hAnsi="DejaVu Sans" w:cs="DejaVu Sans"/>
                      <w:color w:val="000000"/>
                      <w:sz w:val="16"/>
                      <w:szCs w:val="16"/>
                    </w:rPr>
                    <w:t>-4.</w:t>
                  </w:r>
                  <w:del w:id="665" w:author="Comparison" w:date="2026-03-13T12:31:00Z" w16du:dateUtc="2026-03-13T03:31:00Z">
                    <w:r w:rsidR="004D4528">
                      <w:rPr>
                        <w:rFonts w:ascii="DejaVu Sans" w:eastAsia="DejaVu Sans" w:hAnsi="DejaVu Sans" w:cs="DejaVu Sans"/>
                        <w:color w:val="000000"/>
                        <w:sz w:val="16"/>
                        <w:szCs w:val="16"/>
                      </w:rPr>
                      <w:delText>28</w:delText>
                    </w:r>
                  </w:del>
                  <w:ins w:id="666" w:author="Comparison" w:date="2026-03-13T12:31:00Z" w16du:dateUtc="2026-03-13T03:31:00Z">
                    <w:r>
                      <w:rPr>
                        <w:rFonts w:ascii="DejaVu Sans" w:eastAsia="DejaVu Sans" w:hAnsi="DejaVu Sans" w:cs="DejaVu Sans"/>
                        <w:color w:val="000000"/>
                        <w:sz w:val="16"/>
                        <w:szCs w:val="16"/>
                      </w:rPr>
                      <w:t>52</w:t>
                    </w:r>
                  </w:ins>
                  <w:r>
                    <w:rPr>
                      <w:rFonts w:ascii="DejaVu Sans" w:eastAsia="DejaVu Sans" w:hAnsi="DejaVu Sans" w:cs="DejaVu Sans"/>
                      <w:color w:val="000000"/>
                      <w:sz w:val="16"/>
                      <w:szCs w:val="16"/>
                    </w:rPr>
                    <w:t>)</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67" w:author="Comparison" w:date="2026-03-13T12:31:00Z" w16du:dateUtc="2026-03-13T03:3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682E218" w14:textId="77777777" w:rsidR="006441E9" w:rsidRDefault="004D4528">
                  <w:pPr>
                    <w:rPr>
                      <w:rFonts w:ascii="DejaVu Sans" w:eastAsia="DejaVu Sans" w:hAnsi="DejaVu Sans" w:cs="DejaVu Sans"/>
                      <w:color w:val="000000"/>
                      <w:sz w:val="16"/>
                      <w:szCs w:val="16"/>
                    </w:rPr>
                    <w:pPrChange w:id="66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669" w:author="Comparison" w:date="2026-03-13T12:31:00Z" w16du:dateUtc="2026-03-13T03:31:00Z">
                    <w:r>
                      <w:rPr>
                        <w:rFonts w:ascii="DejaVu Sans" w:eastAsia="DejaVu Sans" w:hAnsi="DejaVu Sans" w:cs="DejaVu Sans"/>
                        <w:color w:val="000000"/>
                        <w:sz w:val="16"/>
                        <w:szCs w:val="16"/>
                      </w:rPr>
                      <w:delText>3.8 (3.64-3.96)</w:delText>
                    </w:r>
                  </w:del>
                  <w:ins w:id="670" w:author="Comparison" w:date="2026-03-13T12:31:00Z" w16du:dateUtc="2026-03-13T03:31:00Z">
                    <w:r w:rsidR="00EC58B6">
                      <w:rPr>
                        <w:rFonts w:ascii="DejaVu Sans" w:eastAsia="DejaVu Sans" w:hAnsi="DejaVu Sans" w:cs="DejaVu Sans"/>
                        <w:color w:val="000000"/>
                        <w:sz w:val="16"/>
                        <w:szCs w:val="16"/>
                      </w:rPr>
                      <w:t>2.73 (2.56-2.9)</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71" w:author="Comparison" w:date="2026-03-13T12:31:00Z"/>
                  <w:tcPrChange w:id="672" w:author="Comparison" w:date="2026-03-13T12:31:00Z" w16du:dateUtc="2026-03-13T03:3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73" w:author="Comparison" w:date="2026-03-13T12:31:00Z"/>
                    </w:tcPr>
                  </w:tcPrChange>
                </w:tcPr>
                <w:p w14:paraId="062873AF" w14:textId="77777777" w:rsidR="006441E9" w:rsidRDefault="00EC58B6">
                  <w:pPr>
                    <w:rPr>
                      <w:rFonts w:ascii="DejaVu Sans" w:eastAsia="DejaVu Sans" w:hAnsi="DejaVu Sans" w:cs="DejaVu Sans"/>
                      <w:color w:val="000000"/>
                      <w:sz w:val="16"/>
                      <w:szCs w:val="16"/>
                    </w:rPr>
                  </w:pPr>
                  <w:ins w:id="674" w:author="Comparison" w:date="2026-03-13T12:31:00Z" w16du:dateUtc="2026-03-13T03:31:00Z">
                    <w:r>
                      <w:rPr>
                        <w:rFonts w:ascii="DejaVu Sans" w:eastAsia="DejaVu Sans" w:hAnsi="DejaVu Sans" w:cs="DejaVu Sans"/>
                        <w:color w:val="000000"/>
                        <w:sz w:val="16"/>
                        <w:szCs w:val="16"/>
                      </w:rPr>
                      <w:t>0.93 (0.79 to 1.06)</w:t>
                    </w:r>
                  </w:ins>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75" w:author="Comparison" w:date="2026-03-13T12:31:00Z" w16du:dateUtc="2026-03-13T03:31: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8EAC68E" w14:textId="77777777" w:rsidR="006441E9" w:rsidRDefault="00EC58B6">
                  <w:pPr>
                    <w:rPr>
                      <w:rFonts w:ascii="DejaVu Sans" w:eastAsia="DejaVu Sans" w:hAnsi="DejaVu Sans" w:cs="DejaVu Sans"/>
                      <w:color w:val="000000"/>
                      <w:sz w:val="16"/>
                      <w:szCs w:val="16"/>
                    </w:rPr>
                    <w:pPrChange w:id="67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&lt;0.001</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77" w:author="Comparison" w:date="2026-03-13T12:31:00Z"/>
                  <w:tcPrChange w:id="678" w:author="Comparison" w:date="2026-03-13T12:31:00Z" w16du:dateUtc="2026-03-13T03:31:00Z">
                    <w:tcPr>
                      <w:tcW w:w="1728"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79" w:author="Comparison" w:date="2026-03-13T12:31:00Z"/>
                    </w:tcPr>
                  </w:tcPrChange>
                </w:tcPr>
                <w:p w14:paraId="41D02874" w14:textId="77777777" w:rsidR="006441E9" w:rsidRDefault="00EC58B6">
                  <w:pPr>
                    <w:rPr>
                      <w:rFonts w:ascii="DejaVu Sans" w:eastAsia="DejaVu Sans" w:hAnsi="DejaVu Sans" w:cs="DejaVu Sans"/>
                      <w:color w:val="000000"/>
                      <w:sz w:val="16"/>
                      <w:szCs w:val="16"/>
                    </w:rPr>
                  </w:pPr>
                  <w:ins w:id="680" w:author="Comparison" w:date="2026-03-13T12:31:00Z" w16du:dateUtc="2026-03-13T03:31:00Z">
                    <w:r>
                      <w:rPr>
                        <w:rFonts w:ascii="DejaVu Sans" w:eastAsia="DejaVu Sans" w:hAnsi="DejaVu Sans" w:cs="DejaVu Sans"/>
                        <w:color w:val="000000"/>
                        <w:sz w:val="16"/>
                        <w:szCs w:val="16"/>
                      </w:rPr>
                      <w:t>&lt;0.001</w:t>
                    </w:r>
                  </w:ins>
                </w:p>
              </w:tc>
            </w:tr>
            <w:tr w:rsidR="006441E9" w14:paraId="23125BB0" w14:textId="77777777" w:rsidTr="006441E9">
              <w:trPr>
                <w:jc w:val="center"/>
                <w:trPrChange w:id="681" w:author="Comparison" w:date="2026-03-13T12:31:00Z" w16du:dateUtc="2026-03-13T03:31:00Z">
                  <w:trPr>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2"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0C549F1" w14:textId="77777777" w:rsidR="006441E9" w:rsidRDefault="00EC58B6">
                  <w:pPr>
                    <w:rPr>
                      <w:rFonts w:ascii="DejaVu Sans" w:eastAsia="DejaVu Sans" w:hAnsi="DejaVu Sans" w:cs="DejaVu Sans"/>
                      <w:color w:val="000000"/>
                      <w:sz w:val="16"/>
                      <w:szCs w:val="16"/>
                    </w:rPr>
                    <w:pPrChange w:id="68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ins w:id="684" w:author="Comparison" w:date="2026-03-13T12:31:00Z" w16du:dateUtc="2026-03-13T03:31:00Z">
                    <w:r>
                      <w:rPr>
                        <w:rFonts w:ascii="DejaVu Sans" w:eastAsia="DejaVu Sans" w:hAnsi="DejaVu Sans" w:cs="DejaVu Sans"/>
                        <w:color w:val="000000"/>
                        <w:sz w:val="16"/>
                        <w:szCs w:val="16"/>
                      </w:rPr>
                      <w:t xml:space="preserve">(B) </w:t>
                    </w:r>
                  </w:ins>
                  <w:r>
                    <w:rPr>
                      <w:rFonts w:ascii="DejaVu Sans" w:eastAsia="DejaVu Sans" w:hAnsi="DejaVu Sans" w:cs="DejaVu Sans"/>
                      <w:color w:val="000000"/>
                      <w:sz w:val="16"/>
                      <w:szCs w:val="16"/>
                    </w:rPr>
                    <w:t>Clear Direction</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5"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BB25474" w14:textId="77777777" w:rsidR="006441E9" w:rsidRDefault="00EC58B6">
                  <w:pPr>
                    <w:rPr>
                      <w:rFonts w:ascii="DejaVu Sans" w:eastAsia="DejaVu Sans" w:hAnsi="DejaVu Sans" w:cs="DejaVu Sans"/>
                      <w:color w:val="000000"/>
                      <w:sz w:val="16"/>
                      <w:szCs w:val="16"/>
                    </w:rPr>
                    <w:pPrChange w:id="68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1.39 (1.18- 1.59)</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7" w:author="Comparison" w:date="2026-03-13T12:31:00Z" w16du:dateUtc="2026-03-13T03:3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35EBEEF" w14:textId="77777777" w:rsidR="006441E9" w:rsidRDefault="00EC58B6">
                  <w:pPr>
                    <w:rPr>
                      <w:rFonts w:ascii="DejaVu Sans" w:eastAsia="DejaVu Sans" w:hAnsi="DejaVu Sans" w:cs="DejaVu Sans"/>
                      <w:color w:val="000000"/>
                      <w:sz w:val="16"/>
                      <w:szCs w:val="16"/>
                    </w:rPr>
                    <w:pPrChange w:id="68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4.36 (4.26-4.46)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89"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4CF93AB" w14:textId="77777777" w:rsidR="006441E9" w:rsidRDefault="00EC58B6">
                  <w:pPr>
                    <w:rPr>
                      <w:rFonts w:ascii="DejaVu Sans" w:eastAsia="DejaVu Sans" w:hAnsi="DejaVu Sans" w:cs="DejaVu Sans"/>
                      <w:color w:val="000000"/>
                      <w:sz w:val="16"/>
                      <w:szCs w:val="16"/>
                    </w:rPr>
                    <w:pPrChange w:id="69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2.98 (2.81-3.14)</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691" w:author="Comparison" w:date="2026-03-13T12:31:00Z" w16du:dateUtc="2026-03-13T03:3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A60CD7B" w14:textId="77777777" w:rsidR="006441E9" w:rsidRDefault="004D4528">
                  <w:pPr>
                    <w:rPr>
                      <w:rFonts w:ascii="DejaVu Sans" w:eastAsia="DejaVu Sans" w:hAnsi="DejaVu Sans" w:cs="DejaVu Sans"/>
                      <w:color w:val="000000"/>
                      <w:sz w:val="16"/>
                      <w:szCs w:val="16"/>
                    </w:rPr>
                    <w:pPrChange w:id="69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693" w:author="Comparison" w:date="2026-03-13T12:31:00Z" w16du:dateUtc="2026-03-13T03:31:00Z">
                    <w:r>
                      <w:rPr>
                        <w:rFonts w:ascii="DejaVu Sans" w:eastAsia="DejaVu Sans" w:hAnsi="DejaVu Sans" w:cs="DejaVu Sans"/>
                        <w:color w:val="000000"/>
                        <w:sz w:val="16"/>
                        <w:szCs w:val="16"/>
                      </w:rPr>
                      <w:delText>&lt;</w:delText>
                    </w:r>
                  </w:del>
                  <w:r w:rsidR="00EC58B6">
                    <w:rPr>
                      <w:rFonts w:ascii="DejaVu Sans" w:eastAsia="DejaVu Sans" w:hAnsi="DejaVu Sans" w:cs="DejaVu Sans"/>
                      <w:color w:val="000000"/>
                      <w:sz w:val="16"/>
                      <w:szCs w:val="16"/>
                    </w:rPr>
                    <w:t>0.</w:t>
                  </w:r>
                  <w:del w:id="694" w:author="Comparison" w:date="2026-03-13T12:31:00Z" w16du:dateUtc="2026-03-13T03:31:00Z">
                    <w:r>
                      <w:rPr>
                        <w:rFonts w:ascii="DejaVu Sans" w:eastAsia="DejaVu Sans" w:hAnsi="DejaVu Sans" w:cs="DejaVu Sans"/>
                        <w:color w:val="000000"/>
                        <w:sz w:val="16"/>
                        <w:szCs w:val="16"/>
                      </w:rPr>
                      <w:delText>001</w:delText>
                    </w:r>
                  </w:del>
                  <w:ins w:id="695" w:author="Comparison" w:date="2026-03-13T12:31:00Z" w16du:dateUtc="2026-03-13T03:31:00Z">
                    <w:r w:rsidR="00EC58B6">
                      <w:rPr>
                        <w:rFonts w:ascii="DejaVu Sans" w:eastAsia="DejaVu Sans" w:hAnsi="DejaVu Sans" w:cs="DejaVu Sans"/>
                        <w:color w:val="000000"/>
                        <w:sz w:val="16"/>
                        <w:szCs w:val="16"/>
                      </w:rPr>
                      <w:t>73 (0.61 to 0.86)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96" w:author="Comparison" w:date="2026-03-13T12:31:00Z"/>
                  <w:tcPrChange w:id="697" w:author="Comparison" w:date="2026-03-13T12:31:00Z" w16du:dateUtc="2026-03-13T03:3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698" w:author="Comparison" w:date="2026-03-13T12:31:00Z"/>
                    </w:tcPr>
                  </w:tcPrChange>
                </w:tcPr>
                <w:p w14:paraId="0EB7B0AB" w14:textId="77777777" w:rsidR="006441E9" w:rsidRDefault="00EC58B6">
                  <w:pPr>
                    <w:rPr>
                      <w:rFonts w:ascii="DejaVu Sans" w:eastAsia="DejaVu Sans" w:hAnsi="DejaVu Sans" w:cs="DejaVu Sans"/>
                      <w:color w:val="000000"/>
                      <w:sz w:val="16"/>
                      <w:szCs w:val="16"/>
                    </w:rPr>
                  </w:pPr>
                  <w:ins w:id="699" w:author="Comparison" w:date="2026-03-13T12:31:00Z" w16du:dateUtc="2026-03-13T03:31:00Z">
                    <w:r>
                      <w:rPr>
                        <w:rFonts w:ascii="DejaVu Sans" w:eastAsia="DejaVu Sans" w:hAnsi="DejaVu Sans" w:cs="DejaVu Sans"/>
                        <w:color w:val="000000"/>
                        <w:sz w:val="16"/>
                        <w:szCs w:val="16"/>
                      </w:rPr>
                      <w:t>&lt;0.001</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00" w:author="Comparison" w:date="2026-03-13T12:31:00Z"/>
                  <w:tcPrChange w:id="701" w:author="Comparison" w:date="2026-03-13T12:31:00Z" w16du:dateUtc="2026-03-13T03:3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02" w:author="Comparison" w:date="2026-03-13T12:31:00Z"/>
                    </w:tcPr>
                  </w:tcPrChange>
                </w:tcPr>
                <w:p w14:paraId="38014073" w14:textId="77777777" w:rsidR="006441E9" w:rsidRDefault="00EC58B6">
                  <w:pPr>
                    <w:rPr>
                      <w:rFonts w:ascii="DejaVu Sans" w:eastAsia="DejaVu Sans" w:hAnsi="DejaVu Sans" w:cs="DejaVu Sans"/>
                      <w:color w:val="000000"/>
                      <w:sz w:val="16"/>
                      <w:szCs w:val="16"/>
                    </w:rPr>
                  </w:pPr>
                  <w:ins w:id="703" w:author="Comparison" w:date="2026-03-13T12:31:00Z" w16du:dateUtc="2026-03-13T03:31:00Z">
                    <w:r>
                      <w:rPr>
                        <w:rFonts w:ascii="DejaVu Sans" w:eastAsia="DejaVu Sans" w:hAnsi="DejaVu Sans" w:cs="DejaVu Sans"/>
                        <w:color w:val="000000"/>
                        <w:sz w:val="16"/>
                        <w:szCs w:val="16"/>
                      </w:rPr>
                      <w:t>&lt;0.001</w:t>
                    </w:r>
                  </w:ins>
                </w:p>
              </w:tc>
            </w:tr>
            <w:tr w:rsidR="006441E9" w14:paraId="1022A26B" w14:textId="77777777" w:rsidTr="006441E9">
              <w:trPr>
                <w:jc w:val="center"/>
                <w:trPrChange w:id="704" w:author="Comparison" w:date="2026-03-13T12:31:00Z" w16du:dateUtc="2026-03-13T03:31:00Z">
                  <w:trPr>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05"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2543599" w14:textId="77777777" w:rsidR="006441E9" w:rsidRDefault="004D4528">
                  <w:pPr>
                    <w:rPr>
                      <w:rFonts w:ascii="DejaVu Sans" w:eastAsia="DejaVu Sans" w:hAnsi="DejaVu Sans" w:cs="DejaVu Sans"/>
                      <w:color w:val="000000"/>
                      <w:sz w:val="16"/>
                      <w:szCs w:val="16"/>
                    </w:rPr>
                    <w:pPrChange w:id="70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707" w:author="Comparison" w:date="2026-03-13T12:31:00Z" w16du:dateUtc="2026-03-13T03:31:00Z">
                    <w:r>
                      <w:rPr>
                        <w:rFonts w:ascii="DejaVu Sans" w:eastAsia="DejaVu Sans" w:hAnsi="DejaVu Sans" w:cs="DejaVu Sans"/>
                        <w:color w:val="000000"/>
                        <w:sz w:val="16"/>
                        <w:szCs w:val="16"/>
                      </w:rPr>
                      <w:delText>Criteria Based</w:delText>
                    </w:r>
                  </w:del>
                  <w:ins w:id="708" w:author="Comparison" w:date="2026-03-13T12:31:00Z" w16du:dateUtc="2026-03-13T03:31:00Z">
                    <w:r w:rsidR="00EC58B6">
                      <w:rPr>
                        <w:rFonts w:ascii="DejaVu Sans" w:eastAsia="DejaVu Sans" w:hAnsi="DejaVu Sans" w:cs="DejaVu Sans"/>
                        <w:color w:val="000000"/>
                        <w:sz w:val="16"/>
                        <w:szCs w:val="16"/>
                      </w:rPr>
                      <w:t>(C) Accurate</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09"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398ED13" w14:textId="77777777" w:rsidR="006441E9" w:rsidRDefault="004D4528">
                  <w:pPr>
                    <w:rPr>
                      <w:rFonts w:ascii="DejaVu Sans" w:eastAsia="DejaVu Sans" w:hAnsi="DejaVu Sans" w:cs="DejaVu Sans"/>
                      <w:color w:val="000000"/>
                      <w:sz w:val="16"/>
                      <w:szCs w:val="16"/>
                    </w:rPr>
                    <w:pPrChange w:id="71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711" w:author="Comparison" w:date="2026-03-13T12:31:00Z" w16du:dateUtc="2026-03-13T03:31:00Z">
                    <w:r>
                      <w:rPr>
                        <w:rFonts w:ascii="DejaVu Sans" w:eastAsia="DejaVu Sans" w:hAnsi="DejaVu Sans" w:cs="DejaVu Sans"/>
                        <w:color w:val="000000"/>
                        <w:sz w:val="16"/>
                        <w:szCs w:val="16"/>
                      </w:rPr>
                      <w:delText>1.7 (1.5- 1.9)</w:delText>
                    </w:r>
                  </w:del>
                  <w:ins w:id="712" w:author="Comparison" w:date="2026-03-13T12:31:00Z" w16du:dateUtc="2026-03-13T03:31:00Z">
                    <w:r w:rsidR="00EC58B6">
                      <w:rPr>
                        <w:rFonts w:ascii="DejaVu Sans" w:eastAsia="DejaVu Sans" w:hAnsi="DejaVu Sans" w:cs="DejaVu Sans"/>
                        <w:color w:val="000000"/>
                        <w:sz w:val="16"/>
                        <w:szCs w:val="16"/>
                      </w:rPr>
                      <w:t>0.38 (0.19- 0.56)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13" w:author="Comparison" w:date="2026-03-13T12:31:00Z" w16du:dateUtc="2026-03-13T03:3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CCBB81C" w14:textId="77777777" w:rsidR="006441E9" w:rsidRDefault="00EC58B6">
                  <w:pPr>
                    <w:rPr>
                      <w:rFonts w:ascii="DejaVu Sans" w:eastAsia="DejaVu Sans" w:hAnsi="DejaVu Sans" w:cs="DejaVu Sans"/>
                      <w:color w:val="000000"/>
                      <w:sz w:val="16"/>
                      <w:szCs w:val="16"/>
                    </w:rPr>
                    <w:pPrChange w:id="71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w:t>
                  </w:r>
                  <w:del w:id="715" w:author="Comparison" w:date="2026-03-13T12:31:00Z" w16du:dateUtc="2026-03-13T03:31:00Z">
                    <w:r w:rsidR="004D4528">
                      <w:rPr>
                        <w:rFonts w:ascii="DejaVu Sans" w:eastAsia="DejaVu Sans" w:hAnsi="DejaVu Sans" w:cs="DejaVu Sans"/>
                        <w:color w:val="000000"/>
                        <w:sz w:val="16"/>
                        <w:szCs w:val="16"/>
                      </w:rPr>
                      <w:delText>43</w:delText>
                    </w:r>
                  </w:del>
                  <w:ins w:id="716" w:author="Comparison" w:date="2026-03-13T12:31:00Z" w16du:dateUtc="2026-03-13T03:31:00Z">
                    <w:r>
                      <w:rPr>
                        <w:rFonts w:ascii="DejaVu Sans" w:eastAsia="DejaVu Sans" w:hAnsi="DejaVu Sans" w:cs="DejaVu Sans"/>
                        <w:color w:val="000000"/>
                        <w:sz w:val="16"/>
                        <w:szCs w:val="16"/>
                      </w:rPr>
                      <w:t>18</w:t>
                    </w:r>
                  </w:ins>
                  <w:r>
                    <w:rPr>
                      <w:rFonts w:ascii="DejaVu Sans" w:eastAsia="DejaVu Sans" w:hAnsi="DejaVu Sans" w:cs="DejaVu Sans"/>
                      <w:color w:val="000000"/>
                      <w:sz w:val="16"/>
                      <w:szCs w:val="16"/>
                    </w:rPr>
                    <w:t xml:space="preserve"> (4.</w:t>
                  </w:r>
                  <w:del w:id="717" w:author="Comparison" w:date="2026-03-13T12:31:00Z" w16du:dateUtc="2026-03-13T03:31:00Z">
                    <w:r w:rsidR="004D4528">
                      <w:rPr>
                        <w:rFonts w:ascii="DejaVu Sans" w:eastAsia="DejaVu Sans" w:hAnsi="DejaVu Sans" w:cs="DejaVu Sans"/>
                        <w:color w:val="000000"/>
                        <w:sz w:val="16"/>
                        <w:szCs w:val="16"/>
                      </w:rPr>
                      <w:delText>34</w:delText>
                    </w:r>
                  </w:del>
                  <w:ins w:id="718" w:author="Comparison" w:date="2026-03-13T12:31:00Z" w16du:dateUtc="2026-03-13T03:31:00Z">
                    <w:r>
                      <w:rPr>
                        <w:rFonts w:ascii="DejaVu Sans" w:eastAsia="DejaVu Sans" w:hAnsi="DejaVu Sans" w:cs="DejaVu Sans"/>
                        <w:color w:val="000000"/>
                        <w:sz w:val="16"/>
                        <w:szCs w:val="16"/>
                      </w:rPr>
                      <w:t>07</w:t>
                    </w:r>
                  </w:ins>
                  <w:r>
                    <w:rPr>
                      <w:rFonts w:ascii="DejaVu Sans" w:eastAsia="DejaVu Sans" w:hAnsi="DejaVu Sans" w:cs="DejaVu Sans"/>
                      <w:color w:val="000000"/>
                      <w:sz w:val="16"/>
                      <w:szCs w:val="16"/>
                    </w:rPr>
                    <w:t>-4.</w:t>
                  </w:r>
                  <w:del w:id="719" w:author="Comparison" w:date="2026-03-13T12:31:00Z" w16du:dateUtc="2026-03-13T03:31:00Z">
                    <w:r w:rsidR="004D4528">
                      <w:rPr>
                        <w:rFonts w:ascii="DejaVu Sans" w:eastAsia="DejaVu Sans" w:hAnsi="DejaVu Sans" w:cs="DejaVu Sans"/>
                        <w:color w:val="000000"/>
                        <w:sz w:val="16"/>
                        <w:szCs w:val="16"/>
                      </w:rPr>
                      <w:delText>52</w:delText>
                    </w:r>
                  </w:del>
                  <w:ins w:id="720" w:author="Comparison" w:date="2026-03-13T12:31:00Z" w16du:dateUtc="2026-03-13T03:31:00Z">
                    <w:r>
                      <w:rPr>
                        <w:rFonts w:ascii="DejaVu Sans" w:eastAsia="DejaVu Sans" w:hAnsi="DejaVu Sans" w:cs="DejaVu Sans"/>
                        <w:color w:val="000000"/>
                        <w:sz w:val="16"/>
                        <w:szCs w:val="16"/>
                      </w:rPr>
                      <w:t>28</w:t>
                    </w:r>
                  </w:ins>
                  <w:r>
                    <w:rPr>
                      <w:rFonts w:ascii="DejaVu Sans" w:eastAsia="DejaVu Sans" w:hAnsi="DejaVu Sans" w:cs="DejaVu Sans"/>
                      <w:color w:val="000000"/>
                      <w:sz w:val="16"/>
                      <w:szCs w:val="16"/>
                    </w:rPr>
                    <w:t>)</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21"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E62EB95" w14:textId="77777777" w:rsidR="006441E9" w:rsidRDefault="004D4528">
                  <w:pPr>
                    <w:rPr>
                      <w:rFonts w:ascii="DejaVu Sans" w:eastAsia="DejaVu Sans" w:hAnsi="DejaVu Sans" w:cs="DejaVu Sans"/>
                      <w:color w:val="000000"/>
                      <w:sz w:val="16"/>
                      <w:szCs w:val="16"/>
                    </w:rPr>
                    <w:pPrChange w:id="72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723" w:author="Comparison" w:date="2026-03-13T12:31:00Z" w16du:dateUtc="2026-03-13T03:31:00Z">
                    <w:r>
                      <w:rPr>
                        <w:rFonts w:ascii="DejaVu Sans" w:eastAsia="DejaVu Sans" w:hAnsi="DejaVu Sans" w:cs="DejaVu Sans"/>
                        <w:color w:val="000000"/>
                        <w:sz w:val="16"/>
                        <w:szCs w:val="16"/>
                      </w:rPr>
                      <w:delText>2.73 (2.56-2.9)</w:delText>
                    </w:r>
                  </w:del>
                  <w:ins w:id="724" w:author="Comparison" w:date="2026-03-13T12:31:00Z" w16du:dateUtc="2026-03-13T03:31:00Z">
                    <w:r w:rsidR="00EC58B6">
                      <w:rPr>
                        <w:rFonts w:ascii="DejaVu Sans" w:eastAsia="DejaVu Sans" w:hAnsi="DejaVu Sans" w:cs="DejaVu Sans"/>
                        <w:color w:val="000000"/>
                        <w:sz w:val="16"/>
                        <w:szCs w:val="16"/>
                      </w:rPr>
                      <w:t>3.8 (3.64-3.96)</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25" w:author="Comparison" w:date="2026-03-13T12:31:00Z" w16du:dateUtc="2026-03-13T03:3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3F46BB4" w14:textId="77777777" w:rsidR="006441E9" w:rsidRDefault="004D4528">
                  <w:pPr>
                    <w:rPr>
                      <w:rFonts w:ascii="DejaVu Sans" w:eastAsia="DejaVu Sans" w:hAnsi="DejaVu Sans" w:cs="DejaVu Sans"/>
                      <w:color w:val="000000"/>
                      <w:sz w:val="16"/>
                      <w:szCs w:val="16"/>
                    </w:rPr>
                    <w:pPrChange w:id="72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727" w:author="Comparison" w:date="2026-03-13T12:31:00Z" w16du:dateUtc="2026-03-13T03:31:00Z">
                    <w:r>
                      <w:rPr>
                        <w:rFonts w:ascii="DejaVu Sans" w:eastAsia="DejaVu Sans" w:hAnsi="DejaVu Sans" w:cs="DejaVu Sans"/>
                        <w:color w:val="000000"/>
                        <w:sz w:val="16"/>
                        <w:szCs w:val="16"/>
                      </w:rPr>
                      <w:delText>&lt;</w:delText>
                    </w:r>
                  </w:del>
                  <w:r w:rsidR="00EC58B6">
                    <w:rPr>
                      <w:rFonts w:ascii="DejaVu Sans" w:eastAsia="DejaVu Sans" w:hAnsi="DejaVu Sans" w:cs="DejaVu Sans"/>
                      <w:color w:val="000000"/>
                      <w:sz w:val="16"/>
                      <w:szCs w:val="16"/>
                    </w:rPr>
                    <w:t>0.</w:t>
                  </w:r>
                  <w:del w:id="728" w:author="Comparison" w:date="2026-03-13T12:31:00Z" w16du:dateUtc="2026-03-13T03:31:00Z">
                    <w:r>
                      <w:rPr>
                        <w:rFonts w:ascii="DejaVu Sans" w:eastAsia="DejaVu Sans" w:hAnsi="DejaVu Sans" w:cs="DejaVu Sans"/>
                        <w:color w:val="000000"/>
                        <w:sz w:val="16"/>
                        <w:szCs w:val="16"/>
                      </w:rPr>
                      <w:delText>001</w:delText>
                    </w:r>
                  </w:del>
                  <w:ins w:id="729" w:author="Comparison" w:date="2026-03-13T12:31:00Z" w16du:dateUtc="2026-03-13T03:31:00Z">
                    <w:r w:rsidR="00EC58B6">
                      <w:rPr>
                        <w:rFonts w:ascii="DejaVu Sans" w:eastAsia="DejaVu Sans" w:hAnsi="DejaVu Sans" w:cs="DejaVu Sans"/>
                        <w:color w:val="000000"/>
                        <w:sz w:val="16"/>
                        <w:szCs w:val="16"/>
                      </w:rPr>
                      <w:t>22 (0.11 to 0.33)</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30" w:author="Comparison" w:date="2026-03-13T12:31:00Z"/>
                  <w:tcPrChange w:id="731" w:author="Comparison" w:date="2026-03-13T12:31:00Z" w16du:dateUtc="2026-03-13T03:3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32" w:author="Comparison" w:date="2026-03-13T12:31:00Z"/>
                    </w:tcPr>
                  </w:tcPrChange>
                </w:tcPr>
                <w:p w14:paraId="52D4912F" w14:textId="77777777" w:rsidR="006441E9" w:rsidRDefault="00EC58B6">
                  <w:pPr>
                    <w:rPr>
                      <w:rFonts w:ascii="DejaVu Sans" w:eastAsia="DejaVu Sans" w:hAnsi="DejaVu Sans" w:cs="DejaVu Sans"/>
                      <w:color w:val="000000"/>
                      <w:sz w:val="16"/>
                      <w:szCs w:val="16"/>
                    </w:rPr>
                  </w:pPr>
                  <w:ins w:id="733" w:author="Comparison" w:date="2026-03-13T12:31:00Z" w16du:dateUtc="2026-03-13T03:31:00Z">
                    <w:r>
                      <w:rPr>
                        <w:rFonts w:ascii="DejaVu Sans" w:eastAsia="DejaVu Sans" w:hAnsi="DejaVu Sans" w:cs="DejaVu Sans"/>
                        <w:color w:val="000000"/>
                        <w:sz w:val="16"/>
                        <w:szCs w:val="16"/>
                      </w:rPr>
                      <w:t>&lt;0.001</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34" w:author="Comparison" w:date="2026-03-13T12:31:00Z"/>
                  <w:tcPrChange w:id="735" w:author="Comparison" w:date="2026-03-13T12:31:00Z" w16du:dateUtc="2026-03-13T03:3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36" w:author="Comparison" w:date="2026-03-13T12:31:00Z"/>
                    </w:tcPr>
                  </w:tcPrChange>
                </w:tcPr>
                <w:p w14:paraId="3FD2AC23" w14:textId="77777777" w:rsidR="006441E9" w:rsidRDefault="00EC58B6">
                  <w:pPr>
                    <w:rPr>
                      <w:rFonts w:ascii="DejaVu Sans" w:eastAsia="DejaVu Sans" w:hAnsi="DejaVu Sans" w:cs="DejaVu Sans"/>
                      <w:color w:val="000000"/>
                      <w:sz w:val="16"/>
                      <w:szCs w:val="16"/>
                    </w:rPr>
                  </w:pPr>
                  <w:ins w:id="737" w:author="Comparison" w:date="2026-03-13T12:31:00Z" w16du:dateUtc="2026-03-13T03:31:00Z">
                    <w:r>
                      <w:rPr>
                        <w:rFonts w:ascii="DejaVu Sans" w:eastAsia="DejaVu Sans" w:hAnsi="DejaVu Sans" w:cs="DejaVu Sans"/>
                        <w:color w:val="000000"/>
                        <w:sz w:val="16"/>
                        <w:szCs w:val="16"/>
                      </w:rPr>
                      <w:t>&lt;0.001</w:t>
                    </w:r>
                  </w:ins>
                </w:p>
              </w:tc>
            </w:tr>
            <w:tr w:rsidR="006441E9" w14:paraId="33A21254" w14:textId="77777777" w:rsidTr="006441E9">
              <w:trPr>
                <w:jc w:val="center"/>
                <w:trPrChange w:id="738" w:author="Comparison" w:date="2026-03-13T12:31:00Z" w16du:dateUtc="2026-03-13T03:31:00Z">
                  <w:trPr>
                    <w:gridAfter w:val="0"/>
                    <w:jc w:val="center"/>
                  </w:trPr>
                </w:trPrChange>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39"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BBDA556" w14:textId="77777777" w:rsidR="006441E9" w:rsidRDefault="00EC58B6">
                  <w:pPr>
                    <w:rPr>
                      <w:rFonts w:ascii="DejaVu Sans" w:eastAsia="DejaVu Sans" w:hAnsi="DejaVu Sans" w:cs="DejaVu Sans"/>
                      <w:color w:val="000000"/>
                      <w:sz w:val="16"/>
                      <w:szCs w:val="16"/>
                    </w:rPr>
                    <w:pPrChange w:id="74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ins w:id="741" w:author="Comparison" w:date="2026-03-13T12:31:00Z" w16du:dateUtc="2026-03-13T03:31:00Z">
                    <w:r>
                      <w:rPr>
                        <w:rFonts w:ascii="DejaVu Sans" w:eastAsia="DejaVu Sans" w:hAnsi="DejaVu Sans" w:cs="DejaVu Sans"/>
                        <w:color w:val="000000"/>
                        <w:sz w:val="16"/>
                        <w:szCs w:val="16"/>
                      </w:rPr>
                      <w:t xml:space="preserve">(D) </w:t>
                    </w:r>
                  </w:ins>
                  <w:r>
                    <w:rPr>
                      <w:rFonts w:ascii="DejaVu Sans" w:eastAsia="DejaVu Sans" w:hAnsi="DejaVu Sans" w:cs="DejaVu Sans"/>
                      <w:color w:val="000000"/>
                      <w:sz w:val="16"/>
                      <w:szCs w:val="16"/>
                    </w:rPr>
                    <w:t>Prioritization</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42"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57C8C23" w14:textId="77777777" w:rsidR="006441E9" w:rsidRDefault="00EC58B6">
                  <w:pPr>
                    <w:rPr>
                      <w:rFonts w:ascii="DejaVu Sans" w:eastAsia="DejaVu Sans" w:hAnsi="DejaVu Sans" w:cs="DejaVu Sans"/>
                      <w:color w:val="000000"/>
                      <w:sz w:val="16"/>
                      <w:szCs w:val="16"/>
                    </w:rPr>
                    <w:pPrChange w:id="74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0.68 (0.47- 0.88)</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44" w:author="Comparison" w:date="2026-03-13T12:31:00Z" w16du:dateUtc="2026-03-13T03:3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61907E3" w14:textId="77777777" w:rsidR="006441E9" w:rsidRDefault="00EC58B6">
                  <w:pPr>
                    <w:rPr>
                      <w:rFonts w:ascii="DejaVu Sans" w:eastAsia="DejaVu Sans" w:hAnsi="DejaVu Sans" w:cs="DejaVu Sans"/>
                      <w:color w:val="000000"/>
                      <w:sz w:val="16"/>
                      <w:szCs w:val="16"/>
                    </w:rPr>
                    <w:pPrChange w:id="74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4.05 (3.94-4.16)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46"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9505BE5" w14:textId="77777777" w:rsidR="006441E9" w:rsidRDefault="00EC58B6">
                  <w:pPr>
                    <w:rPr>
                      <w:rFonts w:ascii="DejaVu Sans" w:eastAsia="DejaVu Sans" w:hAnsi="DejaVu Sans" w:cs="DejaVu Sans"/>
                      <w:color w:val="000000"/>
                      <w:sz w:val="16"/>
                      <w:szCs w:val="16"/>
                    </w:rPr>
                    <w:pPrChange w:id="74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3.37 (3.2-3.54)</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48" w:author="Comparison" w:date="2026-03-13T12:31:00Z"/>
                  <w:tcPrChange w:id="749"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50" w:author="Comparison" w:date="2026-03-13T12:31:00Z"/>
                    </w:tcPr>
                  </w:tcPrChange>
                </w:tcPr>
                <w:p w14:paraId="0AE21E29" w14:textId="77777777" w:rsidR="006441E9" w:rsidRDefault="00EC58B6">
                  <w:pPr>
                    <w:rPr>
                      <w:rFonts w:ascii="DejaVu Sans" w:eastAsia="DejaVu Sans" w:hAnsi="DejaVu Sans" w:cs="DejaVu Sans"/>
                      <w:color w:val="000000"/>
                      <w:sz w:val="16"/>
                      <w:szCs w:val="16"/>
                    </w:rPr>
                  </w:pPr>
                  <w:ins w:id="751" w:author="Comparison" w:date="2026-03-13T12:31:00Z" w16du:dateUtc="2026-03-13T03:31:00Z">
                    <w:r>
                      <w:rPr>
                        <w:rFonts w:ascii="DejaVu Sans" w:eastAsia="DejaVu Sans" w:hAnsi="DejaVu Sans" w:cs="DejaVu Sans"/>
                        <w:color w:val="000000"/>
                        <w:sz w:val="16"/>
                        <w:szCs w:val="16"/>
                      </w:rPr>
                      <w:t>0.36 (0.24 to 0.47)</w:t>
                    </w:r>
                  </w:ins>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752" w:author="Comparison" w:date="2026-03-13T12:31:00Z" w16du:dateUtc="2026-03-13T03:3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FABC6B1" w14:textId="77777777" w:rsidR="006441E9" w:rsidRDefault="00EC58B6">
                  <w:pPr>
                    <w:rPr>
                      <w:rFonts w:ascii="DejaVu Sans" w:eastAsia="DejaVu Sans" w:hAnsi="DejaVu Sans" w:cs="DejaVu Sans"/>
                      <w:color w:val="000000"/>
                      <w:sz w:val="16"/>
                      <w:szCs w:val="16"/>
                    </w:rPr>
                    <w:pPrChange w:id="75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54" w:author="Comparison" w:date="2026-03-13T12:31:00Z"/>
                  <w:tcPrChange w:id="755" w:author="Comparison" w:date="2026-03-13T12:31:00Z" w16du:dateUtc="2026-03-13T03:31:00Z">
                    <w:tcPr>
                      <w:tcW w:w="1728"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756" w:author="Comparison" w:date="2026-03-13T12:31:00Z"/>
                    </w:tcPr>
                  </w:tcPrChange>
                </w:tcPr>
                <w:p w14:paraId="1BF225D5" w14:textId="77777777" w:rsidR="006441E9" w:rsidRDefault="00EC58B6">
                  <w:pPr>
                    <w:rPr>
                      <w:rFonts w:ascii="DejaVu Sans" w:eastAsia="DejaVu Sans" w:hAnsi="DejaVu Sans" w:cs="DejaVu Sans"/>
                      <w:color w:val="000000"/>
                      <w:sz w:val="16"/>
                      <w:szCs w:val="16"/>
                    </w:rPr>
                  </w:pPr>
                  <w:ins w:id="757" w:author="Comparison" w:date="2026-03-13T12:31:00Z" w16du:dateUtc="2026-03-13T03:31:00Z">
                    <w:r>
                      <w:rPr>
                        <w:rFonts w:ascii="DejaVu Sans" w:eastAsia="DejaVu Sans" w:hAnsi="DejaVu Sans" w:cs="DejaVu Sans"/>
                        <w:color w:val="000000"/>
                        <w:sz w:val="16"/>
                        <w:szCs w:val="16"/>
                      </w:rPr>
                      <w:t>&lt;0.001</w:t>
                    </w:r>
                  </w:ins>
                </w:p>
              </w:tc>
            </w:tr>
            <w:tr w:rsidR="006441E9" w14:paraId="6140AA4B" w14:textId="77777777" w:rsidTr="006441E9">
              <w:trPr>
                <w:jc w:val="center"/>
                <w:trPrChange w:id="758" w:author="Comparison" w:date="2026-03-13T12:31:00Z" w16du:dateUtc="2026-03-13T03:31:00Z">
                  <w:trPr>
                    <w:jc w:val="center"/>
                  </w:trPr>
                </w:trPrChange>
              </w:trPr>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59"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BA5F1F6" w14:textId="77777777" w:rsidR="006441E9" w:rsidRDefault="00EC58B6">
                  <w:pPr>
                    <w:rPr>
                      <w:rFonts w:ascii="DejaVu Sans" w:eastAsia="DejaVu Sans" w:hAnsi="DejaVu Sans" w:cs="DejaVu Sans"/>
                      <w:color w:val="000000"/>
                      <w:sz w:val="16"/>
                      <w:szCs w:val="16"/>
                    </w:rPr>
                    <w:pPrChange w:id="76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ins w:id="761" w:author="Comparison" w:date="2026-03-13T12:31:00Z" w16du:dateUtc="2026-03-13T03:31:00Z">
                    <w:r>
                      <w:rPr>
                        <w:rFonts w:ascii="DejaVu Sans" w:eastAsia="DejaVu Sans" w:hAnsi="DejaVu Sans" w:cs="DejaVu Sans"/>
                        <w:color w:val="000000"/>
                        <w:sz w:val="16"/>
                        <w:szCs w:val="16"/>
                      </w:rPr>
                      <w:t xml:space="preserve">(E) </w:t>
                    </w:r>
                  </w:ins>
                  <w:r>
                    <w:rPr>
                      <w:rFonts w:ascii="DejaVu Sans" w:eastAsia="DejaVu Sans" w:hAnsi="DejaVu Sans" w:cs="DejaVu Sans"/>
                      <w:color w:val="000000"/>
                      <w:sz w:val="16"/>
                      <w:szCs w:val="16"/>
                    </w:rPr>
                    <w:t>Supportive</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62"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8405537" w14:textId="77777777" w:rsidR="006441E9" w:rsidRDefault="00EC58B6">
                  <w:pPr>
                    <w:rPr>
                      <w:rFonts w:ascii="DejaVu Sans" w:eastAsia="DejaVu Sans" w:hAnsi="DejaVu Sans" w:cs="DejaVu Sans"/>
                      <w:color w:val="000000"/>
                      <w:sz w:val="16"/>
                      <w:szCs w:val="16"/>
                    </w:rPr>
                    <w:pPrChange w:id="76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0.23 (0.08- 0.38)</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64" w:author="Comparison" w:date="2026-03-13T12:31:00Z" w16du:dateUtc="2026-03-13T03:31:00Z">
                    <w:tcPr>
                      <w:tcW w:w="1728"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711F9B8" w14:textId="77777777" w:rsidR="006441E9" w:rsidRDefault="00EC58B6">
                  <w:pPr>
                    <w:rPr>
                      <w:rFonts w:ascii="DejaVu Sans" w:eastAsia="DejaVu Sans" w:hAnsi="DejaVu Sans" w:cs="DejaVu Sans"/>
                      <w:color w:val="000000"/>
                      <w:sz w:val="16"/>
                      <w:szCs w:val="16"/>
                    </w:rPr>
                    <w:pPrChange w:id="76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4.56 (4.47-4.65)</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66"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7A5E069" w14:textId="77777777" w:rsidR="006441E9" w:rsidRDefault="00EC58B6">
                  <w:pPr>
                    <w:rPr>
                      <w:rFonts w:ascii="DejaVu Sans" w:eastAsia="DejaVu Sans" w:hAnsi="DejaVu Sans" w:cs="DejaVu Sans"/>
                      <w:color w:val="000000"/>
                      <w:sz w:val="16"/>
                      <w:szCs w:val="16"/>
                    </w:rPr>
                    <w:pPrChange w:id="76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4.33 (4.21-4.45)</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68" w:author="Comparison" w:date="2026-03-13T12:31:00Z"/>
                  <w:tcPrChange w:id="769"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70" w:author="Comparison" w:date="2026-03-13T12:31:00Z"/>
                    </w:tcPr>
                  </w:tcPrChange>
                </w:tcPr>
                <w:p w14:paraId="419EEA72" w14:textId="77777777" w:rsidR="006441E9" w:rsidRDefault="00EC58B6">
                  <w:pPr>
                    <w:rPr>
                      <w:rFonts w:ascii="DejaVu Sans" w:eastAsia="DejaVu Sans" w:hAnsi="DejaVu Sans" w:cs="DejaVu Sans"/>
                      <w:color w:val="000000"/>
                      <w:sz w:val="16"/>
                      <w:szCs w:val="16"/>
                    </w:rPr>
                  </w:pPr>
                  <w:ins w:id="771" w:author="Comparison" w:date="2026-03-13T12:31:00Z" w16du:dateUtc="2026-03-13T03:31:00Z">
                    <w:r>
                      <w:rPr>
                        <w:rFonts w:ascii="DejaVu Sans" w:eastAsia="DejaVu Sans" w:hAnsi="DejaVu Sans" w:cs="DejaVu Sans"/>
                        <w:color w:val="000000"/>
                        <w:sz w:val="16"/>
                        <w:szCs w:val="16"/>
                      </w:rPr>
                      <w:t>0.17 (0.06 to 0.28)</w:t>
                    </w:r>
                  </w:ins>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72" w:author="Comparison" w:date="2026-03-13T12:31:00Z"/>
                  <w:tcPrChange w:id="773" w:author="Comparison" w:date="2026-03-13T12:31:00Z" w16du:dateUtc="2026-03-13T03:31:00Z">
                    <w:tcPr>
                      <w:tcW w:w="1728"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774" w:author="Comparison" w:date="2026-03-13T12:31:00Z"/>
                    </w:tcPr>
                  </w:tcPrChange>
                </w:tcPr>
                <w:p w14:paraId="0894EA23" w14:textId="77777777" w:rsidR="006441E9" w:rsidRDefault="00EC58B6">
                  <w:pPr>
                    <w:rPr>
                      <w:rFonts w:ascii="DejaVu Sans" w:eastAsia="DejaVu Sans" w:hAnsi="DejaVu Sans" w:cs="DejaVu Sans"/>
                      <w:color w:val="000000"/>
                      <w:sz w:val="16"/>
                      <w:szCs w:val="16"/>
                    </w:rPr>
                  </w:pPr>
                  <w:ins w:id="775" w:author="Comparison" w:date="2026-03-13T12:31:00Z" w16du:dateUtc="2026-03-13T03:31:00Z">
                    <w:r>
                      <w:rPr>
                        <w:rFonts w:ascii="DejaVu Sans" w:eastAsia="DejaVu Sans" w:hAnsi="DejaVu Sans" w:cs="DejaVu Sans"/>
                        <w:color w:val="000000"/>
                        <w:sz w:val="16"/>
                        <w:szCs w:val="16"/>
                      </w:rPr>
                      <w:t>0.002</w:t>
                    </w:r>
                  </w:ins>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776"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3E70892" w14:textId="77777777" w:rsidR="006441E9" w:rsidRDefault="00EC58B6">
                  <w:pPr>
                    <w:rPr>
                      <w:rFonts w:ascii="DejaVu Sans" w:eastAsia="DejaVu Sans" w:hAnsi="DejaVu Sans" w:cs="DejaVu Sans"/>
                      <w:color w:val="000000"/>
                      <w:sz w:val="16"/>
                      <w:szCs w:val="16"/>
                    </w:rPr>
                    <w:pPrChange w:id="77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6"/>
                      <w:szCs w:val="16"/>
                    </w:rPr>
                    <w:t>0.011</w:t>
                  </w:r>
                </w:p>
              </w:tc>
            </w:tr>
          </w:tbl>
          <w:p w14:paraId="08D1F69C" w14:textId="77777777" w:rsidR="006441E9" w:rsidRDefault="006441E9">
            <w:pPr>
              <w:pPrChange w:id="778" w:author="Comparison" w:date="2026-03-13T12:31:00Z" w16du:dateUtc="2026-03-13T03:31:00Z">
                <w:pPr>
                  <w:spacing w:after="240"/>
                </w:pPr>
              </w:pPrChange>
            </w:pPr>
          </w:p>
        </w:tc>
        <w:bookmarkEnd w:id="625"/>
      </w:tr>
    </w:tbl>
    <w:p w14:paraId="4DA63611" w14:textId="77777777" w:rsidR="006441E9" w:rsidRDefault="00EC58B6">
      <w:pPr>
        <w:pStyle w:val="Plattetekst"/>
        <w:pPrChange w:id="779" w:author="Comparison" w:date="2026-03-13T12:31:00Z" w16du:dateUtc="2026-03-13T03:31:00Z">
          <w:pPr>
            <w:spacing w:after="240"/>
          </w:pPr>
        </w:pPrChange>
      </w:pPr>
      <w:r>
        <w:lastRenderedPageBreak/>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 </w:t>
      </w:r>
      <w:r>
        <w:fldChar w:fldCharType="begin"/>
      </w:r>
      <w:r>
        <w:instrText>HYPERLINK \l "tbl-ordinal-regression-clmm" \h</w:instrText>
      </w:r>
      <w:r>
        <w:fldChar w:fldCharType="separate"/>
      </w:r>
      <w:r>
        <w:rPr>
          <w:rStyle w:val="Hyperlink"/>
        </w:rPr>
        <w:t>Table 3</w:t>
      </w:r>
      <w:r>
        <w:fldChar w:fldCharType="end"/>
      </w:r>
      <w:r>
        <w:t xml:space="preserve">. In the ordinal logistic regression, three effects are expressed as odds ratios (OR) for each category. “Provider: AI” indicates that the larger the OR above 1, the more likely AI is to receive higher scores compared to supervisors. “Assessor type: student” indicates that the larger the OR above 1, the more likely students are to give higher scores compared to faculty. “Interaction: supervisor × student” indicates that the larger the OR above 1, the greater the difference in scores between AI and supervisors among students compared to faculty. </w:t>
      </w:r>
      <w:r>
        <w:rPr>
          <w:i/>
          <w:rPrChange w:id="780" w:author="Comparison" w:date="2026-03-13T12:31:00Z" w16du:dateUtc="2026-03-13T03:31:00Z">
            <w:rPr/>
          </w:rPrChange>
        </w:rPr>
        <w:t>P</w:t>
      </w:r>
      <w:del w:id="781" w:author="Comparison" w:date="2026-03-13T12:31:00Z" w16du:dateUtc="2026-03-13T03:31:00Z">
        <w:r w:rsidR="004D4528">
          <w:delText>-</w:delText>
        </w:r>
      </w:del>
      <w:ins w:id="782" w:author="Comparison" w:date="2026-03-13T12:31:00Z" w16du:dateUtc="2026-03-13T03:31:00Z">
        <w:r>
          <w:t xml:space="preserve"> </w:t>
        </w:r>
      </w:ins>
      <w:r>
        <w:t>values are Bonferroni-corrected for comparisons across 15 items. The results indicated that, for the items criteria</w:t>
      </w:r>
      <w:del w:id="783" w:author="Comparison" w:date="2026-03-13T12:31:00Z" w16du:dateUtc="2026-03-13T03:31:00Z">
        <w:r w:rsidR="004D4528">
          <w:delText xml:space="preserve"> </w:delText>
        </w:r>
      </w:del>
      <w:ins w:id="784" w:author="Comparison" w:date="2026-03-13T12:31:00Z" w16du:dateUtc="2026-03-13T03:31:00Z">
        <w:r>
          <w:t>-</w:t>
        </w:r>
      </w:ins>
      <w:r>
        <w:t>based</w:t>
      </w:r>
      <w:del w:id="785" w:author="Comparison" w:date="2026-03-13T12:31:00Z" w16du:dateUtc="2026-03-13T03:31:00Z">
        <w:r w:rsidR="004D4528">
          <w:delText>,</w:delText>
        </w:r>
      </w:del>
      <w:r>
        <w:t xml:space="preserve"> and clear direction, AI feedback received significantly higher scores than supervisor feedback (OR</w:t>
      </w:r>
      <w:del w:id="786" w:author="Comparison" w:date="2026-03-13T12:31:00Z" w16du:dateUtc="2026-03-13T03:31:00Z">
        <w:r w:rsidR="004D4528">
          <w:delText xml:space="preserve"> = </w:delText>
        </w:r>
      </w:del>
      <w:ins w:id="787" w:author="Comparison" w:date="2026-03-13T12:31:00Z" w16du:dateUtc="2026-03-13T03:31:00Z">
        <w:r>
          <w:t>=</w:t>
        </w:r>
      </w:ins>
      <w:r>
        <w:t xml:space="preserve">11.81 [95% CI: 7.64–18.27], </w:t>
      </w:r>
      <w:del w:id="788" w:author="Comparison" w:date="2026-03-13T12:31:00Z" w16du:dateUtc="2026-03-13T03:31:00Z">
        <w:r w:rsidR="004D4528">
          <w:delText>p &lt; 0.</w:delText>
        </w:r>
      </w:del>
      <w:ins w:id="789" w:author="Comparison" w:date="2026-03-13T12:31:00Z" w16du:dateUtc="2026-03-13T03:31:00Z">
        <w:r>
          <w:rPr>
            <w:i/>
            <w:iCs/>
          </w:rPr>
          <w:t>P</w:t>
        </w:r>
        <w:r>
          <w:t>&lt;.</w:t>
        </w:r>
      </w:ins>
      <w:r>
        <w:t>001; OR</w:t>
      </w:r>
      <w:del w:id="790" w:author="Comparison" w:date="2026-03-13T12:31:00Z" w16du:dateUtc="2026-03-13T03:31:00Z">
        <w:r w:rsidR="004D4528">
          <w:delText xml:space="preserve"> = </w:delText>
        </w:r>
      </w:del>
      <w:ins w:id="791" w:author="Comparison" w:date="2026-03-13T12:31:00Z" w16du:dateUtc="2026-03-13T03:31:00Z">
        <w:r>
          <w:t>=</w:t>
        </w:r>
      </w:ins>
      <w:r>
        <w:t xml:space="preserve">6.61 [95% CI: 4.35–10.06], </w:t>
      </w:r>
      <w:del w:id="792" w:author="Comparison" w:date="2026-03-13T12:31:00Z" w16du:dateUtc="2026-03-13T03:31:00Z">
        <w:r w:rsidR="004D4528">
          <w:delText>p &lt; 0.</w:delText>
        </w:r>
      </w:del>
      <w:ins w:id="793" w:author="Comparison" w:date="2026-03-13T12:31:00Z" w16du:dateUtc="2026-03-13T03:31:00Z">
        <w:r>
          <w:rPr>
            <w:i/>
            <w:iCs/>
          </w:rPr>
          <w:t>P</w:t>
        </w:r>
        <w:r>
          <w:t>&lt;.</w:t>
        </w:r>
      </w:ins>
      <w:r>
        <w:t>001) (OR, odds</w:t>
      </w:r>
      <w:del w:id="794" w:author="Comparison" w:date="2026-03-13T12:31:00Z" w16du:dateUtc="2026-03-13T03:31:00Z">
        <w:r w:rsidR="004D4528">
          <w:delText>-</w:delText>
        </w:r>
      </w:del>
      <w:ins w:id="795" w:author="Comparison" w:date="2026-03-13T12:31:00Z" w16du:dateUtc="2026-03-13T03:31:00Z">
        <w:r>
          <w:t xml:space="preserve"> </w:t>
        </w:r>
      </w:ins>
      <w:r>
        <w:t>ratio</w:t>
      </w:r>
      <w:del w:id="796" w:author="Comparison" w:date="2026-03-13T12:31:00Z" w16du:dateUtc="2026-03-13T03:31:00Z">
        <w:r w:rsidR="004D4528">
          <w:delText>,</w:delText>
        </w:r>
      </w:del>
      <w:ins w:id="797" w:author="Comparison" w:date="2026-03-13T12:31:00Z" w16du:dateUtc="2026-03-13T03:31:00Z">
        <w:r>
          <w:t>;</w:t>
        </w:r>
      </w:ins>
      <w:r>
        <w:t xml:space="preserve"> values larger than 1 indicate higher scores for AI than for supervisors). For accurate, prioritization, and supportive, AI also tended to receive higher scores, but the differences between AI and supervisors were not significant (OR</w:t>
      </w:r>
      <w:del w:id="798" w:author="Comparison" w:date="2026-03-13T12:31:00Z" w16du:dateUtc="2026-03-13T03:31:00Z">
        <w:r w:rsidR="004D4528">
          <w:delText xml:space="preserve"> = </w:delText>
        </w:r>
      </w:del>
      <w:ins w:id="799" w:author="Comparison" w:date="2026-03-13T12:31:00Z" w16du:dateUtc="2026-03-13T03:31:00Z">
        <w:r>
          <w:t>=</w:t>
        </w:r>
      </w:ins>
      <w:r>
        <w:t xml:space="preserve">1.35 [95% CI: 0.91–2.00], </w:t>
      </w:r>
      <w:del w:id="800" w:author="Comparison" w:date="2026-03-13T12:31:00Z" w16du:dateUtc="2026-03-13T03:31:00Z">
        <w:r w:rsidR="004D4528">
          <w:delText>p = 1.000</w:delText>
        </w:r>
      </w:del>
      <w:ins w:id="801" w:author="Comparison" w:date="2026-03-13T12:31:00Z" w16du:dateUtc="2026-03-13T03:31:00Z">
        <w:r>
          <w:rPr>
            <w:i/>
            <w:iCs/>
          </w:rPr>
          <w:t>P</w:t>
        </w:r>
        <w:r>
          <w:t>&gt;.99</w:t>
        </w:r>
      </w:ins>
      <w:r>
        <w:t>; OR</w:t>
      </w:r>
      <w:del w:id="802" w:author="Comparison" w:date="2026-03-13T12:31:00Z" w16du:dateUtc="2026-03-13T03:31:00Z">
        <w:r w:rsidR="004D4528">
          <w:delText xml:space="preserve"> = </w:delText>
        </w:r>
      </w:del>
      <w:ins w:id="803" w:author="Comparison" w:date="2026-03-13T12:31:00Z" w16du:dateUtc="2026-03-13T03:31:00Z">
        <w:r>
          <w:t>=</w:t>
        </w:r>
      </w:ins>
      <w:r>
        <w:t xml:space="preserve">1.70 [95% CI: 1.16–2.50], </w:t>
      </w:r>
      <w:del w:id="804" w:author="Comparison" w:date="2026-03-13T12:31:00Z" w16du:dateUtc="2026-03-13T03:31:00Z">
        <w:r w:rsidR="004D4528">
          <w:delText>p = 0.</w:delText>
        </w:r>
      </w:del>
      <w:ins w:id="805" w:author="Comparison" w:date="2026-03-13T12:31:00Z" w16du:dateUtc="2026-03-13T03:31:00Z">
        <w:r>
          <w:rPr>
            <w:i/>
            <w:iCs/>
          </w:rPr>
          <w:t>P</w:t>
        </w:r>
        <w:r>
          <w:t>=.</w:t>
        </w:r>
      </w:ins>
      <w:r>
        <w:t>098; OR</w:t>
      </w:r>
      <w:del w:id="806" w:author="Comparison" w:date="2026-03-13T12:31:00Z" w16du:dateUtc="2026-03-13T03:31:00Z">
        <w:r w:rsidR="004D4528">
          <w:delText xml:space="preserve"> = </w:delText>
        </w:r>
      </w:del>
      <w:ins w:id="807" w:author="Comparison" w:date="2026-03-13T12:31:00Z" w16du:dateUtc="2026-03-13T03:31:00Z">
        <w:r>
          <w:t>=</w:t>
        </w:r>
      </w:ins>
      <w:r>
        <w:t xml:space="preserve">1.34 [95% CI: 0.87–2.06], </w:t>
      </w:r>
      <w:del w:id="808" w:author="Comparison" w:date="2026-03-13T12:31:00Z" w16du:dateUtc="2026-03-13T03:31:00Z">
        <w:r w:rsidR="004D4528">
          <w:delText>p = 1.000</w:delText>
        </w:r>
      </w:del>
      <w:ins w:id="809" w:author="Comparison" w:date="2026-03-13T12:31:00Z" w16du:dateUtc="2026-03-13T03:31:00Z">
        <w:r>
          <w:rPr>
            <w:i/>
            <w:iCs/>
          </w:rPr>
          <w:t>P</w:t>
        </w:r>
        <w:r>
          <w:t>&gt;.99</w:t>
        </w:r>
      </w:ins>
      <w:r>
        <w:t>).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w="5000" w:type="pct"/>
        <w:tblLayout w:type="fixed"/>
        <w:tblLook w:val="0000" w:firstRow="0" w:lastRow="0" w:firstColumn="0" w:lastColumn="0" w:noHBand="0" w:noVBand="0"/>
        <w:tblPrChange w:id="810" w:author="Comparison" w:date="2026-03-13T12:31:00Z" w16du:dateUtc="2026-03-13T03:31:00Z">
          <w:tblPr>
            <w:tblW w:w="5000" w:type="pct"/>
            <w:tblLayout w:type="fixed"/>
            <w:tblLook w:val="0000" w:firstRow="0" w:lastRow="0" w:firstColumn="0" w:lastColumn="0" w:noHBand="0" w:noVBand="0"/>
          </w:tblPr>
        </w:tblPrChange>
      </w:tblPr>
      <w:tblGrid>
        <w:gridCol w:w="9054"/>
        <w:tblGridChange w:id="811">
          <w:tblGrid>
            <w:gridCol w:w="108"/>
            <w:gridCol w:w="8640"/>
            <w:gridCol w:w="306"/>
          </w:tblGrid>
        </w:tblGridChange>
      </w:tblGrid>
      <w:tr w:rsidR="006441E9" w14:paraId="52BD9C71" w14:textId="77777777">
        <w:trPr>
          <w:trPrChange w:id="812" w:author="Comparison" w:date="2026-03-13T12:31:00Z" w16du:dateUtc="2026-03-13T03:31:00Z">
            <w:trPr>
              <w:gridBefore w:val="1"/>
              <w:gridAfter w:val="0"/>
            </w:trPr>
          </w:trPrChange>
        </w:trPr>
        <w:tc>
          <w:tcPr>
            <w:tcW w:w="7920" w:type="dxa"/>
            <w:tcPrChange w:id="813" w:author="Comparison" w:date="2026-03-13T12:31:00Z" w16du:dateUtc="2026-03-13T03:31:00Z">
              <w:tcPr>
                <w:tcW w:w="7920" w:type="dxa"/>
              </w:tcPr>
            </w:tcPrChange>
          </w:tcPr>
          <w:p w14:paraId="7C7518FE" w14:textId="77777777" w:rsidR="006441E9" w:rsidRDefault="00EC58B6">
            <w:pPr>
              <w:pStyle w:val="ImageCaption"/>
              <w:spacing w:before="200"/>
              <w:pPrChange w:id="814" w:author="Comparison" w:date="2026-03-13T12:31:00Z" w16du:dateUtc="2026-03-13T03:31:00Z">
                <w:pPr>
                  <w:spacing w:before="200" w:after="240"/>
                </w:pPr>
              </w:pPrChange>
            </w:pPr>
            <w:bookmarkStart w:id="815" w:name="tbl-ordinal-regression-clmm"/>
            <w:r>
              <w:t>Table 3: Cumulative Link Mixed Models Results Comparing AI and Supervisor Feedback Scores</w:t>
            </w:r>
            <w:ins w:id="816" w:author="Comparison" w:date="2026-03-13T12:31:00Z" w16du:dateUtc="2026-03-13T03:31:00Z">
              <w:r>
                <w:t xml:space="preserve"> on the Steiss et al. Five-Item Analytic Rubric. Convergent mixed-methods study, Nagoya University medical students, Japan, 2024. See Table 2 for rubric item descriptions and measurement scope.</w:t>
              </w:r>
            </w:ins>
          </w:p>
          <w:tbl>
            <w:tblPr>
              <w:tblStyle w:val="Table"/>
              <w:tblW w:w="5000" w:type="pct"/>
              <w:jc w:val="center"/>
              <w:tblLayout w:type="fixed"/>
              <w:tblLook w:val="0420" w:firstRow="1" w:lastRow="0" w:firstColumn="0" w:lastColumn="0" w:noHBand="0" w:noVBand="1"/>
              <w:tblPrChange w:id="817" w:author="Comparison" w:date="2026-03-13T12:31:00Z" w16du:dateUtc="2026-03-13T03:31:00Z">
                <w:tblPr>
                  <w:tblW w:w="0" w:type="auto"/>
                  <w:jc w:val="center"/>
                  <w:tblLayout w:type="fixed"/>
                  <w:tblLook w:val="0420" w:firstRow="1" w:lastRow="0" w:firstColumn="0" w:lastColumn="0" w:noHBand="0" w:noVBand="1"/>
                </w:tblPr>
              </w:tblPrChange>
            </w:tblPr>
            <w:tblGrid>
              <w:gridCol w:w="1473"/>
              <w:gridCol w:w="3241"/>
              <w:gridCol w:w="2062"/>
              <w:gridCol w:w="1031"/>
              <w:gridCol w:w="1031"/>
              <w:tblGridChange w:id="818">
                <w:tblGrid>
                  <w:gridCol w:w="1440"/>
                  <w:gridCol w:w="33"/>
                  <w:gridCol w:w="3241"/>
                  <w:gridCol w:w="182"/>
                  <w:gridCol w:w="1880"/>
                  <w:gridCol w:w="182"/>
                  <w:gridCol w:w="530"/>
                  <w:gridCol w:w="319"/>
                  <w:gridCol w:w="712"/>
                  <w:gridCol w:w="265"/>
                  <w:gridCol w:w="54"/>
                  <w:gridCol w:w="712"/>
                  <w:gridCol w:w="265"/>
                  <w:gridCol w:w="1031"/>
                </w:tblGrid>
              </w:tblGridChange>
            </w:tblGrid>
            <w:tr w:rsidR="006441E9" w14:paraId="588B869F" w14:textId="77777777" w:rsidTr="006441E9">
              <w:trPr>
                <w:cnfStyle w:val="100000000000" w:firstRow="1" w:lastRow="0" w:firstColumn="0" w:lastColumn="0" w:oddVBand="0" w:evenVBand="0" w:oddHBand="0" w:evenHBand="0" w:firstRowFirstColumn="0" w:firstRowLastColumn="0" w:lastRowFirstColumn="0" w:lastRowLastColumn="0"/>
                <w:tblHeader/>
                <w:jc w:val="center"/>
                <w:trPrChange w:id="819" w:author="Comparison" w:date="2026-03-13T12:31:00Z" w16du:dateUtc="2026-03-13T03:31:00Z">
                  <w:trPr>
                    <w:gridAfter w:val="0"/>
                    <w:tblHeader/>
                    <w:jc w:val="center"/>
                  </w:trPr>
                </w:trPrChange>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20" w:author="Comparison" w:date="2026-03-13T12:31:00Z" w16du:dateUtc="2026-03-13T03:31:00Z">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34CBAEA"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hAnsi="DejaVu Sans" w:hint="eastAsia"/>
                      <w:b/>
                      <w:color w:val="000000"/>
                      <w:sz w:val="16"/>
                      <w:rPrChange w:id="821" w:author="Comparison" w:date="2026-03-13T12:31:00Z" w16du:dateUtc="2026-03-13T03:31:00Z">
                        <w:rPr>
                          <w:rFonts w:ascii="DejaVu Sans" w:hAnsi="DejaVu Sans" w:hint="eastAsia"/>
                          <w:b/>
                          <w:color w:val="000000"/>
                          <w:sz w:val="18"/>
                        </w:rPr>
                      </w:rPrChange>
                    </w:rPr>
                    <w:pPrChange w:id="82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hint="eastAsia"/>
                      <w:b/>
                      <w:color w:val="000000"/>
                      <w:sz w:val="16"/>
                      <w:rPrChange w:id="823" w:author="Comparison" w:date="2026-03-13T12:31:00Z" w16du:dateUtc="2026-03-13T03:31:00Z">
                        <w:rPr>
                          <w:rFonts w:ascii="DejaVu Sans" w:hAnsi="DejaVu Sans" w:hint="eastAsia"/>
                          <w:b/>
                          <w:color w:val="000000"/>
                          <w:sz w:val="18"/>
                        </w:rPr>
                      </w:rPrChange>
                    </w:rPr>
                    <w:lastRenderedPageBreak/>
                    <w:t>Item</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24" w:author="Comparison" w:date="2026-03-13T12:31:00Z" w16du:dateUtc="2026-03-13T03:31:00Z">
                    <w:tcPr>
                      <w:tcW w:w="3456"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1AB798D"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hAnsi="DejaVu Sans" w:hint="eastAsia"/>
                      <w:b/>
                      <w:color w:val="000000"/>
                      <w:sz w:val="16"/>
                      <w:rPrChange w:id="825" w:author="Comparison" w:date="2026-03-13T12:31:00Z" w16du:dateUtc="2026-03-13T03:31:00Z">
                        <w:rPr>
                          <w:rFonts w:ascii="DejaVu Sans" w:hAnsi="DejaVu Sans" w:hint="eastAsia"/>
                          <w:b/>
                          <w:color w:val="000000"/>
                          <w:sz w:val="18"/>
                        </w:rPr>
                      </w:rPrChange>
                    </w:rPr>
                    <w:pPrChange w:id="82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hint="eastAsia"/>
                      <w:b/>
                      <w:color w:val="000000"/>
                      <w:sz w:val="16"/>
                      <w:rPrChange w:id="827" w:author="Comparison" w:date="2026-03-13T12:31:00Z" w16du:dateUtc="2026-03-13T03:31:00Z">
                        <w:rPr>
                          <w:rFonts w:ascii="DejaVu Sans" w:hAnsi="DejaVu Sans" w:hint="eastAsia"/>
                          <w:b/>
                          <w:color w:val="000000"/>
                          <w:sz w:val="18"/>
                        </w:rPr>
                      </w:rPrChange>
                    </w:rPr>
                    <w:t>Effect</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28" w:author="Comparison" w:date="2026-03-13T12:31:00Z" w16du:dateUtc="2026-03-13T03:31:00Z">
                    <w:tcPr>
                      <w:tcW w:w="259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A62E832"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hAnsi="DejaVu Sans" w:hint="eastAsia"/>
                      <w:b/>
                      <w:color w:val="000000"/>
                      <w:sz w:val="16"/>
                      <w:rPrChange w:id="829" w:author="Comparison" w:date="2026-03-13T12:31:00Z" w16du:dateUtc="2026-03-13T03:31:00Z">
                        <w:rPr>
                          <w:rFonts w:ascii="DejaVu Sans" w:hAnsi="DejaVu Sans" w:hint="eastAsia"/>
                          <w:b/>
                          <w:color w:val="000000"/>
                          <w:sz w:val="18"/>
                        </w:rPr>
                      </w:rPrChange>
                    </w:rPr>
                    <w:pPrChange w:id="83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hint="eastAsia"/>
                      <w:b/>
                      <w:color w:val="000000"/>
                      <w:sz w:val="16"/>
                      <w:rPrChange w:id="831" w:author="Comparison" w:date="2026-03-13T12:31:00Z" w16du:dateUtc="2026-03-13T03:31:00Z">
                        <w:rPr>
                          <w:rFonts w:ascii="DejaVu Sans" w:hAnsi="DejaVu Sans" w:hint="eastAsia"/>
                          <w:b/>
                          <w:color w:val="000000"/>
                          <w:sz w:val="18"/>
                        </w:rPr>
                      </w:rPrChange>
                    </w:rPr>
                    <w:t>OR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832" w:author="Comparison" w:date="2026-03-13T12:31:00Z"/>
                  <w:tcPrChange w:id="833" w:author="Comparison" w:date="2026-03-13T12:31:00Z" w16du:dateUtc="2026-03-13T03:31: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834" w:author="Comparison" w:date="2026-03-13T12:31:00Z"/>
                    </w:tcPr>
                  </w:tcPrChange>
                </w:tcPr>
                <w:p w14:paraId="4F729510"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6"/>
                      <w:szCs w:val="16"/>
                    </w:rPr>
                  </w:pPr>
                  <w:ins w:id="835" w:author="Comparison" w:date="2026-03-13T12:31:00Z" w16du:dateUtc="2026-03-13T03:31:00Z">
                    <w:r>
                      <w:rPr>
                        <w:rFonts w:ascii="DejaVu Sans" w:eastAsia="DejaVu Sans" w:hAnsi="DejaVu Sans" w:cs="DejaVu Sans"/>
                        <w:b/>
                        <w:color w:val="000000"/>
                        <w:sz w:val="16"/>
                        <w:szCs w:val="16"/>
                      </w:rPr>
                      <w:t>P value</w:t>
                    </w:r>
                  </w:ins>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36" w:author="Comparison" w:date="2026-03-13T12:31:00Z" w16du:dateUtc="2026-03-13T03:31:00Z">
                    <w:tcPr>
                      <w:tcW w:w="1296" w:type="dxa"/>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9CD6AEA"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hAnsi="DejaVu Sans" w:hint="eastAsia"/>
                      <w:b/>
                      <w:color w:val="000000"/>
                      <w:sz w:val="16"/>
                      <w:rPrChange w:id="837" w:author="Comparison" w:date="2026-03-13T12:31:00Z" w16du:dateUtc="2026-03-13T03:31:00Z">
                        <w:rPr>
                          <w:rFonts w:ascii="DejaVu Sans" w:hAnsi="DejaVu Sans" w:hint="eastAsia"/>
                          <w:b/>
                          <w:color w:val="000000"/>
                          <w:sz w:val="18"/>
                        </w:rPr>
                      </w:rPrChange>
                    </w:rPr>
                    <w:pPrChange w:id="83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hAnsi="DejaVu Sans" w:hint="eastAsia"/>
                      <w:b/>
                      <w:color w:val="000000"/>
                      <w:sz w:val="16"/>
                      <w:rPrChange w:id="839" w:author="Comparison" w:date="2026-03-13T12:31:00Z" w16du:dateUtc="2026-03-13T03:31:00Z">
                        <w:rPr>
                          <w:rFonts w:ascii="DejaVu Sans" w:hAnsi="DejaVu Sans" w:hint="eastAsia"/>
                          <w:b/>
                          <w:color w:val="000000"/>
                          <w:sz w:val="18"/>
                        </w:rPr>
                      </w:rPrChange>
                    </w:rPr>
                    <w:t xml:space="preserve">Corrected </w:t>
                  </w:r>
                  <w:del w:id="840" w:author="Comparison" w:date="2026-03-13T12:31:00Z" w16du:dateUtc="2026-03-13T03:31:00Z">
                    <w:r w:rsidR="004D4528">
                      <w:rPr>
                        <w:rFonts w:ascii="DejaVu Sans" w:eastAsia="DejaVu Sans" w:hAnsi="DejaVu Sans" w:cs="DejaVu Sans"/>
                        <w:b/>
                        <w:color w:val="000000"/>
                        <w:sz w:val="18"/>
                        <w:szCs w:val="18"/>
                      </w:rPr>
                      <w:delText>p-</w:delText>
                    </w:r>
                  </w:del>
                  <w:ins w:id="841" w:author="Comparison" w:date="2026-03-13T12:31:00Z" w16du:dateUtc="2026-03-13T03:31:00Z">
                    <w:r>
                      <w:rPr>
                        <w:rFonts w:ascii="DejaVu Sans" w:eastAsia="DejaVu Sans" w:hAnsi="DejaVu Sans" w:cs="DejaVu Sans"/>
                        <w:b/>
                        <w:color w:val="000000"/>
                        <w:sz w:val="16"/>
                        <w:szCs w:val="16"/>
                      </w:rPr>
                      <w:t xml:space="preserve">P </w:t>
                    </w:r>
                  </w:ins>
                  <w:r>
                    <w:rPr>
                      <w:rFonts w:ascii="DejaVu Sans" w:hAnsi="DejaVu Sans" w:hint="eastAsia"/>
                      <w:b/>
                      <w:color w:val="000000"/>
                      <w:sz w:val="16"/>
                      <w:rPrChange w:id="842" w:author="Comparison" w:date="2026-03-13T12:31:00Z" w16du:dateUtc="2026-03-13T03:31:00Z">
                        <w:rPr>
                          <w:rFonts w:ascii="DejaVu Sans" w:hAnsi="DejaVu Sans" w:hint="eastAsia"/>
                          <w:b/>
                          <w:color w:val="000000"/>
                          <w:sz w:val="18"/>
                        </w:rPr>
                      </w:rPrChange>
                    </w:rPr>
                    <w:t>value</w:t>
                  </w:r>
                </w:p>
              </w:tc>
            </w:tr>
            <w:tr w:rsidR="006441E9" w14:paraId="33C57BC6" w14:textId="77777777" w:rsidTr="006441E9">
              <w:trPr>
                <w:jc w:val="center"/>
                <w:trPrChange w:id="843" w:author="Comparison" w:date="2026-03-13T12:31:00Z" w16du:dateUtc="2026-03-13T03:31:00Z">
                  <w:trPr>
                    <w:jc w:val="center"/>
                  </w:trPr>
                </w:trPrChange>
              </w:trPr>
              <w:tc>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44" w:author="Comparison" w:date="2026-03-13T12:31:00Z" w16du:dateUtc="2026-03-13T03:31:00Z">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B86616" w14:textId="77777777" w:rsidR="006441E9" w:rsidRDefault="004D4528">
                  <w:pPr>
                    <w:rPr>
                      <w:rFonts w:ascii="DejaVu Sans" w:hAnsi="DejaVu Sans" w:hint="eastAsia"/>
                      <w:color w:val="000000"/>
                      <w:sz w:val="16"/>
                      <w:rPrChange w:id="845" w:author="Comparison" w:date="2026-03-13T12:31:00Z" w16du:dateUtc="2026-03-13T03:31:00Z">
                        <w:rPr>
                          <w:rFonts w:ascii="DejaVu Sans" w:hAnsi="DejaVu Sans" w:hint="eastAsia"/>
                          <w:color w:val="000000"/>
                          <w:sz w:val="18"/>
                        </w:rPr>
                      </w:rPrChange>
                    </w:rPr>
                    <w:pPrChange w:id="84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847" w:author="Comparison" w:date="2026-03-13T12:31:00Z" w16du:dateUtc="2026-03-13T03:31:00Z">
                    <w:r>
                      <w:rPr>
                        <w:rFonts w:ascii="DejaVu Sans" w:eastAsia="DejaVu Sans" w:hAnsi="DejaVu Sans" w:cs="DejaVu Sans"/>
                        <w:color w:val="000000"/>
                        <w:sz w:val="18"/>
                        <w:szCs w:val="18"/>
                      </w:rPr>
                      <w:delText>Accurate</w:delText>
                    </w:r>
                  </w:del>
                  <w:ins w:id="848" w:author="Comparison" w:date="2026-03-13T12:31:00Z" w16du:dateUtc="2026-03-13T03:31:00Z">
                    <w:r w:rsidR="00EC58B6">
                      <w:rPr>
                        <w:rFonts w:ascii="DejaVu Sans" w:eastAsia="DejaVu Sans" w:hAnsi="DejaVu Sans" w:cs="DejaVu Sans"/>
                        <w:color w:val="000000"/>
                        <w:sz w:val="16"/>
                        <w:szCs w:val="16"/>
                      </w:rPr>
                      <w:t>(A) Criteria Based</w:t>
                    </w:r>
                  </w:ins>
                </w:p>
              </w:tc>
              <w:tc>
                <w:tcPr>
                  <w:tcW w:w="31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49" w:author="Comparison" w:date="2026-03-13T12:31:00Z" w16du:dateUtc="2026-03-13T03:31:00Z">
                    <w:tcPr>
                      <w:tcW w:w="3456" w:type="dxa"/>
                      <w:gridSpan w:val="3"/>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C316282" w14:textId="77777777" w:rsidR="006441E9" w:rsidRDefault="00EC58B6">
                  <w:pPr>
                    <w:rPr>
                      <w:rFonts w:ascii="DejaVu Sans" w:hAnsi="DejaVu Sans" w:hint="eastAsia"/>
                      <w:color w:val="000000"/>
                      <w:sz w:val="16"/>
                      <w:rPrChange w:id="850" w:author="Comparison" w:date="2026-03-13T12:31:00Z" w16du:dateUtc="2026-03-13T03:31:00Z">
                        <w:rPr>
                          <w:rFonts w:ascii="DejaVu Sans" w:hAnsi="DejaVu Sans" w:hint="eastAsia"/>
                          <w:color w:val="000000"/>
                          <w:sz w:val="18"/>
                        </w:rPr>
                      </w:rPrChange>
                    </w:rPr>
                    <w:pPrChange w:id="85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852" w:author="Comparison" w:date="2026-03-13T12:31:00Z" w16du:dateUtc="2026-03-13T03:31:00Z">
                        <w:rPr>
                          <w:rFonts w:ascii="DejaVu Sans" w:hAnsi="DejaVu Sans" w:hint="eastAsia"/>
                          <w:color w:val="000000"/>
                          <w:sz w:val="18"/>
                        </w:rPr>
                      </w:rPrChange>
                    </w:rPr>
                    <w:t>Provider: AI (vs supervisor)</w:t>
                  </w:r>
                </w:p>
              </w:tc>
              <w:tc>
                <w:tcPr>
                  <w:tcW w:w="201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53" w:author="Comparison" w:date="2026-03-13T12:31:00Z"/>
                  <w:tcPrChange w:id="854" w:author="Comparison" w:date="2026-03-13T12:31:00Z" w16du:dateUtc="2026-03-13T03:31:00Z">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55" w:author="Comparison" w:date="2026-03-13T12:31:00Z"/>
                    </w:tcPr>
                  </w:tcPrChange>
                </w:tcPr>
                <w:p w14:paraId="3D9D13A2" w14:textId="77777777" w:rsidR="006441E9" w:rsidRDefault="00EC58B6">
                  <w:pPr>
                    <w:rPr>
                      <w:rFonts w:ascii="DejaVu Sans" w:eastAsia="DejaVu Sans" w:hAnsi="DejaVu Sans" w:cs="DejaVu Sans"/>
                      <w:color w:val="000000"/>
                      <w:sz w:val="16"/>
                      <w:szCs w:val="16"/>
                    </w:rPr>
                  </w:pPr>
                  <w:ins w:id="856" w:author="Comparison" w:date="2026-03-13T12:31:00Z" w16du:dateUtc="2026-03-13T03:31:00Z">
                    <w:r>
                      <w:rPr>
                        <w:rFonts w:ascii="DejaVu Sans" w:eastAsia="DejaVu Sans" w:hAnsi="DejaVu Sans" w:cs="DejaVu Sans"/>
                        <w:color w:val="000000"/>
                        <w:sz w:val="16"/>
                        <w:szCs w:val="16"/>
                      </w:rPr>
                      <w:t>11.81 (7.64–18.27)</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57" w:author="Comparison" w:date="2026-03-13T12:31:00Z" w16du:dateUtc="2026-03-13T03:31:00Z">
                    <w:tcPr>
                      <w:tcW w:w="2592" w:type="dxa"/>
                      <w:gridSpan w:val="6"/>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E06F1D0" w14:textId="77777777" w:rsidR="006441E9" w:rsidRDefault="004D4528">
                  <w:pPr>
                    <w:rPr>
                      <w:rFonts w:ascii="DejaVu Sans" w:hAnsi="DejaVu Sans" w:hint="eastAsia"/>
                      <w:color w:val="000000"/>
                      <w:sz w:val="16"/>
                      <w:rPrChange w:id="858" w:author="Comparison" w:date="2026-03-13T12:31:00Z" w16du:dateUtc="2026-03-13T03:31:00Z">
                        <w:rPr>
                          <w:rFonts w:ascii="DejaVu Sans" w:hAnsi="DejaVu Sans" w:hint="eastAsia"/>
                          <w:color w:val="000000"/>
                          <w:sz w:val="18"/>
                        </w:rPr>
                      </w:rPrChange>
                    </w:rPr>
                    <w:pPrChange w:id="85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860" w:author="Comparison" w:date="2026-03-13T12:31:00Z" w16du:dateUtc="2026-03-13T03:31:00Z">
                    <w:r>
                      <w:rPr>
                        <w:rFonts w:ascii="DejaVu Sans" w:eastAsia="DejaVu Sans" w:hAnsi="DejaVu Sans" w:cs="DejaVu Sans"/>
                        <w:color w:val="000000"/>
                        <w:sz w:val="18"/>
                        <w:szCs w:val="18"/>
                      </w:rPr>
                      <w:delText>1.35 (</w:delText>
                    </w:r>
                  </w:del>
                  <w:ins w:id="861" w:author="Comparison" w:date="2026-03-13T12:31:00Z" w16du:dateUtc="2026-03-13T03:31:00Z">
                    <w:r w:rsidR="00EC58B6">
                      <w:rPr>
                        <w:rFonts w:ascii="DejaVu Sans" w:eastAsia="DejaVu Sans" w:hAnsi="DejaVu Sans" w:cs="DejaVu Sans"/>
                        <w:color w:val="000000"/>
                        <w:sz w:val="16"/>
                        <w:szCs w:val="16"/>
                      </w:rPr>
                      <w:t>&lt;</w:t>
                    </w:r>
                  </w:ins>
                  <w:r w:rsidR="00EC58B6">
                    <w:rPr>
                      <w:rFonts w:ascii="DejaVu Sans" w:hAnsi="DejaVu Sans" w:hint="eastAsia"/>
                      <w:color w:val="000000"/>
                      <w:sz w:val="16"/>
                      <w:rPrChange w:id="862" w:author="Comparison" w:date="2026-03-13T12:31:00Z" w16du:dateUtc="2026-03-13T03:31:00Z">
                        <w:rPr>
                          <w:rFonts w:ascii="DejaVu Sans" w:hAnsi="DejaVu Sans" w:hint="eastAsia"/>
                          <w:color w:val="000000"/>
                          <w:sz w:val="18"/>
                        </w:rPr>
                      </w:rPrChange>
                    </w:rPr>
                    <w:t>0.</w:t>
                  </w:r>
                  <w:del w:id="863" w:author="Comparison" w:date="2026-03-13T12:31:00Z" w16du:dateUtc="2026-03-13T03:31:00Z">
                    <w:r>
                      <w:rPr>
                        <w:rFonts w:ascii="DejaVu Sans" w:eastAsia="DejaVu Sans" w:hAnsi="DejaVu Sans" w:cs="DejaVu Sans"/>
                        <w:color w:val="000000"/>
                        <w:sz w:val="18"/>
                        <w:szCs w:val="18"/>
                      </w:rPr>
                      <w:delText>91–2.00)</w:delText>
                    </w:r>
                  </w:del>
                  <w:ins w:id="864" w:author="Comparison" w:date="2026-03-13T12:31:00Z" w16du:dateUtc="2026-03-13T03:31:00Z">
                    <w:r w:rsidR="00EC58B6">
                      <w:rPr>
                        <w:rFonts w:ascii="DejaVu Sans" w:eastAsia="DejaVu Sans" w:hAnsi="DejaVu Sans" w:cs="DejaVu Sans"/>
                        <w:color w:val="000000"/>
                        <w:sz w:val="16"/>
                        <w:szCs w:val="16"/>
                      </w:rPr>
                      <w:t>001</w:t>
                    </w:r>
                  </w:ins>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65" w:author="Comparison" w:date="2026-03-13T12:31:00Z" w16du:dateUtc="2026-03-13T03:31:00Z">
                    <w:tcPr>
                      <w:tcW w:w="129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B7788BC" w14:textId="77777777" w:rsidR="006441E9" w:rsidRDefault="004D4528">
                  <w:pPr>
                    <w:rPr>
                      <w:rFonts w:ascii="DejaVu Sans" w:hAnsi="DejaVu Sans" w:hint="eastAsia"/>
                      <w:color w:val="000000"/>
                      <w:sz w:val="16"/>
                      <w:rPrChange w:id="866" w:author="Comparison" w:date="2026-03-13T12:31:00Z" w16du:dateUtc="2026-03-13T03:31:00Z">
                        <w:rPr>
                          <w:rFonts w:ascii="DejaVu Sans" w:hAnsi="DejaVu Sans" w:hint="eastAsia"/>
                          <w:color w:val="000000"/>
                          <w:sz w:val="18"/>
                        </w:rPr>
                      </w:rPrChange>
                    </w:rPr>
                    <w:pPrChange w:id="86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868" w:author="Comparison" w:date="2026-03-13T12:31:00Z" w16du:dateUtc="2026-03-13T03:31:00Z">
                    <w:r>
                      <w:rPr>
                        <w:rFonts w:ascii="DejaVu Sans" w:eastAsia="DejaVu Sans" w:hAnsi="DejaVu Sans" w:cs="DejaVu Sans"/>
                        <w:color w:val="000000"/>
                        <w:sz w:val="18"/>
                        <w:szCs w:val="18"/>
                      </w:rPr>
                      <w:delText>1.000</w:delText>
                    </w:r>
                  </w:del>
                  <w:ins w:id="869" w:author="Comparison" w:date="2026-03-13T12:31:00Z" w16du:dateUtc="2026-03-13T03:31:00Z">
                    <w:r w:rsidR="00EC58B6">
                      <w:rPr>
                        <w:rFonts w:ascii="DejaVu Sans" w:eastAsia="DejaVu Sans" w:hAnsi="DejaVu Sans" w:cs="DejaVu Sans"/>
                        <w:color w:val="000000"/>
                        <w:sz w:val="16"/>
                        <w:szCs w:val="16"/>
                      </w:rPr>
                      <w:t>&lt;0.001</w:t>
                    </w:r>
                  </w:ins>
                </w:p>
              </w:tc>
            </w:tr>
            <w:tr w:rsidR="006441E9" w14:paraId="77338292" w14:textId="77777777" w:rsidTr="006441E9">
              <w:trPr>
                <w:jc w:val="center"/>
                <w:trPrChange w:id="870"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71" w:author="Comparison" w:date="2026-03-13T12:31:00Z" w16du:dateUtc="2026-03-13T03:3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A2A2EED" w14:textId="77777777" w:rsidR="006441E9" w:rsidRDefault="006441E9">
                  <w:pPr>
                    <w:rPr>
                      <w:rFonts w:ascii="DejaVu Sans" w:hAnsi="DejaVu Sans" w:hint="eastAsia"/>
                      <w:color w:val="000000"/>
                      <w:sz w:val="16"/>
                      <w:rPrChange w:id="872" w:author="Comparison" w:date="2026-03-13T12:31:00Z" w16du:dateUtc="2026-03-13T03:31:00Z">
                        <w:rPr>
                          <w:rFonts w:ascii="DejaVu Sans" w:hAnsi="DejaVu Sans" w:hint="eastAsia"/>
                          <w:color w:val="000000"/>
                          <w:sz w:val="18"/>
                        </w:rPr>
                      </w:rPrChange>
                    </w:rPr>
                    <w:pPrChange w:id="87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74"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F570552" w14:textId="77777777" w:rsidR="006441E9" w:rsidRDefault="00EC58B6">
                  <w:pPr>
                    <w:rPr>
                      <w:rFonts w:ascii="DejaVu Sans" w:hAnsi="DejaVu Sans" w:hint="eastAsia"/>
                      <w:color w:val="000000"/>
                      <w:sz w:val="16"/>
                      <w:rPrChange w:id="875" w:author="Comparison" w:date="2026-03-13T12:31:00Z" w16du:dateUtc="2026-03-13T03:31:00Z">
                        <w:rPr>
                          <w:rFonts w:ascii="DejaVu Sans" w:hAnsi="DejaVu Sans" w:hint="eastAsia"/>
                          <w:color w:val="000000"/>
                          <w:sz w:val="18"/>
                        </w:rPr>
                      </w:rPrChange>
                    </w:rPr>
                    <w:pPrChange w:id="87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877" w:author="Comparison" w:date="2026-03-13T12:31:00Z" w16du:dateUtc="2026-03-13T03:31: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78"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8742914" w14:textId="77777777" w:rsidR="006441E9" w:rsidRDefault="00EC58B6">
                  <w:pPr>
                    <w:rPr>
                      <w:rFonts w:ascii="DejaVu Sans" w:hAnsi="DejaVu Sans" w:hint="eastAsia"/>
                      <w:color w:val="000000"/>
                      <w:sz w:val="16"/>
                      <w:rPrChange w:id="879" w:author="Comparison" w:date="2026-03-13T12:31:00Z" w16du:dateUtc="2026-03-13T03:31:00Z">
                        <w:rPr>
                          <w:rFonts w:ascii="DejaVu Sans" w:hAnsi="DejaVu Sans" w:hint="eastAsia"/>
                          <w:color w:val="000000"/>
                          <w:sz w:val="18"/>
                        </w:rPr>
                      </w:rPrChange>
                    </w:rPr>
                    <w:pPrChange w:id="88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881" w:author="Comparison" w:date="2026-03-13T12:31:00Z" w16du:dateUtc="2026-03-13T03:31:00Z">
                        <w:rPr>
                          <w:rFonts w:ascii="DejaVu Sans" w:hAnsi="DejaVu Sans" w:hint="eastAsia"/>
                          <w:color w:val="000000"/>
                          <w:sz w:val="18"/>
                        </w:rPr>
                      </w:rPrChange>
                    </w:rPr>
                    <w:t>1.</w:t>
                  </w:r>
                  <w:del w:id="882" w:author="Comparison" w:date="2026-03-13T12:31:00Z" w16du:dateUtc="2026-03-13T03:31:00Z">
                    <w:r w:rsidR="004D4528">
                      <w:rPr>
                        <w:rFonts w:ascii="DejaVu Sans" w:eastAsia="DejaVu Sans" w:hAnsi="DejaVu Sans" w:cs="DejaVu Sans"/>
                        <w:color w:val="000000"/>
                        <w:sz w:val="18"/>
                        <w:szCs w:val="18"/>
                      </w:rPr>
                      <w:delText>77</w:delText>
                    </w:r>
                  </w:del>
                  <w:ins w:id="883" w:author="Comparison" w:date="2026-03-13T12:31:00Z" w16du:dateUtc="2026-03-13T03:31:00Z">
                    <w:r>
                      <w:rPr>
                        <w:rFonts w:ascii="DejaVu Sans" w:eastAsia="DejaVu Sans" w:hAnsi="DejaVu Sans" w:cs="DejaVu Sans"/>
                        <w:color w:val="000000"/>
                        <w:sz w:val="16"/>
                        <w:szCs w:val="16"/>
                      </w:rPr>
                      <w:t>60</w:t>
                    </w:r>
                  </w:ins>
                  <w:r>
                    <w:rPr>
                      <w:rFonts w:ascii="DejaVu Sans" w:hAnsi="DejaVu Sans" w:hint="eastAsia"/>
                      <w:color w:val="000000"/>
                      <w:sz w:val="16"/>
                      <w:rPrChange w:id="884" w:author="Comparison" w:date="2026-03-13T12:31:00Z" w16du:dateUtc="2026-03-13T03:31:00Z">
                        <w:rPr>
                          <w:rFonts w:ascii="DejaVu Sans" w:hAnsi="DejaVu Sans" w:hint="eastAsia"/>
                          <w:color w:val="000000"/>
                          <w:sz w:val="18"/>
                        </w:rPr>
                      </w:rPrChange>
                    </w:rPr>
                    <w:t xml:space="preserve"> (1.</w:t>
                  </w:r>
                  <w:del w:id="885" w:author="Comparison" w:date="2026-03-13T12:31:00Z" w16du:dateUtc="2026-03-13T03:31:00Z">
                    <w:r w:rsidR="004D4528">
                      <w:rPr>
                        <w:rFonts w:ascii="DejaVu Sans" w:eastAsia="DejaVu Sans" w:hAnsi="DejaVu Sans" w:cs="DejaVu Sans"/>
                        <w:color w:val="000000"/>
                        <w:sz w:val="18"/>
                        <w:szCs w:val="18"/>
                      </w:rPr>
                      <w:delText>16</w:delText>
                    </w:r>
                  </w:del>
                  <w:ins w:id="886" w:author="Comparison" w:date="2026-03-13T12:31:00Z" w16du:dateUtc="2026-03-13T03:31:00Z">
                    <w:r>
                      <w:rPr>
                        <w:rFonts w:ascii="DejaVu Sans" w:eastAsia="DejaVu Sans" w:hAnsi="DejaVu Sans" w:cs="DejaVu Sans"/>
                        <w:color w:val="000000"/>
                        <w:sz w:val="16"/>
                        <w:szCs w:val="16"/>
                      </w:rPr>
                      <w:t>07</w:t>
                    </w:r>
                  </w:ins>
                  <w:r>
                    <w:rPr>
                      <w:rFonts w:ascii="DejaVu Sans" w:hAnsi="DejaVu Sans" w:hint="eastAsia"/>
                      <w:color w:val="000000"/>
                      <w:sz w:val="16"/>
                      <w:rPrChange w:id="887"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888" w:author="Comparison" w:date="2026-03-13T12:31:00Z" w16du:dateUtc="2026-03-13T03:31:00Z">
                        <w:rPr>
                          <w:rFonts w:ascii="DejaVu Sans" w:hAnsi="DejaVu Sans" w:hint="eastAsia"/>
                          <w:color w:val="000000"/>
                          <w:sz w:val="18"/>
                        </w:rPr>
                      </w:rPrChange>
                    </w:rPr>
                    <w:t>2.</w:t>
                  </w:r>
                  <w:del w:id="889" w:author="Comparison" w:date="2026-03-13T12:31:00Z" w16du:dateUtc="2026-03-13T03:31:00Z">
                    <w:r w:rsidR="004D4528">
                      <w:rPr>
                        <w:rFonts w:ascii="DejaVu Sans" w:eastAsia="DejaVu Sans" w:hAnsi="DejaVu Sans" w:cs="DejaVu Sans"/>
                        <w:color w:val="000000"/>
                        <w:sz w:val="18"/>
                        <w:szCs w:val="18"/>
                      </w:rPr>
                      <w:delText>72</w:delText>
                    </w:r>
                  </w:del>
                  <w:ins w:id="890" w:author="Comparison" w:date="2026-03-13T12:31:00Z" w16du:dateUtc="2026-03-13T03:31:00Z">
                    <w:r>
                      <w:rPr>
                        <w:rFonts w:ascii="DejaVu Sans" w:eastAsia="DejaVu Sans" w:hAnsi="DejaVu Sans" w:cs="DejaVu Sans"/>
                        <w:color w:val="000000"/>
                        <w:sz w:val="16"/>
                        <w:szCs w:val="16"/>
                      </w:rPr>
                      <w:t>39</w:t>
                    </w:r>
                  </w:ins>
                  <w:r>
                    <w:rPr>
                      <w:rFonts w:ascii="DejaVu Sans" w:hAnsi="DejaVu Sans" w:hint="eastAsia"/>
                      <w:color w:val="000000"/>
                      <w:sz w:val="16"/>
                      <w:rPrChange w:id="891" w:author="Comparison" w:date="2026-03-13T12:31:00Z" w16du:dateUtc="2026-03-13T03:31:00Z">
                        <w:rPr>
                          <w:rFonts w:ascii="DejaVu Sans" w:hAnsi="DejaVu Sans" w:hint="eastAsia"/>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892" w:author="Comparison" w:date="2026-03-13T12:31:00Z" w16du:dateUtc="2026-03-13T03:3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B58BBB5" w14:textId="77777777" w:rsidR="006441E9" w:rsidRDefault="00EC58B6">
                  <w:pPr>
                    <w:rPr>
                      <w:rFonts w:ascii="DejaVu Sans" w:hAnsi="DejaVu Sans" w:hint="eastAsia"/>
                      <w:color w:val="000000"/>
                      <w:sz w:val="16"/>
                      <w:rPrChange w:id="893" w:author="Comparison" w:date="2026-03-13T12:31:00Z" w16du:dateUtc="2026-03-13T03:31:00Z">
                        <w:rPr>
                          <w:rFonts w:ascii="DejaVu Sans" w:hAnsi="DejaVu Sans" w:hint="eastAsia"/>
                          <w:color w:val="000000"/>
                          <w:sz w:val="18"/>
                        </w:rPr>
                      </w:rPrChange>
                    </w:rPr>
                    <w:pPrChange w:id="89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895" w:author="Comparison" w:date="2026-03-13T12:31:00Z" w16du:dateUtc="2026-03-13T03:31:00Z">
                        <w:rPr>
                          <w:rFonts w:ascii="DejaVu Sans" w:hAnsi="DejaVu Sans" w:hint="eastAsia"/>
                          <w:color w:val="000000"/>
                          <w:sz w:val="18"/>
                        </w:rPr>
                      </w:rPrChange>
                    </w:rPr>
                    <w:t>0.</w:t>
                  </w:r>
                  <w:del w:id="896" w:author="Comparison" w:date="2026-03-13T12:31:00Z" w16du:dateUtc="2026-03-13T03:31:00Z">
                    <w:r w:rsidR="004D4528">
                      <w:rPr>
                        <w:rFonts w:ascii="DejaVu Sans" w:eastAsia="DejaVu Sans" w:hAnsi="DejaVu Sans" w:cs="DejaVu Sans"/>
                        <w:color w:val="000000"/>
                        <w:sz w:val="18"/>
                        <w:szCs w:val="18"/>
                      </w:rPr>
                      <w:delText>125</w:delText>
                    </w:r>
                  </w:del>
                  <w:ins w:id="897" w:author="Comparison" w:date="2026-03-13T12:31:00Z" w16du:dateUtc="2026-03-13T03:31:00Z">
                    <w:r>
                      <w:rPr>
                        <w:rFonts w:ascii="DejaVu Sans" w:eastAsia="DejaVu Sans" w:hAnsi="DejaVu Sans" w:cs="DejaVu Sans"/>
                        <w:color w:val="000000"/>
                        <w:sz w:val="16"/>
                        <w:szCs w:val="16"/>
                      </w:rPr>
                      <w:t>022</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898" w:author="Comparison" w:date="2026-03-13T12:31:00Z"/>
                  <w:tcPrChange w:id="899" w:author="Comparison" w:date="2026-03-13T12:31:00Z" w16du:dateUtc="2026-03-13T03:3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00" w:author="Comparison" w:date="2026-03-13T12:31:00Z"/>
                    </w:tcPr>
                  </w:tcPrChange>
                </w:tcPr>
                <w:p w14:paraId="0625E79F" w14:textId="77777777" w:rsidR="006441E9" w:rsidRDefault="00EC58B6">
                  <w:pPr>
                    <w:rPr>
                      <w:rFonts w:ascii="DejaVu Sans" w:eastAsia="DejaVu Sans" w:hAnsi="DejaVu Sans" w:cs="DejaVu Sans"/>
                      <w:color w:val="000000"/>
                      <w:sz w:val="16"/>
                      <w:szCs w:val="16"/>
                    </w:rPr>
                  </w:pPr>
                  <w:ins w:id="901" w:author="Comparison" w:date="2026-03-13T12:31:00Z" w16du:dateUtc="2026-03-13T03:31:00Z">
                    <w:r>
                      <w:rPr>
                        <w:rFonts w:ascii="DejaVu Sans" w:eastAsia="DejaVu Sans" w:hAnsi="DejaVu Sans" w:cs="DejaVu Sans"/>
                        <w:color w:val="000000"/>
                        <w:sz w:val="16"/>
                        <w:szCs w:val="16"/>
                      </w:rPr>
                      <w:t>0.328</w:t>
                    </w:r>
                  </w:ins>
                </w:p>
              </w:tc>
            </w:tr>
            <w:tr w:rsidR="006441E9" w14:paraId="620761DF" w14:textId="77777777" w:rsidTr="006441E9">
              <w:trPr>
                <w:jc w:val="center"/>
                <w:trPrChange w:id="902"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03" w:author="Comparison" w:date="2026-03-13T12:31:00Z" w16du:dateUtc="2026-03-13T03:3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E2503A4" w14:textId="77777777" w:rsidR="006441E9" w:rsidRDefault="006441E9">
                  <w:pPr>
                    <w:rPr>
                      <w:rFonts w:ascii="DejaVu Sans" w:hAnsi="DejaVu Sans" w:hint="eastAsia"/>
                      <w:color w:val="000000"/>
                      <w:sz w:val="16"/>
                      <w:rPrChange w:id="904" w:author="Comparison" w:date="2026-03-13T12:31:00Z" w16du:dateUtc="2026-03-13T03:31:00Z">
                        <w:rPr>
                          <w:rFonts w:ascii="DejaVu Sans" w:hAnsi="DejaVu Sans" w:hint="eastAsia"/>
                          <w:color w:val="000000"/>
                          <w:sz w:val="18"/>
                        </w:rPr>
                      </w:rPrChange>
                    </w:rPr>
                    <w:pPrChange w:id="90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06"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D0973EF" w14:textId="77777777" w:rsidR="006441E9" w:rsidRDefault="00EC58B6">
                  <w:pPr>
                    <w:rPr>
                      <w:rFonts w:ascii="DejaVu Sans" w:hAnsi="DejaVu Sans" w:hint="eastAsia"/>
                      <w:color w:val="000000"/>
                      <w:sz w:val="16"/>
                      <w:rPrChange w:id="907" w:author="Comparison" w:date="2026-03-13T12:31:00Z" w16du:dateUtc="2026-03-13T03:31:00Z">
                        <w:rPr>
                          <w:rFonts w:ascii="DejaVu Sans" w:hAnsi="DejaVu Sans" w:hint="eastAsia"/>
                          <w:color w:val="000000"/>
                          <w:sz w:val="18"/>
                        </w:rPr>
                      </w:rPrChange>
                    </w:rPr>
                    <w:pPrChange w:id="90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09" w:author="Comparison" w:date="2026-03-13T12:31:00Z" w16du:dateUtc="2026-03-13T03:31:00Z">
                        <w:rPr>
                          <w:rFonts w:ascii="DejaVu Sans" w:hAnsi="DejaVu Sans" w:hint="eastAsia"/>
                          <w:color w:val="000000"/>
                          <w:sz w:val="18"/>
                        </w:rPr>
                      </w:rPrChange>
                    </w:rPr>
                    <w:t xml:space="preserve">Interaction: supervisor </w:t>
                  </w:r>
                  <w:r>
                    <w:rPr>
                      <w:rFonts w:ascii="DejaVu Sans" w:hAnsi="DejaVu Sans" w:hint="eastAsia"/>
                      <w:color w:val="000000"/>
                      <w:sz w:val="16"/>
                      <w:rPrChange w:id="910"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911" w:author="Comparison" w:date="2026-03-13T12:31:00Z" w16du:dateUtc="2026-03-13T03:31: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12"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EB16AFF" w14:textId="77777777" w:rsidR="006441E9" w:rsidRDefault="00EC58B6">
                  <w:pPr>
                    <w:rPr>
                      <w:rFonts w:ascii="DejaVu Sans" w:hAnsi="DejaVu Sans" w:hint="eastAsia"/>
                      <w:color w:val="000000"/>
                      <w:sz w:val="16"/>
                      <w:rPrChange w:id="913" w:author="Comparison" w:date="2026-03-13T12:31:00Z" w16du:dateUtc="2026-03-13T03:31:00Z">
                        <w:rPr>
                          <w:rFonts w:ascii="DejaVu Sans" w:hAnsi="DejaVu Sans" w:hint="eastAsia"/>
                          <w:color w:val="000000"/>
                          <w:sz w:val="18"/>
                        </w:rPr>
                      </w:rPrChange>
                    </w:rPr>
                    <w:pPrChange w:id="91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15" w:author="Comparison" w:date="2026-03-13T12:31:00Z" w16du:dateUtc="2026-03-13T03:31:00Z">
                        <w:rPr>
                          <w:rFonts w:ascii="DejaVu Sans" w:hAnsi="DejaVu Sans" w:hint="eastAsia"/>
                          <w:color w:val="000000"/>
                          <w:sz w:val="18"/>
                        </w:rPr>
                      </w:rPrChange>
                    </w:rPr>
                    <w:t>0.</w:t>
                  </w:r>
                  <w:del w:id="916" w:author="Comparison" w:date="2026-03-13T12:31:00Z" w16du:dateUtc="2026-03-13T03:31:00Z">
                    <w:r w:rsidR="004D4528">
                      <w:rPr>
                        <w:rFonts w:ascii="DejaVu Sans" w:eastAsia="DejaVu Sans" w:hAnsi="DejaVu Sans" w:cs="DejaVu Sans"/>
                        <w:color w:val="000000"/>
                        <w:sz w:val="18"/>
                        <w:szCs w:val="18"/>
                      </w:rPr>
                      <w:delText>98</w:delText>
                    </w:r>
                  </w:del>
                  <w:ins w:id="917" w:author="Comparison" w:date="2026-03-13T12:31:00Z" w16du:dateUtc="2026-03-13T03:31:00Z">
                    <w:r>
                      <w:rPr>
                        <w:rFonts w:ascii="DejaVu Sans" w:eastAsia="DejaVu Sans" w:hAnsi="DejaVu Sans" w:cs="DejaVu Sans"/>
                        <w:color w:val="000000"/>
                        <w:sz w:val="16"/>
                        <w:szCs w:val="16"/>
                      </w:rPr>
                      <w:t>88</w:t>
                    </w:r>
                  </w:ins>
                  <w:r>
                    <w:rPr>
                      <w:rFonts w:ascii="DejaVu Sans" w:hAnsi="DejaVu Sans" w:hint="eastAsia"/>
                      <w:color w:val="000000"/>
                      <w:sz w:val="16"/>
                      <w:rPrChange w:id="918" w:author="Comparison" w:date="2026-03-13T12:31:00Z" w16du:dateUtc="2026-03-13T03:31:00Z">
                        <w:rPr>
                          <w:rFonts w:ascii="DejaVu Sans" w:hAnsi="DejaVu Sans" w:hint="eastAsia"/>
                          <w:color w:val="000000"/>
                          <w:sz w:val="18"/>
                        </w:rPr>
                      </w:rPrChange>
                    </w:rPr>
                    <w:t xml:space="preserve"> (0.</w:t>
                  </w:r>
                  <w:del w:id="919" w:author="Comparison" w:date="2026-03-13T12:31:00Z" w16du:dateUtc="2026-03-13T03:31:00Z">
                    <w:r w:rsidR="004D4528">
                      <w:rPr>
                        <w:rFonts w:ascii="DejaVu Sans" w:eastAsia="DejaVu Sans" w:hAnsi="DejaVu Sans" w:cs="DejaVu Sans"/>
                        <w:color w:val="000000"/>
                        <w:sz w:val="18"/>
                        <w:szCs w:val="18"/>
                      </w:rPr>
                      <w:delText>55</w:delText>
                    </w:r>
                  </w:del>
                  <w:ins w:id="920" w:author="Comparison" w:date="2026-03-13T12:31:00Z" w16du:dateUtc="2026-03-13T03:31:00Z">
                    <w:r>
                      <w:rPr>
                        <w:rFonts w:ascii="DejaVu Sans" w:eastAsia="DejaVu Sans" w:hAnsi="DejaVu Sans" w:cs="DejaVu Sans"/>
                        <w:color w:val="000000"/>
                        <w:sz w:val="16"/>
                        <w:szCs w:val="16"/>
                      </w:rPr>
                      <w:t>49</w:t>
                    </w:r>
                  </w:ins>
                  <w:r>
                    <w:rPr>
                      <w:rFonts w:ascii="DejaVu Sans" w:hAnsi="DejaVu Sans" w:hint="eastAsia"/>
                      <w:color w:val="000000"/>
                      <w:sz w:val="16"/>
                      <w:rPrChange w:id="921"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922" w:author="Comparison" w:date="2026-03-13T12:31:00Z" w16du:dateUtc="2026-03-13T03:31:00Z">
                        <w:rPr>
                          <w:rFonts w:ascii="DejaVu Sans" w:hAnsi="DejaVu Sans" w:hint="eastAsia"/>
                          <w:color w:val="000000"/>
                          <w:sz w:val="18"/>
                        </w:rPr>
                      </w:rPrChange>
                    </w:rPr>
                    <w:t>1.</w:t>
                  </w:r>
                  <w:del w:id="923" w:author="Comparison" w:date="2026-03-13T12:31:00Z" w16du:dateUtc="2026-03-13T03:31:00Z">
                    <w:r w:rsidR="004D4528">
                      <w:rPr>
                        <w:rFonts w:ascii="DejaVu Sans" w:eastAsia="DejaVu Sans" w:hAnsi="DejaVu Sans" w:cs="DejaVu Sans"/>
                        <w:color w:val="000000"/>
                        <w:sz w:val="18"/>
                        <w:szCs w:val="18"/>
                      </w:rPr>
                      <w:delText>76</w:delText>
                    </w:r>
                  </w:del>
                  <w:ins w:id="924" w:author="Comparison" w:date="2026-03-13T12:31:00Z" w16du:dateUtc="2026-03-13T03:31:00Z">
                    <w:r>
                      <w:rPr>
                        <w:rFonts w:ascii="DejaVu Sans" w:eastAsia="DejaVu Sans" w:hAnsi="DejaVu Sans" w:cs="DejaVu Sans"/>
                        <w:color w:val="000000"/>
                        <w:sz w:val="16"/>
                        <w:szCs w:val="16"/>
                      </w:rPr>
                      <w:t>59</w:t>
                    </w:r>
                  </w:ins>
                  <w:r>
                    <w:rPr>
                      <w:rFonts w:ascii="DejaVu Sans" w:hAnsi="DejaVu Sans" w:hint="eastAsia"/>
                      <w:color w:val="000000"/>
                      <w:sz w:val="16"/>
                      <w:rPrChange w:id="925" w:author="Comparison" w:date="2026-03-13T12:31:00Z" w16du:dateUtc="2026-03-13T03:31:00Z">
                        <w:rPr>
                          <w:rFonts w:ascii="DejaVu Sans" w:hAnsi="DejaVu Sans" w:hint="eastAsia"/>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26" w:author="Comparison" w:date="2026-03-13T12:31:00Z"/>
                  <w:tcPrChange w:id="927"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28" w:author="Comparison" w:date="2026-03-13T12:31:00Z"/>
                    </w:tcPr>
                  </w:tcPrChange>
                </w:tcPr>
                <w:p w14:paraId="676283F0" w14:textId="77777777" w:rsidR="006441E9" w:rsidRDefault="00EC58B6">
                  <w:pPr>
                    <w:rPr>
                      <w:rFonts w:ascii="DejaVu Sans" w:eastAsia="DejaVu Sans" w:hAnsi="DejaVu Sans" w:cs="DejaVu Sans"/>
                      <w:color w:val="000000"/>
                      <w:sz w:val="16"/>
                      <w:szCs w:val="16"/>
                    </w:rPr>
                  </w:pPr>
                  <w:ins w:id="929" w:author="Comparison" w:date="2026-03-13T12:31:00Z" w16du:dateUtc="2026-03-13T03:31:00Z">
                    <w:r>
                      <w:rPr>
                        <w:rFonts w:ascii="DejaVu Sans" w:eastAsia="DejaVu Sans" w:hAnsi="DejaVu Sans" w:cs="DejaVu Sans"/>
                        <w:color w:val="000000"/>
                        <w:sz w:val="16"/>
                        <w:szCs w:val="16"/>
                      </w:rPr>
                      <w:t>0.684</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30"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96C7D15" w14:textId="77777777" w:rsidR="006441E9" w:rsidRDefault="00EC58B6">
                  <w:pPr>
                    <w:rPr>
                      <w:rFonts w:ascii="DejaVu Sans" w:hAnsi="DejaVu Sans" w:hint="eastAsia"/>
                      <w:color w:val="000000"/>
                      <w:sz w:val="16"/>
                      <w:rPrChange w:id="931" w:author="Comparison" w:date="2026-03-13T12:31:00Z" w16du:dateUtc="2026-03-13T03:31:00Z">
                        <w:rPr>
                          <w:rFonts w:ascii="DejaVu Sans" w:hAnsi="DejaVu Sans" w:hint="eastAsia"/>
                          <w:color w:val="000000"/>
                          <w:sz w:val="18"/>
                        </w:rPr>
                      </w:rPrChange>
                    </w:rPr>
                    <w:pPrChange w:id="93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33" w:author="Comparison" w:date="2026-03-13T12:31:00Z" w16du:dateUtc="2026-03-13T03:31:00Z">
                        <w:rPr>
                          <w:rFonts w:ascii="DejaVu Sans" w:hAnsi="DejaVu Sans" w:hint="eastAsia"/>
                          <w:color w:val="000000"/>
                          <w:sz w:val="18"/>
                        </w:rPr>
                      </w:rPrChange>
                    </w:rPr>
                    <w:t>1.000</w:t>
                  </w:r>
                </w:p>
              </w:tc>
            </w:tr>
            <w:tr w:rsidR="006441E9" w14:paraId="5AA3AE5F" w14:textId="77777777" w:rsidTr="006441E9">
              <w:trPr>
                <w:jc w:val="center"/>
                <w:trPrChange w:id="934" w:author="Comparison" w:date="2026-03-13T12:31:00Z" w16du:dateUtc="2026-03-13T03:31: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35" w:author="Comparison" w:date="2026-03-13T12:31:00Z" w16du:dateUtc="2026-03-13T03:31: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042A0A5" w14:textId="77777777" w:rsidR="006441E9" w:rsidRDefault="00EC58B6">
                  <w:pPr>
                    <w:rPr>
                      <w:rFonts w:ascii="DejaVu Sans" w:hAnsi="DejaVu Sans" w:hint="eastAsia"/>
                      <w:color w:val="000000"/>
                      <w:sz w:val="16"/>
                      <w:rPrChange w:id="936" w:author="Comparison" w:date="2026-03-13T12:31:00Z" w16du:dateUtc="2026-03-13T03:31:00Z">
                        <w:rPr>
                          <w:rFonts w:ascii="DejaVu Sans" w:hAnsi="DejaVu Sans" w:hint="eastAsia"/>
                          <w:color w:val="000000"/>
                          <w:sz w:val="18"/>
                        </w:rPr>
                      </w:rPrChange>
                    </w:rPr>
                    <w:pPrChange w:id="93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ins w:id="938" w:author="Comparison" w:date="2026-03-13T12:31:00Z" w16du:dateUtc="2026-03-13T03:31:00Z">
                    <w:r>
                      <w:rPr>
                        <w:rFonts w:ascii="DejaVu Sans" w:eastAsia="DejaVu Sans" w:hAnsi="DejaVu Sans" w:cs="DejaVu Sans"/>
                        <w:color w:val="000000"/>
                        <w:sz w:val="16"/>
                        <w:szCs w:val="16"/>
                      </w:rPr>
                      <w:t xml:space="preserve">(B) </w:t>
                    </w:r>
                  </w:ins>
                  <w:r>
                    <w:rPr>
                      <w:rFonts w:ascii="DejaVu Sans" w:hAnsi="DejaVu Sans" w:hint="eastAsia"/>
                      <w:color w:val="000000"/>
                      <w:sz w:val="16"/>
                      <w:rPrChange w:id="939" w:author="Comparison" w:date="2026-03-13T12:31:00Z" w16du:dateUtc="2026-03-13T03:31:00Z">
                        <w:rPr>
                          <w:rFonts w:ascii="DejaVu Sans" w:hAnsi="DejaVu Sans" w:hint="eastAsia"/>
                          <w:color w:val="000000"/>
                          <w:sz w:val="18"/>
                        </w:rPr>
                      </w:rPrChange>
                    </w:rPr>
                    <w:t>Clear Direction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40"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719C4B7" w14:textId="77777777" w:rsidR="006441E9" w:rsidRDefault="00EC58B6">
                  <w:pPr>
                    <w:rPr>
                      <w:rFonts w:ascii="DejaVu Sans" w:hAnsi="DejaVu Sans" w:hint="eastAsia"/>
                      <w:color w:val="000000"/>
                      <w:sz w:val="16"/>
                      <w:rPrChange w:id="941" w:author="Comparison" w:date="2026-03-13T12:31:00Z" w16du:dateUtc="2026-03-13T03:31:00Z">
                        <w:rPr>
                          <w:rFonts w:ascii="DejaVu Sans" w:hAnsi="DejaVu Sans" w:hint="eastAsia"/>
                          <w:color w:val="000000"/>
                          <w:sz w:val="18"/>
                        </w:rPr>
                      </w:rPrChange>
                    </w:rPr>
                    <w:pPrChange w:id="94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43" w:author="Comparison" w:date="2026-03-13T12:31:00Z" w16du:dateUtc="2026-03-13T03:31:00Z">
                        <w:rPr>
                          <w:rFonts w:ascii="DejaVu Sans" w:hAnsi="DejaVu Sans" w:hint="eastAsia"/>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44"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29C741A" w14:textId="77777777" w:rsidR="006441E9" w:rsidRDefault="00EC58B6">
                  <w:pPr>
                    <w:rPr>
                      <w:rFonts w:ascii="DejaVu Sans" w:hAnsi="DejaVu Sans" w:hint="eastAsia"/>
                      <w:color w:val="000000"/>
                      <w:sz w:val="16"/>
                      <w:rPrChange w:id="945" w:author="Comparison" w:date="2026-03-13T12:31:00Z" w16du:dateUtc="2026-03-13T03:31:00Z">
                        <w:rPr>
                          <w:rFonts w:ascii="DejaVu Sans" w:hAnsi="DejaVu Sans" w:hint="eastAsia"/>
                          <w:color w:val="000000"/>
                          <w:sz w:val="18"/>
                        </w:rPr>
                      </w:rPrChange>
                    </w:rPr>
                    <w:pPrChange w:id="94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47" w:author="Comparison" w:date="2026-03-13T12:31:00Z" w16du:dateUtc="2026-03-13T03:31:00Z">
                        <w:rPr>
                          <w:rFonts w:ascii="DejaVu Sans" w:hAnsi="DejaVu Sans" w:hint="eastAsia"/>
                          <w:color w:val="000000"/>
                          <w:sz w:val="18"/>
                        </w:rPr>
                      </w:rPrChange>
                    </w:rPr>
                    <w:t>6.61 (4.35</w:t>
                  </w:r>
                  <w:r>
                    <w:rPr>
                      <w:rFonts w:ascii="DejaVu Sans" w:hAnsi="DejaVu Sans" w:hint="eastAsia"/>
                      <w:color w:val="000000"/>
                      <w:sz w:val="16"/>
                      <w:rPrChange w:id="948"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949" w:author="Comparison" w:date="2026-03-13T12:31:00Z" w16du:dateUtc="2026-03-13T03:31:00Z">
                        <w:rPr>
                          <w:rFonts w:ascii="DejaVu Sans" w:hAnsi="DejaVu Sans" w:hint="eastAsia"/>
                          <w:color w:val="000000"/>
                          <w:sz w:val="18"/>
                        </w:rPr>
                      </w:rPrChange>
                    </w:rPr>
                    <w:t>10.06)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50" w:author="Comparison" w:date="2026-03-13T12:31:00Z" w16du:dateUtc="2026-03-13T03:3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71ED831" w14:textId="77777777" w:rsidR="006441E9" w:rsidRDefault="00EC58B6">
                  <w:pPr>
                    <w:rPr>
                      <w:rFonts w:ascii="DejaVu Sans" w:hAnsi="DejaVu Sans" w:hint="eastAsia"/>
                      <w:color w:val="000000"/>
                      <w:sz w:val="16"/>
                      <w:rPrChange w:id="951" w:author="Comparison" w:date="2026-03-13T12:31:00Z" w16du:dateUtc="2026-03-13T03:31:00Z">
                        <w:rPr>
                          <w:rFonts w:ascii="DejaVu Sans" w:hAnsi="DejaVu Sans" w:hint="eastAsia"/>
                          <w:color w:val="000000"/>
                          <w:sz w:val="18"/>
                        </w:rPr>
                      </w:rPrChange>
                    </w:rPr>
                    <w:pPrChange w:id="95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53" w:author="Comparison" w:date="2026-03-13T12:31:00Z" w16du:dateUtc="2026-03-13T03:31:00Z">
                        <w:rPr>
                          <w:rFonts w:ascii="DejaVu Sans" w:hAnsi="DejaVu Sans" w:hint="eastAsia"/>
                          <w:color w:val="000000"/>
                          <w:sz w:val="18"/>
                        </w:rPr>
                      </w:rPrChange>
                    </w:rPr>
                    <w:t>&lt;0.001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54" w:author="Comparison" w:date="2026-03-13T12:31:00Z"/>
                  <w:tcPrChange w:id="955" w:author="Comparison" w:date="2026-03-13T12:31:00Z" w16du:dateUtc="2026-03-13T03:3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56" w:author="Comparison" w:date="2026-03-13T12:31:00Z"/>
                    </w:tcPr>
                  </w:tcPrChange>
                </w:tcPr>
                <w:p w14:paraId="2558CC55" w14:textId="77777777" w:rsidR="006441E9" w:rsidRDefault="00EC58B6">
                  <w:pPr>
                    <w:rPr>
                      <w:rFonts w:ascii="DejaVu Sans" w:eastAsia="DejaVu Sans" w:hAnsi="DejaVu Sans" w:cs="DejaVu Sans"/>
                      <w:color w:val="000000"/>
                      <w:sz w:val="16"/>
                      <w:szCs w:val="16"/>
                    </w:rPr>
                  </w:pPr>
                  <w:ins w:id="957" w:author="Comparison" w:date="2026-03-13T12:31:00Z" w16du:dateUtc="2026-03-13T03:31:00Z">
                    <w:r>
                      <w:rPr>
                        <w:rFonts w:ascii="DejaVu Sans" w:eastAsia="DejaVu Sans" w:hAnsi="DejaVu Sans" w:cs="DejaVu Sans"/>
                        <w:color w:val="000000"/>
                        <w:sz w:val="16"/>
                        <w:szCs w:val="16"/>
                      </w:rPr>
                      <w:t>&lt;0.001</w:t>
                    </w:r>
                  </w:ins>
                </w:p>
              </w:tc>
            </w:tr>
            <w:tr w:rsidR="006441E9" w14:paraId="1DE97342" w14:textId="77777777" w:rsidTr="006441E9">
              <w:trPr>
                <w:jc w:val="center"/>
                <w:trPrChange w:id="958"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59" w:author="Comparison" w:date="2026-03-13T12:31:00Z" w16du:dateUtc="2026-03-13T03:3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4655604" w14:textId="77777777" w:rsidR="006441E9" w:rsidRDefault="006441E9">
                  <w:pPr>
                    <w:rPr>
                      <w:rFonts w:ascii="DejaVu Sans" w:hAnsi="DejaVu Sans" w:hint="eastAsia"/>
                      <w:color w:val="000000"/>
                      <w:sz w:val="16"/>
                      <w:rPrChange w:id="960" w:author="Comparison" w:date="2026-03-13T12:31:00Z" w16du:dateUtc="2026-03-13T03:31:00Z">
                        <w:rPr>
                          <w:rFonts w:ascii="DejaVu Sans" w:hAnsi="DejaVu Sans" w:hint="eastAsia"/>
                          <w:color w:val="000000"/>
                          <w:sz w:val="18"/>
                        </w:rPr>
                      </w:rPrChange>
                    </w:rPr>
                    <w:pPrChange w:id="96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62"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EA1B9AF" w14:textId="77777777" w:rsidR="006441E9" w:rsidRDefault="00EC58B6">
                  <w:pPr>
                    <w:rPr>
                      <w:rFonts w:ascii="DejaVu Sans" w:hAnsi="DejaVu Sans" w:hint="eastAsia"/>
                      <w:color w:val="000000"/>
                      <w:sz w:val="16"/>
                      <w:rPrChange w:id="963" w:author="Comparison" w:date="2026-03-13T12:31:00Z" w16du:dateUtc="2026-03-13T03:31:00Z">
                        <w:rPr>
                          <w:rFonts w:ascii="DejaVu Sans" w:hAnsi="DejaVu Sans" w:hint="eastAsia"/>
                          <w:color w:val="000000"/>
                          <w:sz w:val="18"/>
                        </w:rPr>
                      </w:rPrChange>
                    </w:rPr>
                    <w:pPrChange w:id="96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65" w:author="Comparison" w:date="2026-03-13T12:31:00Z" w16du:dateUtc="2026-03-13T03:31: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66"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D5D4D6F" w14:textId="77777777" w:rsidR="006441E9" w:rsidRDefault="00EC58B6">
                  <w:pPr>
                    <w:rPr>
                      <w:rFonts w:ascii="DejaVu Sans" w:hAnsi="DejaVu Sans" w:hint="eastAsia"/>
                      <w:color w:val="000000"/>
                      <w:sz w:val="16"/>
                      <w:rPrChange w:id="967" w:author="Comparison" w:date="2026-03-13T12:31:00Z" w16du:dateUtc="2026-03-13T03:31:00Z">
                        <w:rPr>
                          <w:rFonts w:ascii="DejaVu Sans" w:hAnsi="DejaVu Sans" w:hint="eastAsia"/>
                          <w:color w:val="000000"/>
                          <w:sz w:val="18"/>
                        </w:rPr>
                      </w:rPrChange>
                    </w:rPr>
                    <w:pPrChange w:id="96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69" w:author="Comparison" w:date="2026-03-13T12:31:00Z" w16du:dateUtc="2026-03-13T03:31:00Z">
                        <w:rPr>
                          <w:rFonts w:ascii="DejaVu Sans" w:hAnsi="DejaVu Sans" w:hint="eastAsia"/>
                          <w:color w:val="000000"/>
                          <w:sz w:val="18"/>
                        </w:rPr>
                      </w:rPrChange>
                    </w:rPr>
                    <w:t>1.37 (0.92</w:t>
                  </w:r>
                  <w:r>
                    <w:rPr>
                      <w:rFonts w:ascii="DejaVu Sans" w:hAnsi="DejaVu Sans" w:hint="eastAsia"/>
                      <w:color w:val="000000"/>
                      <w:sz w:val="16"/>
                      <w:rPrChange w:id="970"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971" w:author="Comparison" w:date="2026-03-13T12:31:00Z" w16du:dateUtc="2026-03-13T03:31:00Z">
                        <w:rPr>
                          <w:rFonts w:ascii="DejaVu Sans" w:hAnsi="DejaVu Sans" w:hint="eastAsia"/>
                          <w:color w:val="000000"/>
                          <w:sz w:val="18"/>
                        </w:rPr>
                      </w:rPrChange>
                    </w:rPr>
                    <w:t>2.04)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72" w:author="Comparison" w:date="2026-03-13T12:31:00Z"/>
                  <w:tcPrChange w:id="973"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74" w:author="Comparison" w:date="2026-03-13T12:31:00Z"/>
                    </w:tcPr>
                  </w:tcPrChange>
                </w:tcPr>
                <w:p w14:paraId="6F707383" w14:textId="77777777" w:rsidR="006441E9" w:rsidRDefault="00EC58B6">
                  <w:pPr>
                    <w:rPr>
                      <w:rFonts w:ascii="DejaVu Sans" w:eastAsia="DejaVu Sans" w:hAnsi="DejaVu Sans" w:cs="DejaVu Sans"/>
                      <w:color w:val="000000"/>
                      <w:sz w:val="16"/>
                      <w:szCs w:val="16"/>
                    </w:rPr>
                  </w:pPr>
                  <w:ins w:id="975" w:author="Comparison" w:date="2026-03-13T12:31:00Z" w16du:dateUtc="2026-03-13T03:31:00Z">
                    <w:r>
                      <w:rPr>
                        <w:rFonts w:ascii="DejaVu Sans" w:eastAsia="DejaVu Sans" w:hAnsi="DejaVu Sans" w:cs="DejaVu Sans"/>
                        <w:color w:val="000000"/>
                        <w:sz w:val="16"/>
                        <w:szCs w:val="16"/>
                      </w:rPr>
                      <w:t>0.120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76"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80C60C6" w14:textId="77777777" w:rsidR="006441E9" w:rsidRDefault="00EC58B6">
                  <w:pPr>
                    <w:rPr>
                      <w:rFonts w:ascii="DejaVu Sans" w:hAnsi="DejaVu Sans" w:hint="eastAsia"/>
                      <w:color w:val="000000"/>
                      <w:sz w:val="16"/>
                      <w:rPrChange w:id="977" w:author="Comparison" w:date="2026-03-13T12:31:00Z" w16du:dateUtc="2026-03-13T03:31:00Z">
                        <w:rPr>
                          <w:rFonts w:ascii="DejaVu Sans" w:hAnsi="DejaVu Sans" w:hint="eastAsia"/>
                          <w:color w:val="000000"/>
                          <w:sz w:val="18"/>
                        </w:rPr>
                      </w:rPrChange>
                    </w:rPr>
                    <w:pPrChange w:id="97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79" w:author="Comparison" w:date="2026-03-13T12:31:00Z" w16du:dateUtc="2026-03-13T03:31:00Z">
                        <w:rPr>
                          <w:rFonts w:ascii="DejaVu Sans" w:hAnsi="DejaVu Sans" w:hint="eastAsia"/>
                          <w:color w:val="000000"/>
                          <w:sz w:val="18"/>
                        </w:rPr>
                      </w:rPrChange>
                    </w:rPr>
                    <w:t>1.000</w:t>
                  </w:r>
                </w:p>
              </w:tc>
            </w:tr>
            <w:tr w:rsidR="006441E9" w14:paraId="203E244A" w14:textId="77777777" w:rsidTr="006441E9">
              <w:trPr>
                <w:jc w:val="center"/>
                <w:trPrChange w:id="980"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81" w:author="Comparison" w:date="2026-03-13T12:31:00Z" w16du:dateUtc="2026-03-13T03:3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FF770F6" w14:textId="77777777" w:rsidR="006441E9" w:rsidRDefault="006441E9">
                  <w:pPr>
                    <w:rPr>
                      <w:rFonts w:ascii="DejaVu Sans" w:hAnsi="DejaVu Sans" w:hint="eastAsia"/>
                      <w:color w:val="000000"/>
                      <w:sz w:val="16"/>
                      <w:rPrChange w:id="982" w:author="Comparison" w:date="2026-03-13T12:31:00Z" w16du:dateUtc="2026-03-13T03:31:00Z">
                        <w:rPr>
                          <w:rFonts w:ascii="DejaVu Sans" w:hAnsi="DejaVu Sans" w:hint="eastAsia"/>
                          <w:color w:val="000000"/>
                          <w:sz w:val="18"/>
                        </w:rPr>
                      </w:rPrChange>
                    </w:rPr>
                    <w:pPrChange w:id="98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84"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2B559DE" w14:textId="77777777" w:rsidR="006441E9" w:rsidRDefault="00EC58B6">
                  <w:pPr>
                    <w:rPr>
                      <w:rFonts w:ascii="DejaVu Sans" w:hAnsi="DejaVu Sans" w:hint="eastAsia"/>
                      <w:color w:val="000000"/>
                      <w:sz w:val="16"/>
                      <w:rPrChange w:id="985" w:author="Comparison" w:date="2026-03-13T12:31:00Z" w16du:dateUtc="2026-03-13T03:31:00Z">
                        <w:rPr>
                          <w:rFonts w:ascii="DejaVu Sans" w:hAnsi="DejaVu Sans" w:hint="eastAsia"/>
                          <w:color w:val="000000"/>
                          <w:sz w:val="18"/>
                        </w:rPr>
                      </w:rPrChange>
                    </w:rPr>
                    <w:pPrChange w:id="98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87" w:author="Comparison" w:date="2026-03-13T12:31:00Z" w16du:dateUtc="2026-03-13T03:31:00Z">
                        <w:rPr>
                          <w:rFonts w:ascii="DejaVu Sans" w:hAnsi="DejaVu Sans" w:hint="eastAsia"/>
                          <w:color w:val="000000"/>
                          <w:sz w:val="18"/>
                        </w:rPr>
                      </w:rPrChange>
                    </w:rPr>
                    <w:t xml:space="preserve">Interaction: supervisor </w:t>
                  </w:r>
                  <w:r>
                    <w:rPr>
                      <w:rFonts w:ascii="DejaVu Sans" w:hAnsi="DejaVu Sans" w:hint="eastAsia"/>
                      <w:color w:val="000000"/>
                      <w:sz w:val="16"/>
                      <w:rPrChange w:id="988"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989" w:author="Comparison" w:date="2026-03-13T12:31:00Z" w16du:dateUtc="2026-03-13T03:31: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990"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24584F2" w14:textId="77777777" w:rsidR="006441E9" w:rsidRDefault="00EC58B6">
                  <w:pPr>
                    <w:rPr>
                      <w:rFonts w:ascii="DejaVu Sans" w:hAnsi="DejaVu Sans" w:hint="eastAsia"/>
                      <w:color w:val="000000"/>
                      <w:sz w:val="16"/>
                      <w:rPrChange w:id="991" w:author="Comparison" w:date="2026-03-13T12:31:00Z" w16du:dateUtc="2026-03-13T03:31:00Z">
                        <w:rPr>
                          <w:rFonts w:ascii="DejaVu Sans" w:hAnsi="DejaVu Sans" w:hint="eastAsia"/>
                          <w:color w:val="000000"/>
                          <w:sz w:val="18"/>
                        </w:rPr>
                      </w:rPrChange>
                    </w:rPr>
                    <w:pPrChange w:id="99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993" w:author="Comparison" w:date="2026-03-13T12:31:00Z" w16du:dateUtc="2026-03-13T03:31:00Z">
                        <w:rPr>
                          <w:rFonts w:ascii="DejaVu Sans" w:hAnsi="DejaVu Sans" w:hint="eastAsia"/>
                          <w:color w:val="000000"/>
                          <w:sz w:val="18"/>
                        </w:rPr>
                      </w:rPrChange>
                    </w:rPr>
                    <w:t>1.09 (0.61</w:t>
                  </w:r>
                  <w:r>
                    <w:rPr>
                      <w:rFonts w:ascii="DejaVu Sans" w:hAnsi="DejaVu Sans" w:hint="eastAsia"/>
                      <w:color w:val="000000"/>
                      <w:sz w:val="16"/>
                      <w:rPrChange w:id="994"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995" w:author="Comparison" w:date="2026-03-13T12:31:00Z" w16du:dateUtc="2026-03-13T03:31:00Z">
                        <w:rPr>
                          <w:rFonts w:ascii="DejaVu Sans" w:hAnsi="DejaVu Sans" w:hint="eastAsia"/>
                          <w:color w:val="000000"/>
                          <w:sz w:val="18"/>
                        </w:rPr>
                      </w:rPrChange>
                    </w:rPr>
                    <w:t>1.95)</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96" w:author="Comparison" w:date="2026-03-13T12:31:00Z"/>
                  <w:tcPrChange w:id="997"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998" w:author="Comparison" w:date="2026-03-13T12:31:00Z"/>
                    </w:tcPr>
                  </w:tcPrChange>
                </w:tcPr>
                <w:p w14:paraId="300A15F3" w14:textId="77777777" w:rsidR="006441E9" w:rsidRDefault="00EC58B6">
                  <w:pPr>
                    <w:rPr>
                      <w:rFonts w:ascii="DejaVu Sans" w:eastAsia="DejaVu Sans" w:hAnsi="DejaVu Sans" w:cs="DejaVu Sans"/>
                      <w:color w:val="000000"/>
                      <w:sz w:val="16"/>
                      <w:szCs w:val="16"/>
                    </w:rPr>
                  </w:pPr>
                  <w:ins w:id="999" w:author="Comparison" w:date="2026-03-13T12:31:00Z" w16du:dateUtc="2026-03-13T03:31:00Z">
                    <w:r>
                      <w:rPr>
                        <w:rFonts w:ascii="DejaVu Sans" w:eastAsia="DejaVu Sans" w:hAnsi="DejaVu Sans" w:cs="DejaVu Sans"/>
                        <w:color w:val="000000"/>
                        <w:sz w:val="16"/>
                        <w:szCs w:val="16"/>
                      </w:rPr>
                      <w:t>0.780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00"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DF8E38C" w14:textId="77777777" w:rsidR="006441E9" w:rsidRDefault="00EC58B6">
                  <w:pPr>
                    <w:rPr>
                      <w:rFonts w:ascii="DejaVu Sans" w:hAnsi="DejaVu Sans" w:hint="eastAsia"/>
                      <w:color w:val="000000"/>
                      <w:sz w:val="16"/>
                      <w:rPrChange w:id="1001" w:author="Comparison" w:date="2026-03-13T12:31:00Z" w16du:dateUtc="2026-03-13T03:31:00Z">
                        <w:rPr>
                          <w:rFonts w:ascii="DejaVu Sans" w:hAnsi="DejaVu Sans" w:hint="eastAsia"/>
                          <w:color w:val="000000"/>
                          <w:sz w:val="18"/>
                        </w:rPr>
                      </w:rPrChange>
                    </w:rPr>
                    <w:pPrChange w:id="100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03" w:author="Comparison" w:date="2026-03-13T12:31:00Z" w16du:dateUtc="2026-03-13T03:31:00Z">
                        <w:rPr>
                          <w:rFonts w:ascii="DejaVu Sans" w:hAnsi="DejaVu Sans" w:hint="eastAsia"/>
                          <w:color w:val="000000"/>
                          <w:sz w:val="18"/>
                        </w:rPr>
                      </w:rPrChange>
                    </w:rPr>
                    <w:t>1.000</w:t>
                  </w:r>
                </w:p>
              </w:tc>
            </w:tr>
            <w:tr w:rsidR="006441E9" w14:paraId="02C60B7C" w14:textId="77777777" w:rsidTr="006441E9">
              <w:trPr>
                <w:jc w:val="center"/>
                <w:trPrChange w:id="1004" w:author="Comparison" w:date="2026-03-13T12:31:00Z" w16du:dateUtc="2026-03-13T03:31: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05" w:author="Comparison" w:date="2026-03-13T12:31:00Z" w16du:dateUtc="2026-03-13T03:31: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B02E7BA" w14:textId="77777777" w:rsidR="006441E9" w:rsidRDefault="004D4528">
                  <w:pPr>
                    <w:rPr>
                      <w:rFonts w:ascii="DejaVu Sans" w:hAnsi="DejaVu Sans" w:hint="eastAsia"/>
                      <w:color w:val="000000"/>
                      <w:sz w:val="16"/>
                      <w:rPrChange w:id="1006" w:author="Comparison" w:date="2026-03-13T12:31:00Z" w16du:dateUtc="2026-03-13T03:31:00Z">
                        <w:rPr>
                          <w:rFonts w:ascii="DejaVu Sans" w:hAnsi="DejaVu Sans" w:hint="eastAsia"/>
                          <w:color w:val="000000"/>
                          <w:sz w:val="18"/>
                        </w:rPr>
                      </w:rPrChange>
                    </w:rPr>
                    <w:pPrChange w:id="100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1008" w:author="Comparison" w:date="2026-03-13T12:31:00Z" w16du:dateUtc="2026-03-13T03:31:00Z">
                    <w:r>
                      <w:rPr>
                        <w:rFonts w:ascii="DejaVu Sans" w:eastAsia="DejaVu Sans" w:hAnsi="DejaVu Sans" w:cs="DejaVu Sans"/>
                        <w:color w:val="000000"/>
                        <w:sz w:val="18"/>
                        <w:szCs w:val="18"/>
                      </w:rPr>
                      <w:delText>Criteria Based</w:delText>
                    </w:r>
                  </w:del>
                  <w:ins w:id="1009" w:author="Comparison" w:date="2026-03-13T12:31:00Z" w16du:dateUtc="2026-03-13T03:31:00Z">
                    <w:r w:rsidR="00EC58B6">
                      <w:rPr>
                        <w:rFonts w:ascii="DejaVu Sans" w:eastAsia="DejaVu Sans" w:hAnsi="DejaVu Sans" w:cs="DejaVu Sans"/>
                        <w:color w:val="000000"/>
                        <w:sz w:val="16"/>
                        <w:szCs w:val="16"/>
                      </w:rPr>
                      <w:t>(C) Accurate</w:t>
                    </w:r>
                  </w:ins>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10"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98090EE" w14:textId="77777777" w:rsidR="006441E9" w:rsidRDefault="00EC58B6">
                  <w:pPr>
                    <w:rPr>
                      <w:rFonts w:ascii="DejaVu Sans" w:hAnsi="DejaVu Sans" w:hint="eastAsia"/>
                      <w:color w:val="000000"/>
                      <w:sz w:val="16"/>
                      <w:rPrChange w:id="1011" w:author="Comparison" w:date="2026-03-13T12:31:00Z" w16du:dateUtc="2026-03-13T03:31:00Z">
                        <w:rPr>
                          <w:rFonts w:ascii="DejaVu Sans" w:hAnsi="DejaVu Sans" w:hint="eastAsia"/>
                          <w:color w:val="000000"/>
                          <w:sz w:val="18"/>
                        </w:rPr>
                      </w:rPrChange>
                    </w:rPr>
                    <w:pPrChange w:id="101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13" w:author="Comparison" w:date="2026-03-13T12:31:00Z" w16du:dateUtc="2026-03-13T03:31:00Z">
                        <w:rPr>
                          <w:rFonts w:ascii="DejaVu Sans" w:hAnsi="DejaVu Sans" w:hint="eastAsia"/>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14"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444C371" w14:textId="77777777" w:rsidR="006441E9" w:rsidRDefault="004D4528">
                  <w:pPr>
                    <w:rPr>
                      <w:rFonts w:ascii="DejaVu Sans" w:hAnsi="DejaVu Sans" w:hint="eastAsia"/>
                      <w:color w:val="000000"/>
                      <w:sz w:val="16"/>
                      <w:rPrChange w:id="1015" w:author="Comparison" w:date="2026-03-13T12:31:00Z" w16du:dateUtc="2026-03-13T03:31:00Z">
                        <w:rPr>
                          <w:rFonts w:ascii="DejaVu Sans" w:hAnsi="DejaVu Sans" w:hint="eastAsia"/>
                          <w:color w:val="000000"/>
                          <w:sz w:val="18"/>
                        </w:rPr>
                      </w:rPrChange>
                    </w:rPr>
                    <w:pPrChange w:id="101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1017" w:author="Comparison" w:date="2026-03-13T12:31:00Z" w16du:dateUtc="2026-03-13T03:31:00Z">
                    <w:r>
                      <w:rPr>
                        <w:rFonts w:ascii="DejaVu Sans" w:eastAsia="DejaVu Sans" w:hAnsi="DejaVu Sans" w:cs="DejaVu Sans"/>
                        <w:color w:val="000000"/>
                        <w:sz w:val="18"/>
                        <w:szCs w:val="18"/>
                      </w:rPr>
                      <w:delText>11.81 (7.64–18.27)</w:delText>
                    </w:r>
                  </w:del>
                  <w:ins w:id="1018" w:author="Comparison" w:date="2026-03-13T12:31:00Z" w16du:dateUtc="2026-03-13T03:31:00Z">
                    <w:r w:rsidR="00EC58B6">
                      <w:rPr>
                        <w:rFonts w:ascii="DejaVu Sans" w:eastAsia="DejaVu Sans" w:hAnsi="DejaVu Sans" w:cs="DejaVu Sans"/>
                        <w:color w:val="000000"/>
                        <w:sz w:val="16"/>
                        <w:szCs w:val="16"/>
                      </w:rPr>
                      <w:t>1.35 (0.91–2.00)</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19" w:author="Comparison" w:date="2026-03-13T12:31:00Z" w16du:dateUtc="2026-03-13T03:3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D0A9CBD" w14:textId="77777777" w:rsidR="006441E9" w:rsidRDefault="004D4528">
                  <w:pPr>
                    <w:rPr>
                      <w:rFonts w:ascii="DejaVu Sans" w:hAnsi="DejaVu Sans" w:hint="eastAsia"/>
                      <w:color w:val="000000"/>
                      <w:sz w:val="16"/>
                      <w:rPrChange w:id="1020" w:author="Comparison" w:date="2026-03-13T12:31:00Z" w16du:dateUtc="2026-03-13T03:31:00Z">
                        <w:rPr>
                          <w:rFonts w:ascii="DejaVu Sans" w:hAnsi="DejaVu Sans" w:hint="eastAsia"/>
                          <w:color w:val="000000"/>
                          <w:sz w:val="18"/>
                        </w:rPr>
                      </w:rPrChange>
                    </w:rPr>
                    <w:pPrChange w:id="102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del w:id="1022" w:author="Comparison" w:date="2026-03-13T12:31:00Z" w16du:dateUtc="2026-03-13T03:31:00Z">
                    <w:r>
                      <w:rPr>
                        <w:rFonts w:ascii="DejaVu Sans" w:eastAsia="DejaVu Sans" w:hAnsi="DejaVu Sans" w:cs="DejaVu Sans"/>
                        <w:color w:val="000000"/>
                        <w:sz w:val="18"/>
                        <w:szCs w:val="18"/>
                      </w:rPr>
                      <w:delText>&lt;</w:delText>
                    </w:r>
                  </w:del>
                  <w:r w:rsidR="00EC58B6">
                    <w:rPr>
                      <w:rFonts w:ascii="DejaVu Sans" w:hAnsi="DejaVu Sans" w:hint="eastAsia"/>
                      <w:color w:val="000000"/>
                      <w:sz w:val="16"/>
                      <w:rPrChange w:id="1023" w:author="Comparison" w:date="2026-03-13T12:31:00Z" w16du:dateUtc="2026-03-13T03:31:00Z">
                        <w:rPr>
                          <w:rFonts w:ascii="DejaVu Sans" w:hAnsi="DejaVu Sans" w:hint="eastAsia"/>
                          <w:color w:val="000000"/>
                          <w:sz w:val="18"/>
                        </w:rPr>
                      </w:rPrChange>
                    </w:rPr>
                    <w:t>0.</w:t>
                  </w:r>
                  <w:del w:id="1024" w:author="Comparison" w:date="2026-03-13T12:31:00Z" w16du:dateUtc="2026-03-13T03:31:00Z">
                    <w:r>
                      <w:rPr>
                        <w:rFonts w:ascii="DejaVu Sans" w:eastAsia="DejaVu Sans" w:hAnsi="DejaVu Sans" w:cs="DejaVu Sans"/>
                        <w:color w:val="000000"/>
                        <w:sz w:val="18"/>
                        <w:szCs w:val="18"/>
                      </w:rPr>
                      <w:delText>001</w:delText>
                    </w:r>
                  </w:del>
                  <w:ins w:id="1025" w:author="Comparison" w:date="2026-03-13T12:31:00Z" w16du:dateUtc="2026-03-13T03:31:00Z">
                    <w:r w:rsidR="00EC58B6">
                      <w:rPr>
                        <w:rFonts w:ascii="DejaVu Sans" w:eastAsia="DejaVu Sans" w:hAnsi="DejaVu Sans" w:cs="DejaVu Sans"/>
                        <w:color w:val="000000"/>
                        <w:sz w:val="16"/>
                        <w:szCs w:val="16"/>
                      </w:rPr>
                      <w:t>142</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26" w:author="Comparison" w:date="2026-03-13T12:31:00Z"/>
                  <w:tcPrChange w:id="1027" w:author="Comparison" w:date="2026-03-13T12:31:00Z" w16du:dateUtc="2026-03-13T03:3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28" w:author="Comparison" w:date="2026-03-13T12:31:00Z"/>
                    </w:tcPr>
                  </w:tcPrChange>
                </w:tcPr>
                <w:p w14:paraId="1B2C04EF" w14:textId="77777777" w:rsidR="006441E9" w:rsidRDefault="00EC58B6">
                  <w:pPr>
                    <w:rPr>
                      <w:rFonts w:ascii="DejaVu Sans" w:eastAsia="DejaVu Sans" w:hAnsi="DejaVu Sans" w:cs="DejaVu Sans"/>
                      <w:color w:val="000000"/>
                      <w:sz w:val="16"/>
                      <w:szCs w:val="16"/>
                    </w:rPr>
                  </w:pPr>
                  <w:ins w:id="1029" w:author="Comparison" w:date="2026-03-13T12:31:00Z" w16du:dateUtc="2026-03-13T03:31:00Z">
                    <w:r>
                      <w:rPr>
                        <w:rFonts w:ascii="DejaVu Sans" w:eastAsia="DejaVu Sans" w:hAnsi="DejaVu Sans" w:cs="DejaVu Sans"/>
                        <w:color w:val="000000"/>
                        <w:sz w:val="16"/>
                        <w:szCs w:val="16"/>
                      </w:rPr>
                      <w:t>1.000</w:t>
                    </w:r>
                  </w:ins>
                </w:p>
              </w:tc>
            </w:tr>
            <w:tr w:rsidR="006441E9" w14:paraId="334A34B0" w14:textId="77777777" w:rsidTr="006441E9">
              <w:trPr>
                <w:jc w:val="center"/>
                <w:trPrChange w:id="1030"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31" w:author="Comparison" w:date="2026-03-13T12:31:00Z" w16du:dateUtc="2026-03-13T03:3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2B3528B" w14:textId="77777777" w:rsidR="006441E9" w:rsidRDefault="006441E9">
                  <w:pPr>
                    <w:rPr>
                      <w:rFonts w:ascii="DejaVu Sans" w:hAnsi="DejaVu Sans" w:hint="eastAsia"/>
                      <w:color w:val="000000"/>
                      <w:sz w:val="16"/>
                      <w:rPrChange w:id="1032" w:author="Comparison" w:date="2026-03-13T12:31:00Z" w16du:dateUtc="2026-03-13T03:31:00Z">
                        <w:rPr>
                          <w:rFonts w:ascii="DejaVu Sans" w:hAnsi="DejaVu Sans" w:hint="eastAsia"/>
                          <w:color w:val="000000"/>
                          <w:sz w:val="18"/>
                        </w:rPr>
                      </w:rPrChange>
                    </w:rPr>
                    <w:pPrChange w:id="103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34"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4723E58" w14:textId="77777777" w:rsidR="006441E9" w:rsidRDefault="00EC58B6">
                  <w:pPr>
                    <w:rPr>
                      <w:rFonts w:ascii="DejaVu Sans" w:hAnsi="DejaVu Sans" w:hint="eastAsia"/>
                      <w:color w:val="000000"/>
                      <w:sz w:val="16"/>
                      <w:rPrChange w:id="1035" w:author="Comparison" w:date="2026-03-13T12:31:00Z" w16du:dateUtc="2026-03-13T03:31:00Z">
                        <w:rPr>
                          <w:rFonts w:ascii="DejaVu Sans" w:hAnsi="DejaVu Sans" w:hint="eastAsia"/>
                          <w:color w:val="000000"/>
                          <w:sz w:val="18"/>
                        </w:rPr>
                      </w:rPrChange>
                    </w:rPr>
                    <w:pPrChange w:id="103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37" w:author="Comparison" w:date="2026-03-13T12:31:00Z" w16du:dateUtc="2026-03-13T03:31: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38"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DCE8803" w14:textId="77777777" w:rsidR="006441E9" w:rsidRDefault="00EC58B6">
                  <w:pPr>
                    <w:rPr>
                      <w:rFonts w:ascii="DejaVu Sans" w:hAnsi="DejaVu Sans" w:hint="eastAsia"/>
                      <w:color w:val="000000"/>
                      <w:sz w:val="16"/>
                      <w:rPrChange w:id="1039" w:author="Comparison" w:date="2026-03-13T12:31:00Z" w16du:dateUtc="2026-03-13T03:31:00Z">
                        <w:rPr>
                          <w:rFonts w:ascii="DejaVu Sans" w:hAnsi="DejaVu Sans" w:hint="eastAsia"/>
                          <w:color w:val="000000"/>
                          <w:sz w:val="18"/>
                        </w:rPr>
                      </w:rPrChange>
                    </w:rPr>
                    <w:pPrChange w:id="104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41" w:author="Comparison" w:date="2026-03-13T12:31:00Z" w16du:dateUtc="2026-03-13T03:31:00Z">
                        <w:rPr>
                          <w:rFonts w:ascii="DejaVu Sans" w:hAnsi="DejaVu Sans" w:hint="eastAsia"/>
                          <w:color w:val="000000"/>
                          <w:sz w:val="18"/>
                        </w:rPr>
                      </w:rPrChange>
                    </w:rPr>
                    <w:t>1.</w:t>
                  </w:r>
                  <w:del w:id="1042" w:author="Comparison" w:date="2026-03-13T12:31:00Z" w16du:dateUtc="2026-03-13T03:31:00Z">
                    <w:r w:rsidR="004D4528">
                      <w:rPr>
                        <w:rFonts w:ascii="DejaVu Sans" w:eastAsia="DejaVu Sans" w:hAnsi="DejaVu Sans" w:cs="DejaVu Sans"/>
                        <w:color w:val="000000"/>
                        <w:sz w:val="18"/>
                        <w:szCs w:val="18"/>
                      </w:rPr>
                      <w:delText>60</w:delText>
                    </w:r>
                  </w:del>
                  <w:ins w:id="1043" w:author="Comparison" w:date="2026-03-13T12:31:00Z" w16du:dateUtc="2026-03-13T03:31:00Z">
                    <w:r>
                      <w:rPr>
                        <w:rFonts w:ascii="DejaVu Sans" w:eastAsia="DejaVu Sans" w:hAnsi="DejaVu Sans" w:cs="DejaVu Sans"/>
                        <w:color w:val="000000"/>
                        <w:sz w:val="16"/>
                        <w:szCs w:val="16"/>
                      </w:rPr>
                      <w:t>77</w:t>
                    </w:r>
                  </w:ins>
                  <w:r>
                    <w:rPr>
                      <w:rFonts w:ascii="DejaVu Sans" w:hAnsi="DejaVu Sans" w:hint="eastAsia"/>
                      <w:color w:val="000000"/>
                      <w:sz w:val="16"/>
                      <w:rPrChange w:id="1044" w:author="Comparison" w:date="2026-03-13T12:31:00Z" w16du:dateUtc="2026-03-13T03:31:00Z">
                        <w:rPr>
                          <w:rFonts w:ascii="DejaVu Sans" w:hAnsi="DejaVu Sans" w:hint="eastAsia"/>
                          <w:color w:val="000000"/>
                          <w:sz w:val="18"/>
                        </w:rPr>
                      </w:rPrChange>
                    </w:rPr>
                    <w:t xml:space="preserve"> (1.</w:t>
                  </w:r>
                  <w:del w:id="1045" w:author="Comparison" w:date="2026-03-13T12:31:00Z" w16du:dateUtc="2026-03-13T03:31:00Z">
                    <w:r w:rsidR="004D4528">
                      <w:rPr>
                        <w:rFonts w:ascii="DejaVu Sans" w:eastAsia="DejaVu Sans" w:hAnsi="DejaVu Sans" w:cs="DejaVu Sans"/>
                        <w:color w:val="000000"/>
                        <w:sz w:val="18"/>
                        <w:szCs w:val="18"/>
                      </w:rPr>
                      <w:delText>07</w:delText>
                    </w:r>
                  </w:del>
                  <w:ins w:id="1046" w:author="Comparison" w:date="2026-03-13T12:31:00Z" w16du:dateUtc="2026-03-13T03:31:00Z">
                    <w:r>
                      <w:rPr>
                        <w:rFonts w:ascii="DejaVu Sans" w:eastAsia="DejaVu Sans" w:hAnsi="DejaVu Sans" w:cs="DejaVu Sans"/>
                        <w:color w:val="000000"/>
                        <w:sz w:val="16"/>
                        <w:szCs w:val="16"/>
                      </w:rPr>
                      <w:t>16</w:t>
                    </w:r>
                  </w:ins>
                  <w:r>
                    <w:rPr>
                      <w:rFonts w:ascii="DejaVu Sans" w:hAnsi="DejaVu Sans" w:hint="eastAsia"/>
                      <w:color w:val="000000"/>
                      <w:sz w:val="16"/>
                      <w:rPrChange w:id="1047"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048" w:author="Comparison" w:date="2026-03-13T12:31:00Z" w16du:dateUtc="2026-03-13T03:31:00Z">
                        <w:rPr>
                          <w:rFonts w:ascii="DejaVu Sans" w:hAnsi="DejaVu Sans" w:hint="eastAsia"/>
                          <w:color w:val="000000"/>
                          <w:sz w:val="18"/>
                        </w:rPr>
                      </w:rPrChange>
                    </w:rPr>
                    <w:t>2.</w:t>
                  </w:r>
                  <w:del w:id="1049" w:author="Comparison" w:date="2026-03-13T12:31:00Z" w16du:dateUtc="2026-03-13T03:31:00Z">
                    <w:r w:rsidR="004D4528">
                      <w:rPr>
                        <w:rFonts w:ascii="DejaVu Sans" w:eastAsia="DejaVu Sans" w:hAnsi="DejaVu Sans" w:cs="DejaVu Sans"/>
                        <w:color w:val="000000"/>
                        <w:sz w:val="18"/>
                        <w:szCs w:val="18"/>
                      </w:rPr>
                      <w:delText>39</w:delText>
                    </w:r>
                  </w:del>
                  <w:ins w:id="1050" w:author="Comparison" w:date="2026-03-13T12:31:00Z" w16du:dateUtc="2026-03-13T03:31:00Z">
                    <w:r>
                      <w:rPr>
                        <w:rFonts w:ascii="DejaVu Sans" w:eastAsia="DejaVu Sans" w:hAnsi="DejaVu Sans" w:cs="DejaVu Sans"/>
                        <w:color w:val="000000"/>
                        <w:sz w:val="16"/>
                        <w:szCs w:val="16"/>
                      </w:rPr>
                      <w:t>72</w:t>
                    </w:r>
                  </w:ins>
                  <w:r>
                    <w:rPr>
                      <w:rFonts w:ascii="DejaVu Sans" w:hAnsi="DejaVu Sans" w:hint="eastAsia"/>
                      <w:color w:val="000000"/>
                      <w:sz w:val="16"/>
                      <w:rPrChange w:id="1051" w:author="Comparison" w:date="2026-03-13T12:31:00Z" w16du:dateUtc="2026-03-13T03:31:00Z">
                        <w:rPr>
                          <w:rFonts w:ascii="DejaVu Sans" w:hAnsi="DejaVu Sans" w:hint="eastAsia"/>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52" w:author="Comparison" w:date="2026-03-13T12:31:00Z" w16du:dateUtc="2026-03-13T03:3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744A951" w14:textId="77777777" w:rsidR="006441E9" w:rsidRDefault="00EC58B6">
                  <w:pPr>
                    <w:rPr>
                      <w:rFonts w:ascii="DejaVu Sans" w:hAnsi="DejaVu Sans" w:hint="eastAsia"/>
                      <w:color w:val="000000"/>
                      <w:sz w:val="16"/>
                      <w:rPrChange w:id="1053" w:author="Comparison" w:date="2026-03-13T12:31:00Z" w16du:dateUtc="2026-03-13T03:31:00Z">
                        <w:rPr>
                          <w:rFonts w:ascii="DejaVu Sans" w:hAnsi="DejaVu Sans" w:hint="eastAsia"/>
                          <w:color w:val="000000"/>
                          <w:sz w:val="18"/>
                        </w:rPr>
                      </w:rPrChange>
                    </w:rPr>
                    <w:pPrChange w:id="105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55" w:author="Comparison" w:date="2026-03-13T12:31:00Z" w16du:dateUtc="2026-03-13T03:31:00Z">
                        <w:rPr>
                          <w:rFonts w:ascii="DejaVu Sans" w:hAnsi="DejaVu Sans" w:hint="eastAsia"/>
                          <w:color w:val="000000"/>
                          <w:sz w:val="18"/>
                        </w:rPr>
                      </w:rPrChange>
                    </w:rPr>
                    <w:t>0.</w:t>
                  </w:r>
                  <w:del w:id="1056" w:author="Comparison" w:date="2026-03-13T12:31:00Z" w16du:dateUtc="2026-03-13T03:31:00Z">
                    <w:r w:rsidR="004D4528">
                      <w:rPr>
                        <w:rFonts w:ascii="DejaVu Sans" w:eastAsia="DejaVu Sans" w:hAnsi="DejaVu Sans" w:cs="DejaVu Sans"/>
                        <w:color w:val="000000"/>
                        <w:sz w:val="18"/>
                        <w:szCs w:val="18"/>
                      </w:rPr>
                      <w:delText>327</w:delText>
                    </w:r>
                  </w:del>
                  <w:ins w:id="1057" w:author="Comparison" w:date="2026-03-13T12:31:00Z" w16du:dateUtc="2026-03-13T03:31:00Z">
                    <w:r>
                      <w:rPr>
                        <w:rFonts w:ascii="DejaVu Sans" w:eastAsia="DejaVu Sans" w:hAnsi="DejaVu Sans" w:cs="DejaVu Sans"/>
                        <w:color w:val="000000"/>
                        <w:sz w:val="16"/>
                        <w:szCs w:val="16"/>
                      </w:rPr>
                      <w:t>008</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58" w:author="Comparison" w:date="2026-03-13T12:31:00Z"/>
                  <w:tcPrChange w:id="1059" w:author="Comparison" w:date="2026-03-13T12:31:00Z" w16du:dateUtc="2026-03-13T03:31:00Z">
                    <w:tcPr>
                      <w:tcW w:w="129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60" w:author="Comparison" w:date="2026-03-13T12:31:00Z"/>
                    </w:tcPr>
                  </w:tcPrChange>
                </w:tcPr>
                <w:p w14:paraId="4020542E" w14:textId="77777777" w:rsidR="006441E9" w:rsidRDefault="00EC58B6">
                  <w:pPr>
                    <w:rPr>
                      <w:rFonts w:ascii="DejaVu Sans" w:eastAsia="DejaVu Sans" w:hAnsi="DejaVu Sans" w:cs="DejaVu Sans"/>
                      <w:color w:val="000000"/>
                      <w:sz w:val="16"/>
                      <w:szCs w:val="16"/>
                    </w:rPr>
                  </w:pPr>
                  <w:ins w:id="1061" w:author="Comparison" w:date="2026-03-13T12:31:00Z" w16du:dateUtc="2026-03-13T03:31:00Z">
                    <w:r>
                      <w:rPr>
                        <w:rFonts w:ascii="DejaVu Sans" w:eastAsia="DejaVu Sans" w:hAnsi="DejaVu Sans" w:cs="DejaVu Sans"/>
                        <w:color w:val="000000"/>
                        <w:sz w:val="16"/>
                        <w:szCs w:val="16"/>
                      </w:rPr>
                      <w:t>0.125</w:t>
                    </w:r>
                  </w:ins>
                </w:p>
              </w:tc>
            </w:tr>
            <w:tr w:rsidR="006441E9" w14:paraId="016DFB30" w14:textId="77777777" w:rsidTr="006441E9">
              <w:trPr>
                <w:jc w:val="center"/>
                <w:trPrChange w:id="1062"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63" w:author="Comparison" w:date="2026-03-13T12:31:00Z" w16du:dateUtc="2026-03-13T03:3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0D424D2" w14:textId="77777777" w:rsidR="006441E9" w:rsidRDefault="006441E9">
                  <w:pPr>
                    <w:rPr>
                      <w:rFonts w:ascii="DejaVu Sans" w:hAnsi="DejaVu Sans" w:hint="eastAsia"/>
                      <w:color w:val="000000"/>
                      <w:sz w:val="16"/>
                      <w:rPrChange w:id="1064" w:author="Comparison" w:date="2026-03-13T12:31:00Z" w16du:dateUtc="2026-03-13T03:31:00Z">
                        <w:rPr>
                          <w:rFonts w:ascii="DejaVu Sans" w:hAnsi="DejaVu Sans" w:hint="eastAsia"/>
                          <w:color w:val="000000"/>
                          <w:sz w:val="18"/>
                        </w:rPr>
                      </w:rPrChange>
                    </w:rPr>
                    <w:pPrChange w:id="106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66"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59560CF" w14:textId="77777777" w:rsidR="006441E9" w:rsidRDefault="00EC58B6">
                  <w:pPr>
                    <w:rPr>
                      <w:rFonts w:ascii="DejaVu Sans" w:hAnsi="DejaVu Sans" w:hint="eastAsia"/>
                      <w:color w:val="000000"/>
                      <w:sz w:val="16"/>
                      <w:rPrChange w:id="1067" w:author="Comparison" w:date="2026-03-13T12:31:00Z" w16du:dateUtc="2026-03-13T03:31:00Z">
                        <w:rPr>
                          <w:rFonts w:ascii="DejaVu Sans" w:hAnsi="DejaVu Sans" w:hint="eastAsia"/>
                          <w:color w:val="000000"/>
                          <w:sz w:val="18"/>
                        </w:rPr>
                      </w:rPrChange>
                    </w:rPr>
                    <w:pPrChange w:id="106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69" w:author="Comparison" w:date="2026-03-13T12:31:00Z" w16du:dateUtc="2026-03-13T03:31:00Z">
                        <w:rPr>
                          <w:rFonts w:ascii="DejaVu Sans" w:hAnsi="DejaVu Sans" w:hint="eastAsia"/>
                          <w:color w:val="000000"/>
                          <w:sz w:val="18"/>
                        </w:rPr>
                      </w:rPrChange>
                    </w:rPr>
                    <w:t xml:space="preserve">Interaction: supervisor </w:t>
                  </w:r>
                  <w:r>
                    <w:rPr>
                      <w:rFonts w:ascii="DejaVu Sans" w:hAnsi="DejaVu Sans" w:hint="eastAsia"/>
                      <w:color w:val="000000"/>
                      <w:sz w:val="16"/>
                      <w:rPrChange w:id="1070"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071" w:author="Comparison" w:date="2026-03-13T12:31:00Z" w16du:dateUtc="2026-03-13T03:31: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72"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EAFBAD7" w14:textId="77777777" w:rsidR="006441E9" w:rsidRDefault="00EC58B6">
                  <w:pPr>
                    <w:rPr>
                      <w:rFonts w:ascii="DejaVu Sans" w:hAnsi="DejaVu Sans" w:hint="eastAsia"/>
                      <w:color w:val="000000"/>
                      <w:sz w:val="16"/>
                      <w:rPrChange w:id="1073" w:author="Comparison" w:date="2026-03-13T12:31:00Z" w16du:dateUtc="2026-03-13T03:31:00Z">
                        <w:rPr>
                          <w:rFonts w:ascii="DejaVu Sans" w:hAnsi="DejaVu Sans" w:hint="eastAsia"/>
                          <w:color w:val="000000"/>
                          <w:sz w:val="18"/>
                        </w:rPr>
                      </w:rPrChange>
                    </w:rPr>
                    <w:pPrChange w:id="107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75" w:author="Comparison" w:date="2026-03-13T12:31:00Z" w16du:dateUtc="2026-03-13T03:31:00Z">
                        <w:rPr>
                          <w:rFonts w:ascii="DejaVu Sans" w:hAnsi="DejaVu Sans" w:hint="eastAsia"/>
                          <w:color w:val="000000"/>
                          <w:sz w:val="18"/>
                        </w:rPr>
                      </w:rPrChange>
                    </w:rPr>
                    <w:t>0.</w:t>
                  </w:r>
                  <w:del w:id="1076" w:author="Comparison" w:date="2026-03-13T12:31:00Z" w16du:dateUtc="2026-03-13T03:31:00Z">
                    <w:r w:rsidR="004D4528">
                      <w:rPr>
                        <w:rFonts w:ascii="DejaVu Sans" w:eastAsia="DejaVu Sans" w:hAnsi="DejaVu Sans" w:cs="DejaVu Sans"/>
                        <w:color w:val="000000"/>
                        <w:sz w:val="18"/>
                        <w:szCs w:val="18"/>
                      </w:rPr>
                      <w:delText>88</w:delText>
                    </w:r>
                  </w:del>
                  <w:ins w:id="1077" w:author="Comparison" w:date="2026-03-13T12:31:00Z" w16du:dateUtc="2026-03-13T03:31:00Z">
                    <w:r>
                      <w:rPr>
                        <w:rFonts w:ascii="DejaVu Sans" w:eastAsia="DejaVu Sans" w:hAnsi="DejaVu Sans" w:cs="DejaVu Sans"/>
                        <w:color w:val="000000"/>
                        <w:sz w:val="16"/>
                        <w:szCs w:val="16"/>
                      </w:rPr>
                      <w:t>98</w:t>
                    </w:r>
                  </w:ins>
                  <w:r>
                    <w:rPr>
                      <w:rFonts w:ascii="DejaVu Sans" w:hAnsi="DejaVu Sans" w:hint="eastAsia"/>
                      <w:color w:val="000000"/>
                      <w:sz w:val="16"/>
                      <w:rPrChange w:id="1078" w:author="Comparison" w:date="2026-03-13T12:31:00Z" w16du:dateUtc="2026-03-13T03:31:00Z">
                        <w:rPr>
                          <w:rFonts w:ascii="DejaVu Sans" w:hAnsi="DejaVu Sans" w:hint="eastAsia"/>
                          <w:color w:val="000000"/>
                          <w:sz w:val="18"/>
                        </w:rPr>
                      </w:rPrChange>
                    </w:rPr>
                    <w:t xml:space="preserve"> (0.</w:t>
                  </w:r>
                  <w:del w:id="1079" w:author="Comparison" w:date="2026-03-13T12:31:00Z" w16du:dateUtc="2026-03-13T03:31:00Z">
                    <w:r w:rsidR="004D4528">
                      <w:rPr>
                        <w:rFonts w:ascii="DejaVu Sans" w:eastAsia="DejaVu Sans" w:hAnsi="DejaVu Sans" w:cs="DejaVu Sans"/>
                        <w:color w:val="000000"/>
                        <w:sz w:val="18"/>
                        <w:szCs w:val="18"/>
                      </w:rPr>
                      <w:delText>49</w:delText>
                    </w:r>
                  </w:del>
                  <w:ins w:id="1080" w:author="Comparison" w:date="2026-03-13T12:31:00Z" w16du:dateUtc="2026-03-13T03:31:00Z">
                    <w:r>
                      <w:rPr>
                        <w:rFonts w:ascii="DejaVu Sans" w:eastAsia="DejaVu Sans" w:hAnsi="DejaVu Sans" w:cs="DejaVu Sans"/>
                        <w:color w:val="000000"/>
                        <w:sz w:val="16"/>
                        <w:szCs w:val="16"/>
                      </w:rPr>
                      <w:t>55</w:t>
                    </w:r>
                  </w:ins>
                  <w:r>
                    <w:rPr>
                      <w:rFonts w:ascii="DejaVu Sans" w:hAnsi="DejaVu Sans" w:hint="eastAsia"/>
                      <w:color w:val="000000"/>
                      <w:sz w:val="16"/>
                      <w:rPrChange w:id="1081"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082" w:author="Comparison" w:date="2026-03-13T12:31:00Z" w16du:dateUtc="2026-03-13T03:31:00Z">
                        <w:rPr>
                          <w:rFonts w:ascii="DejaVu Sans" w:hAnsi="DejaVu Sans" w:hint="eastAsia"/>
                          <w:color w:val="000000"/>
                          <w:sz w:val="18"/>
                        </w:rPr>
                      </w:rPrChange>
                    </w:rPr>
                    <w:t>1.</w:t>
                  </w:r>
                  <w:del w:id="1083" w:author="Comparison" w:date="2026-03-13T12:31:00Z" w16du:dateUtc="2026-03-13T03:31:00Z">
                    <w:r w:rsidR="004D4528">
                      <w:rPr>
                        <w:rFonts w:ascii="DejaVu Sans" w:eastAsia="DejaVu Sans" w:hAnsi="DejaVu Sans" w:cs="DejaVu Sans"/>
                        <w:color w:val="000000"/>
                        <w:sz w:val="18"/>
                        <w:szCs w:val="18"/>
                      </w:rPr>
                      <w:delText>59</w:delText>
                    </w:r>
                  </w:del>
                  <w:ins w:id="1084" w:author="Comparison" w:date="2026-03-13T12:31:00Z" w16du:dateUtc="2026-03-13T03:31:00Z">
                    <w:r>
                      <w:rPr>
                        <w:rFonts w:ascii="DejaVu Sans" w:eastAsia="DejaVu Sans" w:hAnsi="DejaVu Sans" w:cs="DejaVu Sans"/>
                        <w:color w:val="000000"/>
                        <w:sz w:val="16"/>
                        <w:szCs w:val="16"/>
                      </w:rPr>
                      <w:t>76</w:t>
                    </w:r>
                  </w:ins>
                  <w:r>
                    <w:rPr>
                      <w:rFonts w:ascii="DejaVu Sans" w:hAnsi="DejaVu Sans" w:hint="eastAsia"/>
                      <w:color w:val="000000"/>
                      <w:sz w:val="16"/>
                      <w:rPrChange w:id="1085" w:author="Comparison" w:date="2026-03-13T12:31:00Z" w16du:dateUtc="2026-03-13T03:31:00Z">
                        <w:rPr>
                          <w:rFonts w:ascii="DejaVu Sans" w:hAnsi="DejaVu Sans" w:hint="eastAsia"/>
                          <w:color w:val="000000"/>
                          <w:sz w:val="18"/>
                        </w:rPr>
                      </w:rPrChange>
                    </w:rPr>
                    <w:t>)</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86" w:author="Comparison" w:date="2026-03-13T12:31:00Z"/>
                  <w:tcPrChange w:id="1087"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088" w:author="Comparison" w:date="2026-03-13T12:31:00Z"/>
                    </w:tcPr>
                  </w:tcPrChange>
                </w:tcPr>
                <w:p w14:paraId="669FBB8B" w14:textId="77777777" w:rsidR="006441E9" w:rsidRDefault="00EC58B6">
                  <w:pPr>
                    <w:rPr>
                      <w:rFonts w:ascii="DejaVu Sans" w:eastAsia="DejaVu Sans" w:hAnsi="DejaVu Sans" w:cs="DejaVu Sans"/>
                      <w:color w:val="000000"/>
                      <w:sz w:val="16"/>
                      <w:szCs w:val="16"/>
                    </w:rPr>
                  </w:pPr>
                  <w:ins w:id="1089" w:author="Comparison" w:date="2026-03-13T12:31:00Z" w16du:dateUtc="2026-03-13T03:31:00Z">
                    <w:r>
                      <w:rPr>
                        <w:rFonts w:ascii="DejaVu Sans" w:eastAsia="DejaVu Sans" w:hAnsi="DejaVu Sans" w:cs="DejaVu Sans"/>
                        <w:color w:val="000000"/>
                        <w:sz w:val="16"/>
                        <w:szCs w:val="16"/>
                      </w:rPr>
                      <w:t>0.956</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90"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8EAC400" w14:textId="77777777" w:rsidR="006441E9" w:rsidRDefault="00EC58B6">
                  <w:pPr>
                    <w:rPr>
                      <w:rFonts w:ascii="DejaVu Sans" w:hAnsi="DejaVu Sans" w:hint="eastAsia"/>
                      <w:color w:val="000000"/>
                      <w:sz w:val="16"/>
                      <w:rPrChange w:id="1091" w:author="Comparison" w:date="2026-03-13T12:31:00Z" w16du:dateUtc="2026-03-13T03:31:00Z">
                        <w:rPr>
                          <w:rFonts w:ascii="DejaVu Sans" w:hAnsi="DejaVu Sans" w:hint="eastAsia"/>
                          <w:color w:val="000000"/>
                          <w:sz w:val="18"/>
                        </w:rPr>
                      </w:rPrChange>
                    </w:rPr>
                    <w:pPrChange w:id="109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093" w:author="Comparison" w:date="2026-03-13T12:31:00Z" w16du:dateUtc="2026-03-13T03:31:00Z">
                        <w:rPr>
                          <w:rFonts w:ascii="DejaVu Sans" w:hAnsi="DejaVu Sans" w:hint="eastAsia"/>
                          <w:color w:val="000000"/>
                          <w:sz w:val="18"/>
                        </w:rPr>
                      </w:rPrChange>
                    </w:rPr>
                    <w:t>1.000</w:t>
                  </w:r>
                </w:p>
              </w:tc>
            </w:tr>
            <w:tr w:rsidR="006441E9" w14:paraId="7283D4E5" w14:textId="77777777" w:rsidTr="006441E9">
              <w:trPr>
                <w:jc w:val="center"/>
                <w:trPrChange w:id="1094" w:author="Comparison" w:date="2026-03-13T12:31:00Z" w16du:dateUtc="2026-03-13T03:31:00Z">
                  <w:trPr>
                    <w:gridAfter w:val="0"/>
                    <w:jc w:val="center"/>
                  </w:trPr>
                </w:trPrChange>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095" w:author="Comparison" w:date="2026-03-13T12:31:00Z" w16du:dateUtc="2026-03-13T03:31:00Z">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34A02FA" w14:textId="77777777" w:rsidR="006441E9" w:rsidRDefault="00EC58B6">
                  <w:pPr>
                    <w:rPr>
                      <w:rFonts w:ascii="DejaVu Sans" w:hAnsi="DejaVu Sans" w:hint="eastAsia"/>
                      <w:color w:val="000000"/>
                      <w:sz w:val="16"/>
                      <w:rPrChange w:id="1096" w:author="Comparison" w:date="2026-03-13T12:31:00Z" w16du:dateUtc="2026-03-13T03:31:00Z">
                        <w:rPr>
                          <w:rFonts w:ascii="DejaVu Sans" w:hAnsi="DejaVu Sans" w:hint="eastAsia"/>
                          <w:color w:val="000000"/>
                          <w:sz w:val="18"/>
                        </w:rPr>
                      </w:rPrChange>
                    </w:rPr>
                    <w:pPrChange w:id="109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ins w:id="1098" w:author="Comparison" w:date="2026-03-13T12:31:00Z" w16du:dateUtc="2026-03-13T03:31:00Z">
                    <w:r>
                      <w:rPr>
                        <w:rFonts w:ascii="DejaVu Sans" w:eastAsia="DejaVu Sans" w:hAnsi="DejaVu Sans" w:cs="DejaVu Sans"/>
                        <w:color w:val="000000"/>
                        <w:sz w:val="16"/>
                        <w:szCs w:val="16"/>
                      </w:rPr>
                      <w:t xml:space="preserve">(D) </w:t>
                    </w:r>
                  </w:ins>
                  <w:r>
                    <w:rPr>
                      <w:rFonts w:ascii="DejaVu Sans" w:hAnsi="DejaVu Sans" w:hint="eastAsia"/>
                      <w:color w:val="000000"/>
                      <w:sz w:val="16"/>
                      <w:rPrChange w:id="1099" w:author="Comparison" w:date="2026-03-13T12:31:00Z" w16du:dateUtc="2026-03-13T03:31:00Z">
                        <w:rPr>
                          <w:rFonts w:ascii="DejaVu Sans" w:hAnsi="DejaVu Sans" w:hint="eastAsia"/>
                          <w:color w:val="000000"/>
                          <w:sz w:val="18"/>
                        </w:rPr>
                      </w:rPrChange>
                    </w:rPr>
                    <w:t>Prioritization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00"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96126E8" w14:textId="77777777" w:rsidR="006441E9" w:rsidRDefault="00EC58B6">
                  <w:pPr>
                    <w:rPr>
                      <w:rFonts w:ascii="DejaVu Sans" w:hAnsi="DejaVu Sans" w:hint="eastAsia"/>
                      <w:color w:val="000000"/>
                      <w:sz w:val="16"/>
                      <w:rPrChange w:id="1101" w:author="Comparison" w:date="2026-03-13T12:31:00Z" w16du:dateUtc="2026-03-13T03:31:00Z">
                        <w:rPr>
                          <w:rFonts w:ascii="DejaVu Sans" w:hAnsi="DejaVu Sans" w:hint="eastAsia"/>
                          <w:color w:val="000000"/>
                          <w:sz w:val="18"/>
                        </w:rPr>
                      </w:rPrChange>
                    </w:rPr>
                    <w:pPrChange w:id="110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03" w:author="Comparison" w:date="2026-03-13T12:31:00Z" w16du:dateUtc="2026-03-13T03:31:00Z">
                        <w:rPr>
                          <w:rFonts w:ascii="DejaVu Sans" w:hAnsi="DejaVu Sans" w:hint="eastAsia"/>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04"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F1E81DA" w14:textId="77777777" w:rsidR="006441E9" w:rsidRDefault="00EC58B6">
                  <w:pPr>
                    <w:rPr>
                      <w:rFonts w:ascii="DejaVu Sans" w:hAnsi="DejaVu Sans" w:hint="eastAsia"/>
                      <w:color w:val="000000"/>
                      <w:sz w:val="16"/>
                      <w:rPrChange w:id="1105" w:author="Comparison" w:date="2026-03-13T12:31:00Z" w16du:dateUtc="2026-03-13T03:31:00Z">
                        <w:rPr>
                          <w:rFonts w:ascii="DejaVu Sans" w:hAnsi="DejaVu Sans" w:hint="eastAsia"/>
                          <w:color w:val="000000"/>
                          <w:sz w:val="18"/>
                        </w:rPr>
                      </w:rPrChange>
                    </w:rPr>
                    <w:pPrChange w:id="110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07" w:author="Comparison" w:date="2026-03-13T12:31:00Z" w16du:dateUtc="2026-03-13T03:31:00Z">
                        <w:rPr>
                          <w:rFonts w:ascii="DejaVu Sans" w:hAnsi="DejaVu Sans" w:hint="eastAsia"/>
                          <w:color w:val="000000"/>
                          <w:sz w:val="18"/>
                        </w:rPr>
                      </w:rPrChange>
                    </w:rPr>
                    <w:t>1.70 (1.16</w:t>
                  </w:r>
                  <w:r>
                    <w:rPr>
                      <w:rFonts w:ascii="DejaVu Sans" w:hAnsi="DejaVu Sans" w:hint="eastAsia"/>
                      <w:color w:val="000000"/>
                      <w:sz w:val="16"/>
                      <w:rPrChange w:id="1108"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109" w:author="Comparison" w:date="2026-03-13T12:31:00Z" w16du:dateUtc="2026-03-13T03:31:00Z">
                        <w:rPr>
                          <w:rFonts w:ascii="DejaVu Sans" w:hAnsi="DejaVu Sans" w:hint="eastAsia"/>
                          <w:color w:val="000000"/>
                          <w:sz w:val="18"/>
                        </w:rPr>
                      </w:rPrChange>
                    </w:rPr>
                    <w:t>2.50)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10" w:author="Comparison" w:date="2026-03-13T12:31:00Z"/>
                  <w:tcPrChange w:id="1111"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12" w:author="Comparison" w:date="2026-03-13T12:31:00Z"/>
                    </w:tcPr>
                  </w:tcPrChange>
                </w:tcPr>
                <w:p w14:paraId="70684D80" w14:textId="77777777" w:rsidR="006441E9" w:rsidRDefault="00EC58B6">
                  <w:pPr>
                    <w:rPr>
                      <w:rFonts w:ascii="DejaVu Sans" w:eastAsia="DejaVu Sans" w:hAnsi="DejaVu Sans" w:cs="DejaVu Sans"/>
                      <w:color w:val="000000"/>
                      <w:sz w:val="16"/>
                      <w:szCs w:val="16"/>
                    </w:rPr>
                  </w:pPr>
                  <w:ins w:id="1113" w:author="Comparison" w:date="2026-03-13T12:31:00Z" w16du:dateUtc="2026-03-13T03:31:00Z">
                    <w:r>
                      <w:rPr>
                        <w:rFonts w:ascii="DejaVu Sans" w:eastAsia="DejaVu Sans" w:hAnsi="DejaVu Sans" w:cs="DejaVu Sans"/>
                        <w:color w:val="000000"/>
                        <w:sz w:val="16"/>
                        <w:szCs w:val="16"/>
                      </w:rPr>
                      <w:t>0.007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14"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C722860" w14:textId="77777777" w:rsidR="006441E9" w:rsidRDefault="00EC58B6">
                  <w:pPr>
                    <w:rPr>
                      <w:rFonts w:ascii="DejaVu Sans" w:hAnsi="DejaVu Sans" w:hint="eastAsia"/>
                      <w:color w:val="000000"/>
                      <w:sz w:val="16"/>
                      <w:rPrChange w:id="1115" w:author="Comparison" w:date="2026-03-13T12:31:00Z" w16du:dateUtc="2026-03-13T03:31:00Z">
                        <w:rPr>
                          <w:rFonts w:ascii="DejaVu Sans" w:hAnsi="DejaVu Sans" w:hint="eastAsia"/>
                          <w:color w:val="000000"/>
                          <w:sz w:val="18"/>
                        </w:rPr>
                      </w:rPrChange>
                    </w:rPr>
                    <w:pPrChange w:id="111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17" w:author="Comparison" w:date="2026-03-13T12:31:00Z" w16du:dateUtc="2026-03-13T03:31:00Z">
                        <w:rPr>
                          <w:rFonts w:ascii="DejaVu Sans" w:hAnsi="DejaVu Sans" w:hint="eastAsia"/>
                          <w:color w:val="000000"/>
                          <w:sz w:val="18"/>
                        </w:rPr>
                      </w:rPrChange>
                    </w:rPr>
                    <w:t>0.098</w:t>
                  </w:r>
                </w:p>
              </w:tc>
            </w:tr>
            <w:tr w:rsidR="006441E9" w14:paraId="1A2509A1" w14:textId="77777777" w:rsidTr="006441E9">
              <w:trPr>
                <w:jc w:val="center"/>
                <w:trPrChange w:id="1118"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19" w:author="Comparison" w:date="2026-03-13T12:31:00Z" w16du:dateUtc="2026-03-13T03:3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68B564B" w14:textId="77777777" w:rsidR="006441E9" w:rsidRDefault="006441E9">
                  <w:pPr>
                    <w:rPr>
                      <w:rFonts w:ascii="DejaVu Sans" w:hAnsi="DejaVu Sans" w:hint="eastAsia"/>
                      <w:color w:val="000000"/>
                      <w:sz w:val="16"/>
                      <w:rPrChange w:id="1120" w:author="Comparison" w:date="2026-03-13T12:31:00Z" w16du:dateUtc="2026-03-13T03:31:00Z">
                        <w:rPr>
                          <w:rFonts w:ascii="DejaVu Sans" w:hAnsi="DejaVu Sans" w:hint="eastAsia"/>
                          <w:color w:val="000000"/>
                          <w:sz w:val="18"/>
                        </w:rPr>
                      </w:rPrChange>
                    </w:rPr>
                    <w:pPrChange w:id="112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22"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A7A53E2" w14:textId="77777777" w:rsidR="006441E9" w:rsidRDefault="00EC58B6">
                  <w:pPr>
                    <w:rPr>
                      <w:rFonts w:ascii="DejaVu Sans" w:hAnsi="DejaVu Sans" w:hint="eastAsia"/>
                      <w:color w:val="000000"/>
                      <w:sz w:val="16"/>
                      <w:rPrChange w:id="1123" w:author="Comparison" w:date="2026-03-13T12:31:00Z" w16du:dateUtc="2026-03-13T03:31:00Z">
                        <w:rPr>
                          <w:rFonts w:ascii="DejaVu Sans" w:hAnsi="DejaVu Sans" w:hint="eastAsia"/>
                          <w:color w:val="000000"/>
                          <w:sz w:val="18"/>
                        </w:rPr>
                      </w:rPrChange>
                    </w:rPr>
                    <w:pPrChange w:id="112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25" w:author="Comparison" w:date="2026-03-13T12:31:00Z" w16du:dateUtc="2026-03-13T03:31: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26"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1F100BB" w14:textId="77777777" w:rsidR="006441E9" w:rsidRDefault="00EC58B6">
                  <w:pPr>
                    <w:rPr>
                      <w:rFonts w:ascii="DejaVu Sans" w:hAnsi="DejaVu Sans" w:hint="eastAsia"/>
                      <w:color w:val="000000"/>
                      <w:sz w:val="16"/>
                      <w:rPrChange w:id="1127" w:author="Comparison" w:date="2026-03-13T12:31:00Z" w16du:dateUtc="2026-03-13T03:31:00Z">
                        <w:rPr>
                          <w:rFonts w:ascii="DejaVu Sans" w:hAnsi="DejaVu Sans" w:hint="eastAsia"/>
                          <w:color w:val="000000"/>
                          <w:sz w:val="18"/>
                        </w:rPr>
                      </w:rPrChange>
                    </w:rPr>
                    <w:pPrChange w:id="112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29" w:author="Comparison" w:date="2026-03-13T12:31:00Z" w16du:dateUtc="2026-03-13T03:31:00Z">
                        <w:rPr>
                          <w:rFonts w:ascii="DejaVu Sans" w:hAnsi="DejaVu Sans" w:hint="eastAsia"/>
                          <w:color w:val="000000"/>
                          <w:sz w:val="18"/>
                        </w:rPr>
                      </w:rPrChange>
                    </w:rPr>
                    <w:t>1.25 (0.83</w:t>
                  </w:r>
                  <w:r>
                    <w:rPr>
                      <w:rFonts w:ascii="DejaVu Sans" w:hAnsi="DejaVu Sans" w:hint="eastAsia"/>
                      <w:color w:val="000000"/>
                      <w:sz w:val="16"/>
                      <w:rPrChange w:id="1130"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131" w:author="Comparison" w:date="2026-03-13T12:31:00Z" w16du:dateUtc="2026-03-13T03:31:00Z">
                        <w:rPr>
                          <w:rFonts w:ascii="DejaVu Sans" w:hAnsi="DejaVu Sans" w:hint="eastAsia"/>
                          <w:color w:val="000000"/>
                          <w:sz w:val="18"/>
                        </w:rPr>
                      </w:rPrChange>
                    </w:rPr>
                    <w:t>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32" w:author="Comparison" w:date="2026-03-13T12:31:00Z"/>
                  <w:tcPrChange w:id="1133"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34" w:author="Comparison" w:date="2026-03-13T12:31:00Z"/>
                    </w:tcPr>
                  </w:tcPrChange>
                </w:tcPr>
                <w:p w14:paraId="45B5FAE6" w14:textId="77777777" w:rsidR="006441E9" w:rsidRDefault="00EC58B6">
                  <w:pPr>
                    <w:rPr>
                      <w:rFonts w:ascii="DejaVu Sans" w:eastAsia="DejaVu Sans" w:hAnsi="DejaVu Sans" w:cs="DejaVu Sans"/>
                      <w:color w:val="000000"/>
                      <w:sz w:val="16"/>
                      <w:szCs w:val="16"/>
                    </w:rPr>
                  </w:pPr>
                  <w:ins w:id="1135" w:author="Comparison" w:date="2026-03-13T12:31:00Z" w16du:dateUtc="2026-03-13T03:31:00Z">
                    <w:r>
                      <w:rPr>
                        <w:rFonts w:ascii="DejaVu Sans" w:eastAsia="DejaVu Sans" w:hAnsi="DejaVu Sans" w:cs="DejaVu Sans"/>
                        <w:color w:val="000000"/>
                        <w:sz w:val="16"/>
                        <w:szCs w:val="16"/>
                      </w:rPr>
                      <w:t>0.281</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36"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16711DC" w14:textId="77777777" w:rsidR="006441E9" w:rsidRDefault="00EC58B6">
                  <w:pPr>
                    <w:rPr>
                      <w:rFonts w:ascii="DejaVu Sans" w:hAnsi="DejaVu Sans" w:hint="eastAsia"/>
                      <w:color w:val="000000"/>
                      <w:sz w:val="16"/>
                      <w:rPrChange w:id="1137" w:author="Comparison" w:date="2026-03-13T12:31:00Z" w16du:dateUtc="2026-03-13T03:31:00Z">
                        <w:rPr>
                          <w:rFonts w:ascii="DejaVu Sans" w:hAnsi="DejaVu Sans" w:hint="eastAsia"/>
                          <w:color w:val="000000"/>
                          <w:sz w:val="18"/>
                        </w:rPr>
                      </w:rPrChange>
                    </w:rPr>
                    <w:pPrChange w:id="113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39" w:author="Comparison" w:date="2026-03-13T12:31:00Z" w16du:dateUtc="2026-03-13T03:31:00Z">
                        <w:rPr>
                          <w:rFonts w:ascii="DejaVu Sans" w:hAnsi="DejaVu Sans" w:hint="eastAsia"/>
                          <w:color w:val="000000"/>
                          <w:sz w:val="18"/>
                        </w:rPr>
                      </w:rPrChange>
                    </w:rPr>
                    <w:t>1.000</w:t>
                  </w:r>
                </w:p>
              </w:tc>
            </w:tr>
            <w:tr w:rsidR="006441E9" w14:paraId="3E7E2FAF" w14:textId="77777777" w:rsidTr="006441E9">
              <w:trPr>
                <w:jc w:val="center"/>
                <w:trPrChange w:id="1140"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41" w:author="Comparison" w:date="2026-03-13T12:31:00Z" w16du:dateUtc="2026-03-13T03:31:00Z">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9EF1DC3" w14:textId="77777777" w:rsidR="006441E9" w:rsidRDefault="006441E9">
                  <w:pPr>
                    <w:rPr>
                      <w:rFonts w:ascii="DejaVu Sans" w:hAnsi="DejaVu Sans" w:hint="eastAsia"/>
                      <w:color w:val="000000"/>
                      <w:sz w:val="16"/>
                      <w:rPrChange w:id="1142" w:author="Comparison" w:date="2026-03-13T12:31:00Z" w16du:dateUtc="2026-03-13T03:31:00Z">
                        <w:rPr>
                          <w:rFonts w:ascii="DejaVu Sans" w:hAnsi="DejaVu Sans" w:hint="eastAsia"/>
                          <w:color w:val="000000"/>
                          <w:sz w:val="18"/>
                        </w:rPr>
                      </w:rPrChange>
                    </w:rPr>
                    <w:pPrChange w:id="114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44"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5558521" w14:textId="77777777" w:rsidR="006441E9" w:rsidRDefault="00EC58B6">
                  <w:pPr>
                    <w:rPr>
                      <w:rFonts w:ascii="DejaVu Sans" w:hAnsi="DejaVu Sans" w:hint="eastAsia"/>
                      <w:color w:val="000000"/>
                      <w:sz w:val="16"/>
                      <w:rPrChange w:id="1145" w:author="Comparison" w:date="2026-03-13T12:31:00Z" w16du:dateUtc="2026-03-13T03:31:00Z">
                        <w:rPr>
                          <w:rFonts w:ascii="DejaVu Sans" w:hAnsi="DejaVu Sans" w:hint="eastAsia"/>
                          <w:color w:val="000000"/>
                          <w:sz w:val="18"/>
                        </w:rPr>
                      </w:rPrChange>
                    </w:rPr>
                    <w:pPrChange w:id="114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47" w:author="Comparison" w:date="2026-03-13T12:31:00Z" w16du:dateUtc="2026-03-13T03:31:00Z">
                        <w:rPr>
                          <w:rFonts w:ascii="DejaVu Sans" w:hAnsi="DejaVu Sans" w:hint="eastAsia"/>
                          <w:color w:val="000000"/>
                          <w:sz w:val="18"/>
                        </w:rPr>
                      </w:rPrChange>
                    </w:rPr>
                    <w:t xml:space="preserve">Interaction: supervisor </w:t>
                  </w:r>
                  <w:r>
                    <w:rPr>
                      <w:rFonts w:ascii="DejaVu Sans" w:hAnsi="DejaVu Sans" w:hint="eastAsia"/>
                      <w:color w:val="000000"/>
                      <w:sz w:val="16"/>
                      <w:rPrChange w:id="1148"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149" w:author="Comparison" w:date="2026-03-13T12:31:00Z" w16du:dateUtc="2026-03-13T03:31: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50"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CE0FACF" w14:textId="77777777" w:rsidR="006441E9" w:rsidRDefault="00EC58B6">
                  <w:pPr>
                    <w:rPr>
                      <w:rFonts w:ascii="DejaVu Sans" w:hAnsi="DejaVu Sans" w:hint="eastAsia"/>
                      <w:color w:val="000000"/>
                      <w:sz w:val="16"/>
                      <w:rPrChange w:id="1151" w:author="Comparison" w:date="2026-03-13T12:31:00Z" w16du:dateUtc="2026-03-13T03:31:00Z">
                        <w:rPr>
                          <w:rFonts w:ascii="DejaVu Sans" w:hAnsi="DejaVu Sans" w:hint="eastAsia"/>
                          <w:color w:val="000000"/>
                          <w:sz w:val="18"/>
                        </w:rPr>
                      </w:rPrChange>
                    </w:rPr>
                    <w:pPrChange w:id="115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53" w:author="Comparison" w:date="2026-03-13T12:31:00Z" w16du:dateUtc="2026-03-13T03:31:00Z">
                        <w:rPr>
                          <w:rFonts w:ascii="DejaVu Sans" w:hAnsi="DejaVu Sans" w:hint="eastAsia"/>
                          <w:color w:val="000000"/>
                          <w:sz w:val="18"/>
                        </w:rPr>
                      </w:rPrChange>
                    </w:rPr>
                    <w:t>1.62 (0.92</w:t>
                  </w:r>
                  <w:r>
                    <w:rPr>
                      <w:rFonts w:ascii="DejaVu Sans" w:hAnsi="DejaVu Sans" w:hint="eastAsia"/>
                      <w:color w:val="000000"/>
                      <w:sz w:val="16"/>
                      <w:rPrChange w:id="1154"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155" w:author="Comparison" w:date="2026-03-13T12:31:00Z" w16du:dateUtc="2026-03-13T03:31:00Z">
                        <w:rPr>
                          <w:rFonts w:ascii="DejaVu Sans" w:hAnsi="DejaVu Sans" w:hint="eastAsia"/>
                          <w:color w:val="000000"/>
                          <w:sz w:val="18"/>
                        </w:rPr>
                      </w:rPrChange>
                    </w:rPr>
                    <w:t>2.86)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56" w:author="Comparison" w:date="2026-03-13T12:31:00Z"/>
                  <w:tcPrChange w:id="1157"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58" w:author="Comparison" w:date="2026-03-13T12:31:00Z"/>
                    </w:tcPr>
                  </w:tcPrChange>
                </w:tcPr>
                <w:p w14:paraId="1E02BD67" w14:textId="77777777" w:rsidR="006441E9" w:rsidRDefault="00EC58B6">
                  <w:pPr>
                    <w:rPr>
                      <w:rFonts w:ascii="DejaVu Sans" w:eastAsia="DejaVu Sans" w:hAnsi="DejaVu Sans" w:cs="DejaVu Sans"/>
                      <w:color w:val="000000"/>
                      <w:sz w:val="16"/>
                      <w:szCs w:val="16"/>
                    </w:rPr>
                  </w:pPr>
                  <w:ins w:id="1159" w:author="Comparison" w:date="2026-03-13T12:31:00Z" w16du:dateUtc="2026-03-13T03:31:00Z">
                    <w:r>
                      <w:rPr>
                        <w:rFonts w:ascii="DejaVu Sans" w:eastAsia="DejaVu Sans" w:hAnsi="DejaVu Sans" w:cs="DejaVu Sans"/>
                        <w:color w:val="000000"/>
                        <w:sz w:val="16"/>
                        <w:szCs w:val="16"/>
                      </w:rPr>
                      <w:t>0.097</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60"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A28E8F7" w14:textId="77777777" w:rsidR="006441E9" w:rsidRDefault="00EC58B6">
                  <w:pPr>
                    <w:rPr>
                      <w:rFonts w:ascii="DejaVu Sans" w:hAnsi="DejaVu Sans" w:hint="eastAsia"/>
                      <w:color w:val="000000"/>
                      <w:sz w:val="16"/>
                      <w:rPrChange w:id="1161" w:author="Comparison" w:date="2026-03-13T12:31:00Z" w16du:dateUtc="2026-03-13T03:31:00Z">
                        <w:rPr>
                          <w:rFonts w:ascii="DejaVu Sans" w:hAnsi="DejaVu Sans" w:hint="eastAsia"/>
                          <w:color w:val="000000"/>
                          <w:sz w:val="18"/>
                        </w:rPr>
                      </w:rPrChange>
                    </w:rPr>
                    <w:pPrChange w:id="116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63" w:author="Comparison" w:date="2026-03-13T12:31:00Z" w16du:dateUtc="2026-03-13T03:31:00Z">
                        <w:rPr>
                          <w:rFonts w:ascii="DejaVu Sans" w:hAnsi="DejaVu Sans" w:hint="eastAsia"/>
                          <w:color w:val="000000"/>
                          <w:sz w:val="18"/>
                        </w:rPr>
                      </w:rPrChange>
                    </w:rPr>
                    <w:t>1.000</w:t>
                  </w:r>
                </w:p>
              </w:tc>
            </w:tr>
            <w:tr w:rsidR="006441E9" w14:paraId="0976A85C" w14:textId="77777777" w:rsidTr="006441E9">
              <w:trPr>
                <w:jc w:val="center"/>
                <w:trPrChange w:id="1164" w:author="Comparison" w:date="2026-03-13T12:31:00Z" w16du:dateUtc="2026-03-13T03:31:00Z">
                  <w:trPr>
                    <w:gridAfter w:val="0"/>
                    <w:jc w:val="center"/>
                  </w:trPr>
                </w:trPrChange>
              </w:trPr>
              <w:tc>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65" w:author="Comparison" w:date="2026-03-13T12:31:00Z" w16du:dateUtc="2026-03-13T03:31:00Z">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9F83241" w14:textId="77777777" w:rsidR="006441E9" w:rsidRDefault="00EC58B6">
                  <w:pPr>
                    <w:rPr>
                      <w:rFonts w:ascii="DejaVu Sans" w:hAnsi="DejaVu Sans" w:hint="eastAsia"/>
                      <w:color w:val="000000"/>
                      <w:sz w:val="16"/>
                      <w:rPrChange w:id="1166" w:author="Comparison" w:date="2026-03-13T12:31:00Z" w16du:dateUtc="2026-03-13T03:31:00Z">
                        <w:rPr>
                          <w:rFonts w:ascii="DejaVu Sans" w:hAnsi="DejaVu Sans" w:hint="eastAsia"/>
                          <w:color w:val="000000"/>
                          <w:sz w:val="18"/>
                        </w:rPr>
                      </w:rPrChange>
                    </w:rPr>
                    <w:pPrChange w:id="116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ins w:id="1168" w:author="Comparison" w:date="2026-03-13T12:31:00Z" w16du:dateUtc="2026-03-13T03:31:00Z">
                    <w:r>
                      <w:rPr>
                        <w:rFonts w:ascii="DejaVu Sans" w:eastAsia="DejaVu Sans" w:hAnsi="DejaVu Sans" w:cs="DejaVu Sans"/>
                        <w:color w:val="000000"/>
                        <w:sz w:val="16"/>
                        <w:szCs w:val="16"/>
                      </w:rPr>
                      <w:t xml:space="preserve">(E) </w:t>
                    </w:r>
                  </w:ins>
                  <w:r>
                    <w:rPr>
                      <w:rFonts w:ascii="DejaVu Sans" w:hAnsi="DejaVu Sans" w:hint="eastAsia"/>
                      <w:color w:val="000000"/>
                      <w:sz w:val="16"/>
                      <w:rPrChange w:id="1169" w:author="Comparison" w:date="2026-03-13T12:31:00Z" w16du:dateUtc="2026-03-13T03:31:00Z">
                        <w:rPr>
                          <w:rFonts w:ascii="DejaVu Sans" w:hAnsi="DejaVu Sans" w:hint="eastAsia"/>
                          <w:color w:val="000000"/>
                          <w:sz w:val="18"/>
                        </w:rPr>
                      </w:rPrChange>
                    </w:rPr>
                    <w:t>Supportive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70"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1ACADC0" w14:textId="77777777" w:rsidR="006441E9" w:rsidRDefault="00EC58B6">
                  <w:pPr>
                    <w:rPr>
                      <w:rFonts w:ascii="DejaVu Sans" w:hAnsi="DejaVu Sans" w:hint="eastAsia"/>
                      <w:color w:val="000000"/>
                      <w:sz w:val="16"/>
                      <w:rPrChange w:id="1171" w:author="Comparison" w:date="2026-03-13T12:31:00Z" w16du:dateUtc="2026-03-13T03:31:00Z">
                        <w:rPr>
                          <w:rFonts w:ascii="DejaVu Sans" w:hAnsi="DejaVu Sans" w:hint="eastAsia"/>
                          <w:color w:val="000000"/>
                          <w:sz w:val="18"/>
                        </w:rPr>
                      </w:rPrChange>
                    </w:rPr>
                    <w:pPrChange w:id="117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73" w:author="Comparison" w:date="2026-03-13T12:31:00Z" w16du:dateUtc="2026-03-13T03:31:00Z">
                        <w:rPr>
                          <w:rFonts w:ascii="DejaVu Sans" w:hAnsi="DejaVu Sans" w:hint="eastAsia"/>
                          <w:color w:val="000000"/>
                          <w:sz w:val="18"/>
                        </w:rPr>
                      </w:rPrChange>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74"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89252D4" w14:textId="77777777" w:rsidR="006441E9" w:rsidRDefault="00EC58B6">
                  <w:pPr>
                    <w:rPr>
                      <w:rFonts w:ascii="DejaVu Sans" w:hAnsi="DejaVu Sans" w:hint="eastAsia"/>
                      <w:color w:val="000000"/>
                      <w:sz w:val="16"/>
                      <w:rPrChange w:id="1175" w:author="Comparison" w:date="2026-03-13T12:31:00Z" w16du:dateUtc="2026-03-13T03:31:00Z">
                        <w:rPr>
                          <w:rFonts w:ascii="DejaVu Sans" w:hAnsi="DejaVu Sans" w:hint="eastAsia"/>
                          <w:color w:val="000000"/>
                          <w:sz w:val="18"/>
                        </w:rPr>
                      </w:rPrChange>
                    </w:rPr>
                    <w:pPrChange w:id="117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77" w:author="Comparison" w:date="2026-03-13T12:31:00Z" w16du:dateUtc="2026-03-13T03:31:00Z">
                        <w:rPr>
                          <w:rFonts w:ascii="DejaVu Sans" w:hAnsi="DejaVu Sans" w:hint="eastAsia"/>
                          <w:color w:val="000000"/>
                          <w:sz w:val="18"/>
                        </w:rPr>
                      </w:rPrChange>
                    </w:rPr>
                    <w:t>1.34 (0.87</w:t>
                  </w:r>
                  <w:r>
                    <w:rPr>
                      <w:rFonts w:ascii="DejaVu Sans" w:hAnsi="DejaVu Sans" w:hint="eastAsia"/>
                      <w:color w:val="000000"/>
                      <w:sz w:val="16"/>
                      <w:rPrChange w:id="1178"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179" w:author="Comparison" w:date="2026-03-13T12:31:00Z" w16du:dateUtc="2026-03-13T03:31:00Z">
                        <w:rPr>
                          <w:rFonts w:ascii="DejaVu Sans" w:hAnsi="DejaVu Sans" w:hint="eastAsia"/>
                          <w:color w:val="000000"/>
                          <w:sz w:val="18"/>
                        </w:rPr>
                      </w:rPrChange>
                    </w:rPr>
                    <w:t>2.06)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80" w:author="Comparison" w:date="2026-03-13T12:31:00Z"/>
                  <w:tcPrChange w:id="1181"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182" w:author="Comparison" w:date="2026-03-13T12:31:00Z"/>
                    </w:tcPr>
                  </w:tcPrChange>
                </w:tcPr>
                <w:p w14:paraId="10804BB6" w14:textId="77777777" w:rsidR="006441E9" w:rsidRDefault="00EC58B6">
                  <w:pPr>
                    <w:rPr>
                      <w:rFonts w:ascii="DejaVu Sans" w:eastAsia="DejaVu Sans" w:hAnsi="DejaVu Sans" w:cs="DejaVu Sans"/>
                      <w:color w:val="000000"/>
                      <w:sz w:val="16"/>
                      <w:szCs w:val="16"/>
                    </w:rPr>
                  </w:pPr>
                  <w:ins w:id="1183" w:author="Comparison" w:date="2026-03-13T12:31:00Z" w16du:dateUtc="2026-03-13T03:31:00Z">
                    <w:r>
                      <w:rPr>
                        <w:rFonts w:ascii="DejaVu Sans" w:eastAsia="DejaVu Sans" w:hAnsi="DejaVu Sans" w:cs="DejaVu Sans"/>
                        <w:color w:val="000000"/>
                        <w:sz w:val="16"/>
                        <w:szCs w:val="16"/>
                      </w:rPr>
                      <w:t>0.189</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84"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4E53D8A" w14:textId="77777777" w:rsidR="006441E9" w:rsidRDefault="00EC58B6">
                  <w:pPr>
                    <w:rPr>
                      <w:rFonts w:ascii="DejaVu Sans" w:hAnsi="DejaVu Sans" w:hint="eastAsia"/>
                      <w:color w:val="000000"/>
                      <w:sz w:val="16"/>
                      <w:rPrChange w:id="1185" w:author="Comparison" w:date="2026-03-13T12:31:00Z" w16du:dateUtc="2026-03-13T03:31:00Z">
                        <w:rPr>
                          <w:rFonts w:ascii="DejaVu Sans" w:hAnsi="DejaVu Sans" w:hint="eastAsia"/>
                          <w:color w:val="000000"/>
                          <w:sz w:val="18"/>
                        </w:rPr>
                      </w:rPrChange>
                    </w:rPr>
                    <w:pPrChange w:id="118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87" w:author="Comparison" w:date="2026-03-13T12:31:00Z" w16du:dateUtc="2026-03-13T03:31:00Z">
                        <w:rPr>
                          <w:rFonts w:ascii="DejaVu Sans" w:hAnsi="DejaVu Sans" w:hint="eastAsia"/>
                          <w:color w:val="000000"/>
                          <w:sz w:val="18"/>
                        </w:rPr>
                      </w:rPrChange>
                    </w:rPr>
                    <w:t>1.000</w:t>
                  </w:r>
                </w:p>
              </w:tc>
            </w:tr>
            <w:tr w:rsidR="006441E9" w14:paraId="1B3F4ECD" w14:textId="77777777" w:rsidTr="006441E9">
              <w:trPr>
                <w:jc w:val="center"/>
                <w:trPrChange w:id="1188" w:author="Comparison" w:date="2026-03-13T12:31:00Z" w16du:dateUtc="2026-03-13T03:31:00Z">
                  <w:trPr>
                    <w:gridAfter w:val="0"/>
                    <w:jc w:val="center"/>
                  </w:trPr>
                </w:trPrChange>
              </w:trPr>
              <w:tc>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89" w:author="Comparison" w:date="2026-03-13T12:31:00Z" w16du:dateUtc="2026-03-13T03:31:00Z">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8258101" w14:textId="77777777" w:rsidR="006441E9" w:rsidRDefault="006441E9">
                  <w:pPr>
                    <w:rPr>
                      <w:rFonts w:ascii="DejaVu Sans" w:hAnsi="DejaVu Sans" w:hint="eastAsia"/>
                      <w:color w:val="000000"/>
                      <w:sz w:val="16"/>
                      <w:rPrChange w:id="1190" w:author="Comparison" w:date="2026-03-13T12:31:00Z" w16du:dateUtc="2026-03-13T03:31:00Z">
                        <w:rPr>
                          <w:rFonts w:ascii="DejaVu Sans" w:hAnsi="DejaVu Sans" w:hint="eastAsia"/>
                          <w:color w:val="000000"/>
                          <w:sz w:val="18"/>
                        </w:rPr>
                      </w:rPrChange>
                    </w:rPr>
                    <w:pPrChange w:id="119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92" w:author="Comparison" w:date="2026-03-13T12:31:00Z" w16du:dateUtc="2026-03-13T03:31:00Z">
                    <w:tcPr>
                      <w:tcW w:w="3456"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1D2C3F4" w14:textId="77777777" w:rsidR="006441E9" w:rsidRDefault="00EC58B6">
                  <w:pPr>
                    <w:rPr>
                      <w:rFonts w:ascii="DejaVu Sans" w:hAnsi="DejaVu Sans" w:hint="eastAsia"/>
                      <w:color w:val="000000"/>
                      <w:sz w:val="16"/>
                      <w:rPrChange w:id="1193" w:author="Comparison" w:date="2026-03-13T12:31:00Z" w16du:dateUtc="2026-03-13T03:31:00Z">
                        <w:rPr>
                          <w:rFonts w:ascii="DejaVu Sans" w:hAnsi="DejaVu Sans" w:hint="eastAsia"/>
                          <w:color w:val="000000"/>
                          <w:sz w:val="18"/>
                        </w:rPr>
                      </w:rPrChange>
                    </w:rPr>
                    <w:pPrChange w:id="119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95" w:author="Comparison" w:date="2026-03-13T12:31:00Z" w16du:dateUtc="2026-03-13T03:31:00Z">
                        <w:rPr>
                          <w:rFonts w:ascii="DejaVu Sans" w:hAnsi="DejaVu Sans" w:hint="eastAsia"/>
                          <w:color w:val="000000"/>
                          <w:sz w:val="18"/>
                        </w:rPr>
                      </w:rPrChange>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196" w:author="Comparison" w:date="2026-03-13T12:31:00Z" w16du:dateUtc="2026-03-13T03:31:00Z">
                    <w:tcPr>
                      <w:tcW w:w="2592" w:type="dxa"/>
                      <w:gridSpan w:val="3"/>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DB43125" w14:textId="77777777" w:rsidR="006441E9" w:rsidRDefault="00EC58B6">
                  <w:pPr>
                    <w:rPr>
                      <w:rFonts w:ascii="DejaVu Sans" w:hAnsi="DejaVu Sans" w:hint="eastAsia"/>
                      <w:color w:val="000000"/>
                      <w:sz w:val="16"/>
                      <w:rPrChange w:id="1197" w:author="Comparison" w:date="2026-03-13T12:31:00Z" w16du:dateUtc="2026-03-13T03:31:00Z">
                        <w:rPr>
                          <w:rFonts w:ascii="DejaVu Sans" w:hAnsi="DejaVu Sans" w:hint="eastAsia"/>
                          <w:color w:val="000000"/>
                          <w:sz w:val="18"/>
                        </w:rPr>
                      </w:rPrChange>
                    </w:rPr>
                    <w:pPrChange w:id="119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199" w:author="Comparison" w:date="2026-03-13T12:31:00Z" w16du:dateUtc="2026-03-13T03:31:00Z">
                        <w:rPr>
                          <w:rFonts w:ascii="DejaVu Sans" w:hAnsi="DejaVu Sans" w:hint="eastAsia"/>
                          <w:color w:val="000000"/>
                          <w:sz w:val="18"/>
                        </w:rPr>
                      </w:rPrChange>
                    </w:rPr>
                    <w:t>1.57 (0.99</w:t>
                  </w:r>
                  <w:r>
                    <w:rPr>
                      <w:rFonts w:ascii="DejaVu Sans" w:hAnsi="DejaVu Sans" w:hint="eastAsia"/>
                      <w:color w:val="000000"/>
                      <w:sz w:val="16"/>
                      <w:rPrChange w:id="1200"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201" w:author="Comparison" w:date="2026-03-13T12:31:00Z" w16du:dateUtc="2026-03-13T03:31:00Z">
                        <w:rPr>
                          <w:rFonts w:ascii="DejaVu Sans" w:hAnsi="DejaVu Sans" w:hint="eastAsia"/>
                          <w:color w:val="000000"/>
                          <w:sz w:val="18"/>
                        </w:rPr>
                      </w:rPrChange>
                    </w:rPr>
                    <w:t>2.49)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202" w:author="Comparison" w:date="2026-03-13T12:31:00Z"/>
                  <w:tcPrChange w:id="1203"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cellIns w:id="1204" w:author="Comparison" w:date="2026-03-13T12:31:00Z"/>
                    </w:tcPr>
                  </w:tcPrChange>
                </w:tcPr>
                <w:p w14:paraId="14CE398D" w14:textId="77777777" w:rsidR="006441E9" w:rsidRDefault="00EC58B6">
                  <w:pPr>
                    <w:rPr>
                      <w:rFonts w:ascii="DejaVu Sans" w:eastAsia="DejaVu Sans" w:hAnsi="DejaVu Sans" w:cs="DejaVu Sans"/>
                      <w:color w:val="000000"/>
                      <w:sz w:val="16"/>
                      <w:szCs w:val="16"/>
                    </w:rPr>
                  </w:pPr>
                  <w:ins w:id="1205" w:author="Comparison" w:date="2026-03-13T12:31:00Z" w16du:dateUtc="2026-03-13T03:31:00Z">
                    <w:r>
                      <w:rPr>
                        <w:rFonts w:ascii="DejaVu Sans" w:eastAsia="DejaVu Sans" w:hAnsi="DejaVu Sans" w:cs="DejaVu Sans"/>
                        <w:color w:val="000000"/>
                        <w:sz w:val="16"/>
                        <w:szCs w:val="16"/>
                      </w:rPr>
                      <w:t>0.056</w:t>
                    </w:r>
                  </w:ins>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06" w:author="Comparison" w:date="2026-03-13T12:31:00Z" w16du:dateUtc="2026-03-13T03:31:00Z">
                    <w:tcPr>
                      <w:tcW w:w="1296" w:type="dxa"/>
                      <w:gridSpan w:val="4"/>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6829949" w14:textId="77777777" w:rsidR="006441E9" w:rsidRDefault="00EC58B6">
                  <w:pPr>
                    <w:rPr>
                      <w:rFonts w:ascii="DejaVu Sans" w:hAnsi="DejaVu Sans" w:hint="eastAsia"/>
                      <w:color w:val="000000"/>
                      <w:sz w:val="16"/>
                      <w:rPrChange w:id="1207" w:author="Comparison" w:date="2026-03-13T12:31:00Z" w16du:dateUtc="2026-03-13T03:31:00Z">
                        <w:rPr>
                          <w:rFonts w:ascii="DejaVu Sans" w:hAnsi="DejaVu Sans" w:hint="eastAsia"/>
                          <w:color w:val="000000"/>
                          <w:sz w:val="18"/>
                        </w:rPr>
                      </w:rPrChange>
                    </w:rPr>
                    <w:pPrChange w:id="120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209" w:author="Comparison" w:date="2026-03-13T12:31:00Z" w16du:dateUtc="2026-03-13T03:31:00Z">
                        <w:rPr>
                          <w:rFonts w:ascii="DejaVu Sans" w:hAnsi="DejaVu Sans" w:hint="eastAsia"/>
                          <w:color w:val="000000"/>
                          <w:sz w:val="18"/>
                        </w:rPr>
                      </w:rPrChange>
                    </w:rPr>
                    <w:t>0.833</w:t>
                  </w:r>
                </w:p>
              </w:tc>
            </w:tr>
            <w:tr w:rsidR="006441E9" w14:paraId="6C65F5D5" w14:textId="77777777" w:rsidTr="006441E9">
              <w:trPr>
                <w:jc w:val="center"/>
                <w:trPrChange w:id="1210" w:author="Comparison" w:date="2026-03-13T12:31:00Z" w16du:dateUtc="2026-03-13T03:31:00Z">
                  <w:trPr>
                    <w:gridAfter w:val="0"/>
                    <w:jc w:val="center"/>
                  </w:trPr>
                </w:trPrChange>
              </w:trPr>
              <w:tc>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11" w:author="Comparison" w:date="2026-03-13T12:31:00Z" w16du:dateUtc="2026-03-13T03:31:00Z">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6BEDAAC" w14:textId="77777777" w:rsidR="006441E9" w:rsidRDefault="006441E9">
                  <w:pPr>
                    <w:rPr>
                      <w:rFonts w:ascii="DejaVu Sans" w:hAnsi="DejaVu Sans" w:hint="eastAsia"/>
                      <w:color w:val="000000"/>
                      <w:sz w:val="16"/>
                      <w:rPrChange w:id="1212" w:author="Comparison" w:date="2026-03-13T12:31:00Z" w16du:dateUtc="2026-03-13T03:31:00Z">
                        <w:rPr>
                          <w:rFonts w:ascii="DejaVu Sans" w:hAnsi="DejaVu Sans" w:hint="eastAsia"/>
                          <w:color w:val="000000"/>
                          <w:sz w:val="18"/>
                        </w:rPr>
                      </w:rPrChange>
                    </w:rPr>
                    <w:pPrChange w:id="121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p>
              </w:tc>
              <w:tc>
                <w:tcPr>
                  <w:tcW w:w="31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14" w:author="Comparison" w:date="2026-03-13T12:31:00Z" w16du:dateUtc="2026-03-13T03:31:00Z">
                    <w:tcPr>
                      <w:tcW w:w="3456"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2D7EE46" w14:textId="77777777" w:rsidR="006441E9" w:rsidRDefault="00EC58B6">
                  <w:pPr>
                    <w:rPr>
                      <w:rFonts w:ascii="DejaVu Sans" w:hAnsi="DejaVu Sans" w:hint="eastAsia"/>
                      <w:color w:val="000000"/>
                      <w:sz w:val="16"/>
                      <w:rPrChange w:id="1215" w:author="Comparison" w:date="2026-03-13T12:31:00Z" w16du:dateUtc="2026-03-13T03:31:00Z">
                        <w:rPr>
                          <w:rFonts w:ascii="DejaVu Sans" w:hAnsi="DejaVu Sans" w:hint="eastAsia"/>
                          <w:color w:val="000000"/>
                          <w:sz w:val="18"/>
                        </w:rPr>
                      </w:rPrChange>
                    </w:rPr>
                    <w:pPrChange w:id="121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217" w:author="Comparison" w:date="2026-03-13T12:31:00Z" w16du:dateUtc="2026-03-13T03:31:00Z">
                        <w:rPr>
                          <w:rFonts w:ascii="DejaVu Sans" w:hAnsi="DejaVu Sans" w:hint="eastAsia"/>
                          <w:color w:val="000000"/>
                          <w:sz w:val="18"/>
                        </w:rPr>
                      </w:rPrChange>
                    </w:rPr>
                    <w:t xml:space="preserve">Interaction: supervisor </w:t>
                  </w:r>
                  <w:r>
                    <w:rPr>
                      <w:rFonts w:ascii="DejaVu Sans" w:hAnsi="DejaVu Sans" w:hint="eastAsia"/>
                      <w:color w:val="000000"/>
                      <w:sz w:val="16"/>
                      <w:rPrChange w:id="1218"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219" w:author="Comparison" w:date="2026-03-13T12:31:00Z" w16du:dateUtc="2026-03-13T03:31:00Z">
                        <w:rPr>
                          <w:rFonts w:ascii="DejaVu Sans" w:hAnsi="DejaVu Sans" w:hint="eastAsia"/>
                          <w:color w:val="000000"/>
                          <w:sz w:val="18"/>
                        </w:rPr>
                      </w:rPrChange>
                    </w:rPr>
                    <w:t xml:space="preserve"> student</w:t>
                  </w:r>
                </w:p>
              </w:tc>
              <w:tc>
                <w:tcPr>
                  <w:tcW w:w="201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20" w:author="Comparison" w:date="2026-03-13T12:31:00Z" w16du:dateUtc="2026-03-13T03:31:00Z">
                    <w:tcPr>
                      <w:tcW w:w="2592" w:type="dxa"/>
                      <w:gridSpan w:val="3"/>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0DCBB95" w14:textId="77777777" w:rsidR="006441E9" w:rsidRDefault="00EC58B6">
                  <w:pPr>
                    <w:rPr>
                      <w:rFonts w:ascii="DejaVu Sans" w:hAnsi="DejaVu Sans" w:hint="eastAsia"/>
                      <w:color w:val="000000"/>
                      <w:sz w:val="16"/>
                      <w:rPrChange w:id="1221" w:author="Comparison" w:date="2026-03-13T12:31:00Z" w16du:dateUtc="2026-03-13T03:31:00Z">
                        <w:rPr>
                          <w:rFonts w:ascii="DejaVu Sans" w:hAnsi="DejaVu Sans" w:hint="eastAsia"/>
                          <w:color w:val="000000"/>
                          <w:sz w:val="18"/>
                        </w:rPr>
                      </w:rPrChange>
                    </w:rPr>
                    <w:pPrChange w:id="122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223" w:author="Comparison" w:date="2026-03-13T12:31:00Z" w16du:dateUtc="2026-03-13T03:31:00Z">
                        <w:rPr>
                          <w:rFonts w:ascii="DejaVu Sans" w:hAnsi="DejaVu Sans" w:hint="eastAsia"/>
                          <w:color w:val="000000"/>
                          <w:sz w:val="18"/>
                        </w:rPr>
                      </w:rPrChange>
                    </w:rPr>
                    <w:t>1.19 (0.61</w:t>
                  </w:r>
                  <w:r>
                    <w:rPr>
                      <w:rFonts w:ascii="DejaVu Sans" w:hAnsi="DejaVu Sans" w:hint="eastAsia"/>
                      <w:color w:val="000000"/>
                      <w:sz w:val="16"/>
                      <w:rPrChange w:id="1224" w:author="Comparison" w:date="2026-03-13T12:31:00Z" w16du:dateUtc="2026-03-13T03:31:00Z">
                        <w:rPr>
                          <w:rFonts w:ascii="DejaVu Sans" w:hAnsi="DejaVu Sans" w:hint="eastAsia"/>
                          <w:color w:val="000000"/>
                          <w:sz w:val="18"/>
                        </w:rPr>
                      </w:rPrChange>
                    </w:rPr>
                    <w:t>–</w:t>
                  </w:r>
                  <w:r>
                    <w:rPr>
                      <w:rFonts w:ascii="DejaVu Sans" w:hAnsi="DejaVu Sans" w:hint="eastAsia"/>
                      <w:color w:val="000000"/>
                      <w:sz w:val="16"/>
                      <w:rPrChange w:id="1225" w:author="Comparison" w:date="2026-03-13T12:31:00Z" w16du:dateUtc="2026-03-13T03:31:00Z">
                        <w:rPr>
                          <w:rFonts w:ascii="DejaVu Sans" w:hAnsi="DejaVu Sans" w:hint="eastAsia"/>
                          <w:color w:val="000000"/>
                          <w:sz w:val="18"/>
                        </w:rPr>
                      </w:rPrChange>
                    </w:rPr>
                    <w:t>2.34)</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226" w:author="Comparison" w:date="2026-03-13T12:31:00Z"/>
                  <w:tcPrChange w:id="1227" w:author="Comparison" w:date="2026-03-13T12:31:00Z" w16du:dateUtc="2026-03-13T03:31: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228" w:author="Comparison" w:date="2026-03-13T12:31:00Z"/>
                    </w:tcPr>
                  </w:tcPrChange>
                </w:tcPr>
                <w:p w14:paraId="5F154042" w14:textId="77777777" w:rsidR="006441E9" w:rsidRDefault="00EC58B6">
                  <w:pPr>
                    <w:rPr>
                      <w:rFonts w:ascii="DejaVu Sans" w:eastAsia="DejaVu Sans" w:hAnsi="DejaVu Sans" w:cs="DejaVu Sans"/>
                      <w:color w:val="000000"/>
                      <w:sz w:val="16"/>
                      <w:szCs w:val="16"/>
                    </w:rPr>
                  </w:pPr>
                  <w:ins w:id="1229" w:author="Comparison" w:date="2026-03-13T12:31:00Z" w16du:dateUtc="2026-03-13T03:31:00Z">
                    <w:r>
                      <w:rPr>
                        <w:rFonts w:ascii="DejaVu Sans" w:eastAsia="DejaVu Sans" w:hAnsi="DejaVu Sans" w:cs="DejaVu Sans"/>
                        <w:color w:val="000000"/>
                        <w:sz w:val="16"/>
                        <w:szCs w:val="16"/>
                      </w:rPr>
                      <w:t>0.603</w:t>
                    </w:r>
                  </w:ins>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30" w:author="Comparison" w:date="2026-03-13T12:31:00Z" w16du:dateUtc="2026-03-13T03:31:00Z">
                    <w:tcPr>
                      <w:tcW w:w="1296" w:type="dxa"/>
                      <w:gridSpan w:val="4"/>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D4F0B01" w14:textId="77777777" w:rsidR="006441E9" w:rsidRDefault="00EC58B6">
                  <w:pPr>
                    <w:rPr>
                      <w:rFonts w:ascii="DejaVu Sans" w:hAnsi="DejaVu Sans" w:hint="eastAsia"/>
                      <w:color w:val="000000"/>
                      <w:sz w:val="16"/>
                      <w:rPrChange w:id="1231" w:author="Comparison" w:date="2026-03-13T12:31:00Z" w16du:dateUtc="2026-03-13T03:31:00Z">
                        <w:rPr>
                          <w:rFonts w:ascii="DejaVu Sans" w:hAnsi="DejaVu Sans" w:hint="eastAsia"/>
                          <w:color w:val="000000"/>
                          <w:sz w:val="18"/>
                        </w:rPr>
                      </w:rPrChange>
                    </w:rPr>
                    <w:pPrChange w:id="123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hAnsi="DejaVu Sans" w:hint="eastAsia"/>
                      <w:color w:val="000000"/>
                      <w:sz w:val="16"/>
                      <w:rPrChange w:id="1233" w:author="Comparison" w:date="2026-03-13T12:31:00Z" w16du:dateUtc="2026-03-13T03:31:00Z">
                        <w:rPr>
                          <w:rFonts w:ascii="DejaVu Sans" w:hAnsi="DejaVu Sans" w:hint="eastAsia"/>
                          <w:color w:val="000000"/>
                          <w:sz w:val="18"/>
                        </w:rPr>
                      </w:rPrChange>
                    </w:rPr>
                    <w:t>1.000</w:t>
                  </w:r>
                </w:p>
              </w:tc>
            </w:tr>
          </w:tbl>
          <w:p w14:paraId="1E94EFBB" w14:textId="77777777" w:rsidR="006441E9" w:rsidRDefault="006441E9">
            <w:pPr>
              <w:pPrChange w:id="1234" w:author="Comparison" w:date="2026-03-13T12:31:00Z" w16du:dateUtc="2026-03-13T03:31:00Z">
                <w:pPr>
                  <w:spacing w:after="240"/>
                </w:pPr>
              </w:pPrChange>
            </w:pPr>
          </w:p>
        </w:tc>
        <w:bookmarkEnd w:id="815"/>
      </w:tr>
    </w:tbl>
    <w:p w14:paraId="4F278E24" w14:textId="77777777" w:rsidR="006441E9" w:rsidRDefault="00EC58B6">
      <w:pPr>
        <w:pStyle w:val="Plattetekst"/>
        <w:rPr>
          <w:ins w:id="1235" w:author="Comparison" w:date="2026-03-13T12:31:00Z" w16du:dateUtc="2026-03-13T03:31:00Z"/>
        </w:rPr>
      </w:pPr>
      <w:commentRangeStart w:id="1236"/>
      <w:ins w:id="1237" w:author="Comparison" w:date="2026-03-13T12:31:00Z" w16du:dateUtc="2026-03-13T03:31:00Z">
        <w:r>
          <w:lastRenderedPageBreak/>
          <w:t xml:space="preserve">These rubric-based findings should be interpreted in light of the asymmetric design described in the Methods section: </w:t>
        </w:r>
      </w:ins>
      <w:commentRangeEnd w:id="1236"/>
      <w:r w:rsidR="0041205B">
        <w:rPr>
          <w:rStyle w:val="Verwijzingopmerking"/>
          <w:sz w:val="24"/>
          <w:szCs w:val="24"/>
        </w:rPr>
        <w:commentReference w:id="1236"/>
      </w:r>
      <w:ins w:id="1238" w:author="Comparison" w:date="2026-03-13T12:31:00Z" w16du:dateUtc="2026-03-13T03:31:00Z">
        <w:r>
          <w:t>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ins>
    </w:p>
    <w:p w14:paraId="3B84D4EB" w14:textId="77777777" w:rsidR="006441E9" w:rsidRDefault="00EC58B6">
      <w:pPr>
        <w:pStyle w:val="Kop4"/>
        <w:pPrChange w:id="1239" w:author="Comparison" w:date="2026-03-13T12:31:00Z" w16du:dateUtc="2026-03-13T03:31:00Z">
          <w:pPr>
            <w:pStyle w:val="Kop4"/>
            <w:spacing w:after="240"/>
          </w:pPr>
        </w:pPrChange>
      </w:pPr>
      <w:bookmarkStart w:id="1240" w:name="consistency-of-feedback-quality"/>
      <w:bookmarkEnd w:id="599"/>
      <w:r>
        <w:t>Consistency of Feedback Quality</w:t>
      </w:r>
    </w:p>
    <w:p w14:paraId="71E90D0A" w14:textId="77777777" w:rsidR="006441E9" w:rsidRDefault="00EC58B6">
      <w:pPr>
        <w:pStyle w:val="FirstParagraph"/>
        <w:pPrChange w:id="1241" w:author="Comparison" w:date="2026-03-13T12:31:00Z" w16du:dateUtc="2026-03-13T03:31:00Z">
          <w:pPr>
            <w:spacing w:after="240"/>
          </w:pPr>
        </w:pPrChange>
      </w:pPr>
      <w:r>
        <w:t xml:space="preserve">To compare the consistency of feedback quality between AI and supervisors, we plotted the distribution of per-clinical clerkship log mean scores (see </w:t>
      </w:r>
      <w:r>
        <w:fldChar w:fldCharType="begin"/>
      </w:r>
      <w:r>
        <w:instrText>HYPERLINK \l "fig-mean-score-per-record" \h</w:instrText>
      </w:r>
      <w:r>
        <w:fldChar w:fldCharType="separate"/>
      </w:r>
      <w:r>
        <w:rPr>
          <w:rStyle w:val="Hyperlink"/>
        </w:rPr>
        <w:t>Figure </w:t>
      </w:r>
      <w:del w:id="1242" w:author="Comparison" w:date="2026-03-13T12:31:00Z" w16du:dateUtc="2026-03-13T03:31:00Z">
        <w:r w:rsidR="004D4528">
          <w:rPr>
            <w:rStyle w:val="Hyperlink"/>
          </w:rPr>
          <w:delText>4</w:delText>
        </w:r>
      </w:del>
      <w:ins w:id="1243" w:author="Comparison" w:date="2026-03-13T12:31:00Z" w16du:dateUtc="2026-03-13T03:31:00Z">
        <w:r>
          <w:rPr>
            <w:rStyle w:val="Hyperlink"/>
          </w:rPr>
          <w:t>5</w:t>
        </w:r>
      </w:ins>
      <w:r>
        <w:fldChar w:fldCharType="end"/>
      </w:r>
      <w:r>
        <w:t xml:space="preserve">). AI exhibited smaller score dispersion, suggesting higher consistency in feedback </w:t>
      </w:r>
      <w:r>
        <w:lastRenderedPageBreak/>
        <w:t xml:space="preserve">quality. We further tested whether the variance of per-clinical clerkship log mean scores differs between AI and supervisors. The variance of per-clinical clerkship log mean scores was significantly larger for supervisors (Var=1.011, SD=1.005) than for AI (Var=0.262, SD=0.512) (Levene: </w:t>
      </w:r>
      <w:r>
        <w:rPr>
          <w:i/>
          <w:rPrChange w:id="1244" w:author="Comparison" w:date="2026-03-13T12:31:00Z" w16du:dateUtc="2026-03-13T03:31:00Z">
            <w:rPr/>
          </w:rPrChange>
        </w:rPr>
        <w:t>F</w:t>
      </w:r>
      <w:r>
        <w:t xml:space="preserve">(1, 320)=73.203, </w:t>
      </w:r>
      <w:del w:id="1245" w:author="Comparison" w:date="2026-03-13T12:31:00Z" w16du:dateUtc="2026-03-13T03:31:00Z">
        <w:r w:rsidR="004D4528">
          <w:delText>p</w:delText>
        </w:r>
      </w:del>
      <w:ins w:id="1246" w:author="Comparison" w:date="2026-03-13T12:31:00Z" w16du:dateUtc="2026-03-13T03:31:00Z">
        <w:r>
          <w:rPr>
            <w:i/>
            <w:iCs/>
          </w:rPr>
          <w:t>P</w:t>
        </w:r>
      </w:ins>
      <w:r>
        <w:t xml:space="preserve">&lt;.001; </w:t>
      </w:r>
      <w:r>
        <w:rPr>
          <w:i/>
          <w:rPrChange w:id="1247" w:author="Comparison" w:date="2026-03-13T12:31:00Z" w16du:dateUtc="2026-03-13T03:31:00Z">
            <w:rPr/>
          </w:rPrChange>
        </w:rPr>
        <w:t>F</w:t>
      </w:r>
      <w:r>
        <w:t xml:space="preserve">-test: </w:t>
      </w:r>
      <w:r>
        <w:rPr>
          <w:i/>
          <w:rPrChange w:id="1248" w:author="Comparison" w:date="2026-03-13T12:31:00Z" w16du:dateUtc="2026-03-13T03:31:00Z">
            <w:rPr/>
          </w:rPrChange>
        </w:rPr>
        <w:t>F</w:t>
      </w:r>
      <w:r>
        <w:t xml:space="preserve">(160, 160)=0.259, </w:t>
      </w:r>
      <w:del w:id="1249" w:author="Comparison" w:date="2026-03-13T12:31:00Z" w16du:dateUtc="2026-03-13T03:31:00Z">
        <w:r w:rsidR="004D4528">
          <w:delText>p</w:delText>
        </w:r>
      </w:del>
      <w:ins w:id="1250" w:author="Comparison" w:date="2026-03-13T12:31:00Z" w16du:dateUtc="2026-03-13T03:31:00Z">
        <w:r>
          <w:rPr>
            <w:i/>
            <w:iCs/>
          </w:rPr>
          <w:t>P</w:t>
        </w:r>
      </w:ins>
      <w:r>
        <w:t>&lt;.001). The supervisor variance was about 3.9 times that of AI, suggesting that AI feedback quality is more consistent, whereas supervisor feedback quality is more variable.</w:t>
      </w:r>
    </w:p>
    <w:tbl>
      <w:tblPr>
        <w:tblStyle w:val="Table"/>
        <w:tblW w:w="5000" w:type="pct"/>
        <w:tblLayout w:type="fixed"/>
        <w:tblLook w:val="0000" w:firstRow="0" w:lastRow="0" w:firstColumn="0" w:lastColumn="0" w:noHBand="0" w:noVBand="0"/>
        <w:tblPrChange w:id="1251" w:author="Comparison" w:date="2026-03-13T12:31:00Z" w16du:dateUtc="2026-03-13T03:31:00Z">
          <w:tblPr>
            <w:tblW w:w="5000" w:type="pct"/>
            <w:tblLayout w:type="fixed"/>
            <w:tblLook w:val="0000" w:firstRow="0" w:lastRow="0" w:firstColumn="0" w:lastColumn="0" w:noHBand="0" w:noVBand="0"/>
          </w:tblPr>
        </w:tblPrChange>
      </w:tblPr>
      <w:tblGrid>
        <w:gridCol w:w="9054"/>
        <w:tblGridChange w:id="1252">
          <w:tblGrid>
            <w:gridCol w:w="108"/>
            <w:gridCol w:w="8640"/>
            <w:gridCol w:w="306"/>
          </w:tblGrid>
        </w:tblGridChange>
      </w:tblGrid>
      <w:tr w:rsidR="006441E9" w14:paraId="44538F6D" w14:textId="77777777">
        <w:trPr>
          <w:trPrChange w:id="1253" w:author="Comparison" w:date="2026-03-13T12:31:00Z" w16du:dateUtc="2026-03-13T03:31:00Z">
            <w:trPr>
              <w:gridBefore w:val="1"/>
              <w:gridAfter w:val="0"/>
            </w:trPr>
          </w:trPrChange>
        </w:trPr>
        <w:tc>
          <w:tcPr>
            <w:tcW w:w="7920" w:type="dxa"/>
            <w:tcPrChange w:id="1254" w:author="Comparison" w:date="2026-03-13T12:31:00Z" w16du:dateUtc="2026-03-13T03:31:00Z">
              <w:tcPr>
                <w:tcW w:w="7920" w:type="dxa"/>
              </w:tcPr>
            </w:tcPrChange>
          </w:tcPr>
          <w:p w14:paraId="6ABD2934" w14:textId="77777777" w:rsidR="003E7C0E" w:rsidRDefault="004D4528">
            <w:pPr>
              <w:spacing w:after="240"/>
              <w:jc w:val="center"/>
              <w:rPr>
                <w:del w:id="1255" w:author="Comparison" w:date="2026-03-13T12:31:00Z" w16du:dateUtc="2026-03-13T03:31:00Z"/>
              </w:rPr>
            </w:pPr>
            <w:bookmarkStart w:id="1256" w:name="fig-mean-score-per-record"/>
            <w:del w:id="1257" w:author="Comparison" w:date="2026-03-13T12:31:00Z" w16du:dateUtc="2026-03-13T03:31:00Z">
              <w:r>
                <w:rPr>
                  <w:noProof/>
                </w:rPr>
                <w:drawing>
                  <wp:inline distT="0" distB="0" distL="0" distR="0" wp14:anchorId="1EA154C4" wp14:editId="2E3D98EE">
                    <wp:extent cx="5486400" cy="329184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assets/fig_mean_score_per_record.svg"/>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486400" cy="3291840"/>
                            </a:xfrm>
                            <a:prstGeom prst="rect">
                              <a:avLst/>
                            </a:prstGeom>
                            <a:noFill/>
                            <a:ln w="9525">
                              <a:noFill/>
                              <a:headEnd/>
                              <a:tailEnd/>
                            </a:ln>
                          </pic:spPr>
                        </pic:pic>
                      </a:graphicData>
                    </a:graphic>
                  </wp:inline>
                </w:drawing>
              </w:r>
            </w:del>
          </w:p>
          <w:p w14:paraId="14A63863" w14:textId="77777777" w:rsidR="006441E9" w:rsidRDefault="004D4528">
            <w:pPr>
              <w:pStyle w:val="Compact"/>
              <w:jc w:val="center"/>
              <w:rPr>
                <w:ins w:id="1258" w:author="Comparison" w:date="2026-03-13T12:31:00Z" w16du:dateUtc="2026-03-13T03:31:00Z"/>
              </w:rPr>
            </w:pPr>
            <w:del w:id="1259" w:author="Comparison" w:date="2026-03-13T12:31:00Z" w16du:dateUtc="2026-03-13T03:31:00Z">
              <w:r>
                <w:delText>Figure 4: Distribution of Mean Scores per Record</w:delText>
              </w:r>
            </w:del>
            <w:ins w:id="1260" w:author="Comparison" w:date="2026-03-13T12:31:00Z" w16du:dateUtc="2026-03-13T03:31:00Z">
              <w:r w:rsidR="00EC58B6">
                <w:rPr>
                  <w:noProof/>
                </w:rPr>
                <w:drawing>
                  <wp:inline distT="0" distB="0" distL="0" distR="0" wp14:anchorId="195CF339" wp14:editId="1DEB9AB1">
                    <wp:extent cx="5334000" cy="32004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esult/quantitative/fig_mean_score_per_record.svg"/>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3200400"/>
                            </a:xfrm>
                            <a:prstGeom prst="rect">
                              <a:avLst/>
                            </a:prstGeom>
                            <a:noFill/>
                            <a:ln w="9525">
                              <a:noFill/>
                              <a:headEnd/>
                              <a:tailEnd/>
                            </a:ln>
                          </pic:spPr>
                        </pic:pic>
                      </a:graphicData>
                    </a:graphic>
                  </wp:inline>
                </w:drawing>
              </w:r>
            </w:ins>
          </w:p>
          <w:p w14:paraId="47CDFC44" w14:textId="77777777" w:rsidR="006441E9" w:rsidRDefault="00EC58B6">
            <w:pPr>
              <w:pStyle w:val="ImageCaption"/>
              <w:spacing w:before="200"/>
              <w:pPrChange w:id="1261" w:author="Comparison" w:date="2026-03-13T12:31:00Z" w16du:dateUtc="2026-03-13T03:31:00Z">
                <w:pPr>
                  <w:spacing w:before="200" w:after="240"/>
                </w:pPr>
              </w:pPrChange>
            </w:pPr>
            <w:ins w:id="1262" w:author="Comparison" w:date="2026-03-13T12:31:00Z" w16du:dateUtc="2026-03-13T03:31:00Z">
              <w:r>
                <w:t>Figure 5: Distribution of per-record mean rubric scores for AI-generated and supervisor feedback on 161 clinical clerkship logs, Nagoya University, Japan, 2024. AI feedback shows smaller dispersion, indicating higher consistency.</w:t>
              </w:r>
            </w:ins>
          </w:p>
        </w:tc>
        <w:bookmarkEnd w:id="1256"/>
      </w:tr>
    </w:tbl>
    <w:p w14:paraId="54B21074" w14:textId="77777777" w:rsidR="006441E9" w:rsidRDefault="00EC58B6">
      <w:pPr>
        <w:pStyle w:val="Kop4"/>
        <w:pPrChange w:id="1263" w:author="Comparison" w:date="2026-03-13T12:31:00Z" w16du:dateUtc="2026-03-13T03:31:00Z">
          <w:pPr>
            <w:pStyle w:val="Kop4"/>
            <w:spacing w:after="240"/>
          </w:pPr>
        </w:pPrChange>
      </w:pPr>
      <w:bookmarkStart w:id="1264" w:name="Xab7d2b16f0485721e4a7a33cad2fa2130bd3877"/>
      <w:bookmarkEnd w:id="1240"/>
      <w:r>
        <w:t>Correlation between feedback length and score</w:t>
      </w:r>
    </w:p>
    <w:p w14:paraId="4E2E1366" w14:textId="77777777" w:rsidR="006441E9" w:rsidRDefault="00EC58B6">
      <w:pPr>
        <w:pStyle w:val="FirstParagraph"/>
        <w:pPrChange w:id="1265" w:author="Comparison" w:date="2026-03-13T12:31:00Z" w16du:dateUtc="2026-03-13T03:31:00Z">
          <w:pPr>
            <w:spacing w:after="240"/>
          </w:pPr>
        </w:pPrChange>
      </w:pPr>
      <w:r>
        <w:t xml:space="preserve">To investigate whether the character count of feedback is correlated with the scores given by evaluators, we calculated the Spearman’s rank correlation coefficient for each feedback provider. The results are summarized in </w:t>
      </w:r>
      <w:r>
        <w:fldChar w:fldCharType="begin"/>
      </w:r>
      <w:r>
        <w:instrText>HYPERLINK \l "Xfd729f81f31c49b3e1a6a80b6107c0be4986fdd" \h</w:instrText>
      </w:r>
      <w:r>
        <w:fldChar w:fldCharType="separate"/>
      </w:r>
      <w:r>
        <w:rPr>
          <w:rStyle w:val="Hyperlink"/>
        </w:rPr>
        <w:t>Table 4</w:t>
      </w:r>
      <w:r>
        <w:fldChar w:fldCharType="end"/>
      </w:r>
      <w:r>
        <w:t xml:space="preserve">. </w:t>
      </w:r>
      <w:del w:id="1266" w:author="Comparison" w:date="2026-03-13T12:31:00Z" w16du:dateUtc="2026-03-13T03:31:00Z">
        <w:r w:rsidR="004D4528">
          <w:delText>p-</w:delText>
        </w:r>
      </w:del>
      <w:ins w:id="1267" w:author="Comparison" w:date="2026-03-13T12:31:00Z" w16du:dateUtc="2026-03-13T03:31:00Z">
        <w:r>
          <w:rPr>
            <w:i/>
            <w:iCs/>
          </w:rPr>
          <w:t>P</w:t>
        </w:r>
        <w:r>
          <w:t xml:space="preserve"> </w:t>
        </w:r>
      </w:ins>
      <w:r>
        <w:t>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w="5000" w:type="pct"/>
        <w:tblLayout w:type="fixed"/>
        <w:tblLook w:val="0000" w:firstRow="0" w:lastRow="0" w:firstColumn="0" w:lastColumn="0" w:noHBand="0" w:noVBand="0"/>
        <w:tblPrChange w:id="1268" w:author="Comparison" w:date="2026-03-13T12:31:00Z" w16du:dateUtc="2026-03-13T03:31:00Z">
          <w:tblPr>
            <w:tblW w:w="5000" w:type="pct"/>
            <w:tblLayout w:type="fixed"/>
            <w:tblLook w:val="0000" w:firstRow="0" w:lastRow="0" w:firstColumn="0" w:lastColumn="0" w:noHBand="0" w:noVBand="0"/>
          </w:tblPr>
        </w:tblPrChange>
      </w:tblPr>
      <w:tblGrid>
        <w:gridCol w:w="9054"/>
        <w:tblGridChange w:id="1269">
          <w:tblGrid>
            <w:gridCol w:w="108"/>
            <w:gridCol w:w="8640"/>
            <w:gridCol w:w="306"/>
          </w:tblGrid>
        </w:tblGridChange>
      </w:tblGrid>
      <w:tr w:rsidR="006441E9" w14:paraId="6E884D06" w14:textId="77777777">
        <w:trPr>
          <w:trPrChange w:id="1270" w:author="Comparison" w:date="2026-03-13T12:31:00Z" w16du:dateUtc="2026-03-13T03:31:00Z">
            <w:trPr>
              <w:gridBefore w:val="1"/>
              <w:gridAfter w:val="0"/>
            </w:trPr>
          </w:trPrChange>
        </w:trPr>
        <w:tc>
          <w:tcPr>
            <w:tcW w:w="7920" w:type="dxa"/>
            <w:tcPrChange w:id="1271" w:author="Comparison" w:date="2026-03-13T12:31:00Z" w16du:dateUtc="2026-03-13T03:31:00Z">
              <w:tcPr>
                <w:tcW w:w="7920" w:type="dxa"/>
              </w:tcPr>
            </w:tcPrChange>
          </w:tcPr>
          <w:p w14:paraId="58AB010D" w14:textId="77777777" w:rsidR="006441E9" w:rsidRDefault="00EC58B6">
            <w:pPr>
              <w:pStyle w:val="ImageCaption"/>
              <w:spacing w:before="200"/>
              <w:pPrChange w:id="1272" w:author="Comparison" w:date="2026-03-13T12:31:00Z" w16du:dateUtc="2026-03-13T03:31:00Z">
                <w:pPr>
                  <w:spacing w:before="200" w:after="240"/>
                </w:pPr>
              </w:pPrChange>
            </w:pPr>
            <w:bookmarkStart w:id="1273" w:name="Xfd729f81f31c49b3e1a6a80b6107c0be4986fdd"/>
            <w:r>
              <w:lastRenderedPageBreak/>
              <w:t xml:space="preserve">Table 4: </w:t>
            </w:r>
            <w:ins w:id="1274" w:author="Comparison" w:date="2026-03-13T12:31:00Z" w16du:dateUtc="2026-03-13T03:31:00Z">
              <w:r>
                <w:t xml:space="preserve">Spearman Rank </w:t>
              </w:r>
            </w:ins>
            <w:r>
              <w:t xml:space="preserve">Correlation </w:t>
            </w:r>
            <w:del w:id="1275" w:author="Comparison" w:date="2026-03-13T12:31:00Z" w16du:dateUtc="2026-03-13T03:31:00Z">
              <w:r w:rsidR="004D4528">
                <w:delText>between Letter</w:delText>
              </w:r>
            </w:del>
            <w:ins w:id="1276" w:author="Comparison" w:date="2026-03-13T12:31:00Z" w16du:dateUtc="2026-03-13T03:31:00Z">
              <w:r>
                <w:t>Between Feedback Character</w:t>
              </w:r>
            </w:ins>
            <w:r>
              <w:t xml:space="preserve"> Count and </w:t>
            </w:r>
            <w:ins w:id="1277" w:author="Comparison" w:date="2026-03-13T12:31:00Z" w16du:dateUtc="2026-03-13T03:31:00Z">
              <w:r>
                <w:t xml:space="preserve">Rubric </w:t>
              </w:r>
            </w:ins>
            <w:r>
              <w:t xml:space="preserve">Score </w:t>
            </w:r>
            <w:del w:id="1278" w:author="Comparison" w:date="2026-03-13T12:31:00Z" w16du:dateUtc="2026-03-13T03:31:00Z">
              <w:r w:rsidR="004D4528">
                <w:delText>for Each</w:delText>
              </w:r>
            </w:del>
            <w:ins w:id="1279" w:author="Comparison" w:date="2026-03-13T12:31:00Z" w16du:dateUtc="2026-03-13T03:31:00Z">
              <w:r>
                <w:t>by</w:t>
              </w:r>
            </w:ins>
            <w:r>
              <w:t xml:space="preserve"> Feedback Provider</w:t>
            </w:r>
            <w:ins w:id="1280" w:author="Comparison" w:date="2026-03-13T12:31:00Z" w16du:dateUtc="2026-03-13T03:31:00Z">
              <w:r>
                <w:t>. Convergent mixed-methods study, Nagoya University medical students, Japan, 2024. P values are Bonferroni-corrected for 10 comparisons.</w:t>
              </w:r>
            </w:ins>
          </w:p>
          <w:tbl>
            <w:tblPr>
              <w:tblStyle w:val="Table"/>
              <w:tblW w:w="5000" w:type="pct"/>
              <w:jc w:val="center"/>
              <w:tblLayout w:type="fixed"/>
              <w:tblLook w:val="0420" w:firstRow="1" w:lastRow="0" w:firstColumn="0" w:lastColumn="0" w:noHBand="0" w:noVBand="1"/>
              <w:tblPrChange w:id="1281" w:author="Comparison" w:date="2026-03-13T12:31:00Z" w16du:dateUtc="2026-03-13T03:31:00Z">
                <w:tblPr>
                  <w:tblW w:w="0" w:type="auto"/>
                  <w:jc w:val="center"/>
                  <w:tblLayout w:type="fixed"/>
                  <w:tblLook w:val="0420" w:firstRow="1" w:lastRow="0" w:firstColumn="0" w:lastColumn="0" w:noHBand="0" w:noVBand="1"/>
                </w:tblPr>
              </w:tblPrChange>
            </w:tblPr>
            <w:tblGrid>
              <w:gridCol w:w="1767"/>
              <w:gridCol w:w="1767"/>
              <w:gridCol w:w="1768"/>
              <w:gridCol w:w="1768"/>
              <w:gridCol w:w="1768"/>
              <w:tblGridChange w:id="1282">
                <w:tblGrid>
                  <w:gridCol w:w="1728"/>
                  <w:gridCol w:w="39"/>
                  <w:gridCol w:w="1689"/>
                  <w:gridCol w:w="78"/>
                  <w:gridCol w:w="1650"/>
                  <w:gridCol w:w="118"/>
                  <w:gridCol w:w="1610"/>
                  <w:gridCol w:w="158"/>
                  <w:gridCol w:w="1570"/>
                  <w:gridCol w:w="198"/>
                </w:tblGrid>
              </w:tblGridChange>
            </w:tblGrid>
            <w:tr w:rsidR="006441E9" w14:paraId="6DEF401C" w14:textId="77777777" w:rsidTr="006441E9">
              <w:trPr>
                <w:cnfStyle w:val="100000000000" w:firstRow="1" w:lastRow="0" w:firstColumn="0" w:lastColumn="0" w:oddVBand="0" w:evenVBand="0" w:oddHBand="0" w:evenHBand="0" w:firstRowFirstColumn="0" w:firstRowLastColumn="0" w:lastRowFirstColumn="0" w:lastRowLastColumn="0"/>
                <w:tblHeader/>
                <w:jc w:val="center"/>
                <w:trPrChange w:id="1283" w:author="Comparison" w:date="2026-03-13T12:31:00Z" w16du:dateUtc="2026-03-13T03:31:00Z">
                  <w:trPr>
                    <w:gridAfter w:val="0"/>
                    <w:tblHeader/>
                    <w:jc w:val="center"/>
                  </w:trPr>
                </w:trPrChange>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84" w:author="Comparison" w:date="2026-03-13T12:31:00Z" w16du:dateUtc="2026-03-13T03:31: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3543720" w14:textId="77777777" w:rsidR="006441E9" w:rsidRDefault="006441E9">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8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86" w:author="Comparison" w:date="2026-03-13T12:31:00Z" w16du:dateUtc="2026-03-13T03:31:00Z">
                    <w:tcPr>
                      <w:tcW w:w="3456"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0D39394" w14:textId="77777777" w:rsidR="006441E9" w:rsidRDefault="004D4528">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8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del w:id="1288" w:author="Comparison" w:date="2026-03-13T12:31:00Z" w16du:dateUtc="2026-03-13T03:31:00Z">
                    <w:r>
                      <w:rPr>
                        <w:rFonts w:ascii="DejaVu Sans" w:eastAsia="DejaVu Sans" w:hAnsi="DejaVu Sans" w:cs="DejaVu Sans"/>
                        <w:b/>
                        <w:color w:val="000000"/>
                        <w:sz w:val="18"/>
                        <w:szCs w:val="18"/>
                      </w:rPr>
                      <w:delText>Spearman's</w:delText>
                    </w:r>
                  </w:del>
                  <w:ins w:id="1289" w:author="Comparison" w:date="2026-03-13T12:31:00Z" w16du:dateUtc="2026-03-13T03:31:00Z">
                    <w:r w:rsidR="00EC58B6">
                      <w:rPr>
                        <w:rFonts w:ascii="DejaVu Sans" w:eastAsia="DejaVu Sans" w:hAnsi="DejaVu Sans" w:cs="DejaVu Sans"/>
                        <w:b/>
                        <w:color w:val="000000"/>
                        <w:sz w:val="18"/>
                        <w:szCs w:val="18"/>
                      </w:rPr>
                      <w:t>Spearman</w:t>
                    </w:r>
                  </w:ins>
                  <w:r w:rsidR="00EC58B6">
                    <w:rPr>
                      <w:rFonts w:ascii="DejaVu Sans" w:eastAsia="DejaVu Sans" w:hAnsi="DejaVu Sans" w:cs="DejaVu Sans"/>
                      <w:b/>
                      <w:color w:val="000000"/>
                      <w:sz w:val="18"/>
                      <w:szCs w:val="18"/>
                    </w:rPr>
                    <w:t xml:space="preserve"> ρ</w:t>
                  </w: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290" w:author="Comparison" w:date="2026-03-13T12:31:00Z" w16du:dateUtc="2026-03-13T03:31:00Z">
                    <w:tcPr>
                      <w:tcW w:w="3456"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FD15D26" w14:textId="77777777" w:rsidR="006441E9" w:rsidRDefault="00EC58B6">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9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 xml:space="preserve">Corrected </w:t>
                  </w:r>
                  <w:del w:id="1292" w:author="Comparison" w:date="2026-03-13T12:31:00Z" w16du:dateUtc="2026-03-13T03:31:00Z">
                    <w:r w:rsidR="004D4528">
                      <w:rPr>
                        <w:rFonts w:ascii="DejaVu Sans" w:eastAsia="DejaVu Sans" w:hAnsi="DejaVu Sans" w:cs="DejaVu Sans"/>
                        <w:b/>
                        <w:color w:val="000000"/>
                        <w:sz w:val="18"/>
                        <w:szCs w:val="18"/>
                      </w:rPr>
                      <w:delText>p-</w:delText>
                    </w:r>
                  </w:del>
                  <w:ins w:id="1293" w:author="Comparison" w:date="2026-03-13T12:31:00Z" w16du:dateUtc="2026-03-13T03:31:00Z">
                    <w:r>
                      <w:rPr>
                        <w:rFonts w:ascii="DejaVu Sans" w:eastAsia="DejaVu Sans" w:hAnsi="DejaVu Sans" w:cs="DejaVu Sans"/>
                        <w:b/>
                        <w:color w:val="000000"/>
                        <w:sz w:val="18"/>
                        <w:szCs w:val="18"/>
                      </w:rPr>
                      <w:t xml:space="preserve">P </w:t>
                    </w:r>
                  </w:ins>
                  <w:r>
                    <w:rPr>
                      <w:rFonts w:ascii="DejaVu Sans" w:eastAsia="DejaVu Sans" w:hAnsi="DejaVu Sans" w:cs="DejaVu Sans"/>
                      <w:b/>
                      <w:color w:val="000000"/>
                      <w:sz w:val="18"/>
                      <w:szCs w:val="18"/>
                    </w:rPr>
                    <w:t>value</w:t>
                  </w:r>
                </w:p>
              </w:tc>
            </w:tr>
            <w:tr w:rsidR="006441E9" w14:paraId="167E91FC" w14:textId="77777777" w:rsidTr="006441E9">
              <w:trPr>
                <w:cnfStyle w:val="100000000000" w:firstRow="1" w:lastRow="0" w:firstColumn="0" w:lastColumn="0" w:oddVBand="0" w:evenVBand="0" w:oddHBand="0" w:evenHBand="0" w:firstRowFirstColumn="0" w:firstRowLastColumn="0" w:lastRowFirstColumn="0" w:lastRowLastColumn="0"/>
                <w:tblHeader/>
                <w:jc w:val="center"/>
                <w:trPrChange w:id="1294" w:author="Comparison" w:date="2026-03-13T12:31:00Z" w16du:dateUtc="2026-03-13T03:31:00Z">
                  <w:trPr>
                    <w:gridAfter w:val="0"/>
                    <w:tblHeader/>
                    <w:jc w:val="center"/>
                  </w:trPr>
                </w:trPrChange>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95" w:author="Comparison" w:date="2026-03-13T12:31:00Z" w16du:dateUtc="2026-03-13T03:31: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E7B730D" w14:textId="77777777" w:rsidR="006441E9" w:rsidRDefault="00EC58B6">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9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Item</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97"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0F97D62" w14:textId="77777777" w:rsidR="006441E9" w:rsidRDefault="00EC58B6">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29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299"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E4BF343" w14:textId="77777777" w:rsidR="006441E9" w:rsidRDefault="00EC58B6">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30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Supervisor</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01"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2C0494C" w14:textId="77777777" w:rsidR="006441E9" w:rsidRDefault="00EC58B6">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30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303"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5C8E178" w14:textId="77777777" w:rsidR="006441E9" w:rsidRDefault="00EC58B6">
                  <w:pPr>
                    <w:jc w:val="cente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30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Supervisor</w:t>
                  </w:r>
                </w:p>
              </w:tc>
            </w:tr>
            <w:tr w:rsidR="006441E9" w14:paraId="5A5AE407" w14:textId="77777777" w:rsidTr="006441E9">
              <w:trPr>
                <w:jc w:val="center"/>
                <w:ins w:id="1305" w:author="Comparison" w:date="2026-03-13T12:31:00Z"/>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B33EC6" w14:textId="77777777" w:rsidR="006441E9" w:rsidRDefault="00EC58B6">
                  <w:pPr>
                    <w:rPr>
                      <w:ins w:id="1306" w:author="Comparison" w:date="2026-03-13T12:31:00Z" w16du:dateUtc="2026-03-13T03:31:00Z"/>
                      <w:rFonts w:ascii="DejaVu Sans" w:eastAsia="DejaVu Sans" w:hAnsi="DejaVu Sans" w:cs="DejaVu Sans"/>
                      <w:color w:val="000000"/>
                      <w:sz w:val="18"/>
                      <w:szCs w:val="18"/>
                    </w:rPr>
                  </w:pPr>
                  <w:ins w:id="1307" w:author="Comparison" w:date="2026-03-13T12:31:00Z" w16du:dateUtc="2026-03-13T03:31:00Z">
                    <w:r>
                      <w:rPr>
                        <w:rFonts w:ascii="DejaVu Sans" w:eastAsia="DejaVu Sans" w:hAnsi="DejaVu Sans" w:cs="DejaVu Sans"/>
                        <w:color w:val="000000"/>
                        <w:sz w:val="18"/>
                        <w:szCs w:val="18"/>
                      </w:rPr>
                      <w:t>Accurate</w:t>
                    </w:r>
                  </w:ins>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7BFDAF" w14:textId="77777777" w:rsidR="006441E9" w:rsidRDefault="00EC58B6">
                  <w:pPr>
                    <w:jc w:val="center"/>
                    <w:rPr>
                      <w:ins w:id="1308" w:author="Comparison" w:date="2026-03-13T12:31:00Z" w16du:dateUtc="2026-03-13T03:31:00Z"/>
                      <w:rFonts w:ascii="DejaVu Sans" w:eastAsia="DejaVu Sans" w:hAnsi="DejaVu Sans" w:cs="DejaVu Sans"/>
                      <w:color w:val="000000"/>
                      <w:sz w:val="18"/>
                      <w:szCs w:val="18"/>
                    </w:rPr>
                  </w:pPr>
                  <w:ins w:id="1309" w:author="Comparison" w:date="2026-03-13T12:31:00Z" w16du:dateUtc="2026-03-13T03:31:00Z">
                    <w:r>
                      <w:rPr>
                        <w:rFonts w:ascii="DejaVu Sans" w:eastAsia="DejaVu Sans" w:hAnsi="DejaVu Sans" w:cs="DejaVu Sans"/>
                        <w:color w:val="000000"/>
                        <w:sz w:val="18"/>
                        <w:szCs w:val="18"/>
                      </w:rPr>
                      <w:t>0.04</w:t>
                    </w:r>
                  </w:ins>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BFEE8C" w14:textId="77777777" w:rsidR="006441E9" w:rsidRDefault="006441E9">
                  <w:pPr>
                    <w:jc w:val="center"/>
                    <w:rPr>
                      <w:ins w:id="1310" w:author="Comparison" w:date="2026-03-13T12:31:00Z" w16du:dateUtc="2026-03-13T03:31:00Z"/>
                      <w:rFonts w:ascii="DejaVu Sans" w:eastAsia="DejaVu Sans" w:hAnsi="DejaVu Sans" w:cs="DejaVu Sans"/>
                      <w:color w:val="000000"/>
                      <w:sz w:val="18"/>
                      <w:szCs w:val="18"/>
                    </w:rPr>
                  </w:pP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2F781B" w14:textId="77777777" w:rsidR="006441E9" w:rsidRDefault="00EC58B6">
                  <w:pPr>
                    <w:jc w:val="center"/>
                    <w:rPr>
                      <w:ins w:id="1311" w:author="Comparison" w:date="2026-03-13T12:31:00Z" w16du:dateUtc="2026-03-13T03:31:00Z"/>
                      <w:rFonts w:ascii="DejaVu Sans" w:eastAsia="DejaVu Sans" w:hAnsi="DejaVu Sans" w:cs="DejaVu Sans"/>
                      <w:color w:val="000000"/>
                      <w:sz w:val="18"/>
                      <w:szCs w:val="18"/>
                    </w:rPr>
                  </w:pPr>
                  <w:ins w:id="1312" w:author="Comparison" w:date="2026-03-13T12:31:00Z" w16du:dateUtc="2026-03-13T03:31:00Z">
                    <w:r>
                      <w:rPr>
                        <w:rFonts w:ascii="DejaVu Sans" w:eastAsia="DejaVu Sans" w:hAnsi="DejaVu Sans" w:cs="DejaVu Sans"/>
                        <w:color w:val="000000"/>
                        <w:sz w:val="18"/>
                        <w:szCs w:val="18"/>
                      </w:rPr>
                      <w:t>1.000</w:t>
                    </w:r>
                  </w:ins>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1F7868" w14:textId="77777777" w:rsidR="006441E9" w:rsidRDefault="006441E9">
                  <w:pPr>
                    <w:jc w:val="center"/>
                    <w:rPr>
                      <w:ins w:id="1313" w:author="Comparison" w:date="2026-03-13T12:31:00Z" w16du:dateUtc="2026-03-13T03:31:00Z"/>
                      <w:rFonts w:ascii="DejaVu Sans" w:eastAsia="DejaVu Sans" w:hAnsi="DejaVu Sans" w:cs="DejaVu Sans"/>
                      <w:color w:val="000000"/>
                      <w:sz w:val="18"/>
                      <w:szCs w:val="18"/>
                    </w:rPr>
                  </w:pPr>
                </w:p>
              </w:tc>
            </w:tr>
            <w:tr w:rsidR="006441E9" w14:paraId="459B0DD0" w14:textId="77777777" w:rsidTr="006441E9">
              <w:trPr>
                <w:jc w:val="center"/>
                <w:ins w:id="1314" w:author="Comparison" w:date="2026-03-13T12:31:00Z"/>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EACDDC" w14:textId="77777777" w:rsidR="006441E9" w:rsidRDefault="00EC58B6">
                  <w:pPr>
                    <w:rPr>
                      <w:ins w:id="1315" w:author="Comparison" w:date="2026-03-13T12:31:00Z" w16du:dateUtc="2026-03-13T03:31:00Z"/>
                      <w:rFonts w:ascii="DejaVu Sans" w:eastAsia="DejaVu Sans" w:hAnsi="DejaVu Sans" w:cs="DejaVu Sans"/>
                      <w:color w:val="000000"/>
                      <w:sz w:val="18"/>
                      <w:szCs w:val="18"/>
                    </w:rPr>
                  </w:pPr>
                  <w:ins w:id="1316" w:author="Comparison" w:date="2026-03-13T12:31:00Z" w16du:dateUtc="2026-03-13T03:31:00Z">
                    <w:r>
                      <w:rPr>
                        <w:rFonts w:ascii="DejaVu Sans" w:eastAsia="DejaVu Sans" w:hAnsi="DejaVu Sans" w:cs="DejaVu Sans"/>
                        <w:color w:val="000000"/>
                        <w:sz w:val="18"/>
                        <w:szCs w:val="18"/>
                      </w:rPr>
                      <w:t>Clear Direction</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871A6" w14:textId="77777777" w:rsidR="006441E9" w:rsidRDefault="00EC58B6">
                  <w:pPr>
                    <w:jc w:val="center"/>
                    <w:rPr>
                      <w:ins w:id="1317" w:author="Comparison" w:date="2026-03-13T12:31:00Z" w16du:dateUtc="2026-03-13T03:31:00Z"/>
                      <w:rFonts w:ascii="DejaVu Sans" w:eastAsia="DejaVu Sans" w:hAnsi="DejaVu Sans" w:cs="DejaVu Sans"/>
                      <w:color w:val="000000"/>
                      <w:sz w:val="18"/>
                      <w:szCs w:val="18"/>
                    </w:rPr>
                  </w:pPr>
                  <w:moveToRangeStart w:id="1318" w:author="Comparison" w:date="2026-03-13T12:31:00Z" w:name="move224297522"/>
                  <w:moveTo w:id="1319" w:author="Comparison" w:date="2026-03-13T12:31:00Z" w16du:dateUtc="2026-03-13T03:31:00Z">
                    <w:r>
                      <w:rPr>
                        <w:rFonts w:ascii="DejaVu Sans" w:eastAsia="DejaVu Sans" w:hAnsi="DejaVu Sans" w:cs="DejaVu Sans"/>
                        <w:color w:val="000000"/>
                        <w:sz w:val="18"/>
                        <w:szCs w:val="18"/>
                      </w:rPr>
                      <w:t>0.00</w:t>
                    </w:r>
                  </w:moveTo>
                  <w:moveToRangeEnd w:id="1318"/>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5CC98A" w14:textId="77777777" w:rsidR="006441E9" w:rsidRDefault="006441E9">
                  <w:pPr>
                    <w:jc w:val="center"/>
                    <w:rPr>
                      <w:ins w:id="1320" w:author="Comparison" w:date="2026-03-13T12:31:00Z" w16du:dateUtc="2026-03-13T03:31:00Z"/>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CA3F9" w14:textId="77777777" w:rsidR="006441E9" w:rsidRDefault="00EC58B6">
                  <w:pPr>
                    <w:jc w:val="center"/>
                    <w:rPr>
                      <w:ins w:id="1321" w:author="Comparison" w:date="2026-03-13T12:31:00Z" w16du:dateUtc="2026-03-13T03:31:00Z"/>
                      <w:rFonts w:ascii="DejaVu Sans" w:eastAsia="DejaVu Sans" w:hAnsi="DejaVu Sans" w:cs="DejaVu Sans"/>
                      <w:color w:val="000000"/>
                      <w:sz w:val="18"/>
                      <w:szCs w:val="18"/>
                    </w:rPr>
                  </w:pPr>
                  <w:ins w:id="1322" w:author="Comparison" w:date="2026-03-13T12:31:00Z" w16du:dateUtc="2026-03-13T03:31:00Z">
                    <w:r>
                      <w:rPr>
                        <w:rFonts w:ascii="DejaVu Sans" w:eastAsia="DejaVu Sans" w:hAnsi="DejaVu Sans" w:cs="DejaVu Sans"/>
                        <w:color w:val="000000"/>
                        <w:sz w:val="18"/>
                        <w:szCs w:val="18"/>
                      </w:rPr>
                      <w:t>1.000</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1B766C" w14:textId="77777777" w:rsidR="006441E9" w:rsidRDefault="006441E9">
                  <w:pPr>
                    <w:jc w:val="center"/>
                    <w:rPr>
                      <w:ins w:id="1323" w:author="Comparison" w:date="2026-03-13T12:31:00Z" w16du:dateUtc="2026-03-13T03:31:00Z"/>
                      <w:rFonts w:ascii="DejaVu Sans" w:eastAsia="DejaVu Sans" w:hAnsi="DejaVu Sans" w:cs="DejaVu Sans"/>
                      <w:color w:val="000000"/>
                      <w:sz w:val="18"/>
                      <w:szCs w:val="18"/>
                    </w:rPr>
                  </w:pPr>
                </w:p>
              </w:tc>
            </w:tr>
            <w:tr w:rsidR="006441E9" w14:paraId="157A18F5" w14:textId="77777777" w:rsidTr="006441E9">
              <w:trPr>
                <w:jc w:val="center"/>
                <w:ins w:id="1324" w:author="Comparison" w:date="2026-03-13T12:31:00Z"/>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6DB2B6" w14:textId="77777777" w:rsidR="006441E9" w:rsidRDefault="00EC58B6">
                  <w:pPr>
                    <w:rPr>
                      <w:ins w:id="1325" w:author="Comparison" w:date="2026-03-13T12:31:00Z" w16du:dateUtc="2026-03-13T03:31:00Z"/>
                      <w:rFonts w:ascii="DejaVu Sans" w:eastAsia="DejaVu Sans" w:hAnsi="DejaVu Sans" w:cs="DejaVu Sans"/>
                      <w:color w:val="000000"/>
                      <w:sz w:val="18"/>
                      <w:szCs w:val="18"/>
                    </w:rPr>
                  </w:pPr>
                  <w:ins w:id="1326" w:author="Comparison" w:date="2026-03-13T12:31:00Z" w16du:dateUtc="2026-03-13T03:31:00Z">
                    <w:r>
                      <w:rPr>
                        <w:rFonts w:ascii="DejaVu Sans" w:eastAsia="DejaVu Sans" w:hAnsi="DejaVu Sans" w:cs="DejaVu Sans"/>
                        <w:color w:val="000000"/>
                        <w:sz w:val="18"/>
                        <w:szCs w:val="18"/>
                      </w:rPr>
                      <w:t>Criteria Based</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6DDB44" w14:textId="77777777" w:rsidR="006441E9" w:rsidRDefault="00EC58B6">
                  <w:pPr>
                    <w:jc w:val="center"/>
                    <w:rPr>
                      <w:ins w:id="1327" w:author="Comparison" w:date="2026-03-13T12:31:00Z" w16du:dateUtc="2026-03-13T03:31:00Z"/>
                      <w:rFonts w:ascii="DejaVu Sans" w:eastAsia="DejaVu Sans" w:hAnsi="DejaVu Sans" w:cs="DejaVu Sans"/>
                      <w:color w:val="000000"/>
                      <w:sz w:val="18"/>
                      <w:szCs w:val="18"/>
                    </w:rPr>
                  </w:pPr>
                  <w:ins w:id="1328" w:author="Comparison" w:date="2026-03-13T12:31:00Z" w16du:dateUtc="2026-03-13T03:31:00Z">
                    <w:r>
                      <w:rPr>
                        <w:rFonts w:ascii="DejaVu Sans" w:eastAsia="DejaVu Sans" w:hAnsi="DejaVu Sans" w:cs="DejaVu Sans"/>
                        <w:color w:val="000000"/>
                        <w:sz w:val="18"/>
                        <w:szCs w:val="18"/>
                      </w:rPr>
                      <w:t>0.08</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818FCD" w14:textId="77777777" w:rsidR="006441E9" w:rsidRDefault="006441E9">
                  <w:pPr>
                    <w:jc w:val="center"/>
                    <w:rPr>
                      <w:ins w:id="1329" w:author="Comparison" w:date="2026-03-13T12:31:00Z" w16du:dateUtc="2026-03-13T03:31:00Z"/>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768BFB" w14:textId="77777777" w:rsidR="006441E9" w:rsidRDefault="00EC58B6">
                  <w:pPr>
                    <w:jc w:val="center"/>
                    <w:rPr>
                      <w:ins w:id="1330" w:author="Comparison" w:date="2026-03-13T12:31:00Z" w16du:dateUtc="2026-03-13T03:31:00Z"/>
                      <w:rFonts w:ascii="DejaVu Sans" w:eastAsia="DejaVu Sans" w:hAnsi="DejaVu Sans" w:cs="DejaVu Sans"/>
                      <w:color w:val="000000"/>
                      <w:sz w:val="18"/>
                      <w:szCs w:val="18"/>
                    </w:rPr>
                  </w:pPr>
                  <w:ins w:id="1331" w:author="Comparison" w:date="2026-03-13T12:31:00Z" w16du:dateUtc="2026-03-13T03:31:00Z">
                    <w:r>
                      <w:rPr>
                        <w:rFonts w:ascii="DejaVu Sans" w:eastAsia="DejaVu Sans" w:hAnsi="DejaVu Sans" w:cs="DejaVu Sans"/>
                        <w:color w:val="000000"/>
                        <w:sz w:val="18"/>
                        <w:szCs w:val="18"/>
                      </w:rPr>
                      <w:t>1.000</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E4F43A" w14:textId="77777777" w:rsidR="006441E9" w:rsidRDefault="006441E9">
                  <w:pPr>
                    <w:jc w:val="center"/>
                    <w:rPr>
                      <w:ins w:id="1332" w:author="Comparison" w:date="2026-03-13T12:31:00Z" w16du:dateUtc="2026-03-13T03:31:00Z"/>
                      <w:rFonts w:ascii="DejaVu Sans" w:eastAsia="DejaVu Sans" w:hAnsi="DejaVu Sans" w:cs="DejaVu Sans"/>
                      <w:color w:val="000000"/>
                      <w:sz w:val="18"/>
                      <w:szCs w:val="18"/>
                    </w:rPr>
                  </w:pPr>
                </w:p>
              </w:tc>
            </w:tr>
            <w:tr w:rsidR="006441E9" w14:paraId="372BFFBF" w14:textId="77777777" w:rsidTr="006441E9">
              <w:trPr>
                <w:jc w:val="center"/>
                <w:ins w:id="1333" w:author="Comparison" w:date="2026-03-13T12:31:00Z"/>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1C3836" w14:textId="77777777" w:rsidR="006441E9" w:rsidRDefault="00EC58B6">
                  <w:pPr>
                    <w:rPr>
                      <w:ins w:id="1334" w:author="Comparison" w:date="2026-03-13T12:31:00Z" w16du:dateUtc="2026-03-13T03:31:00Z"/>
                      <w:rFonts w:ascii="DejaVu Sans" w:eastAsia="DejaVu Sans" w:hAnsi="DejaVu Sans" w:cs="DejaVu Sans"/>
                      <w:color w:val="000000"/>
                      <w:sz w:val="18"/>
                      <w:szCs w:val="18"/>
                    </w:rPr>
                  </w:pPr>
                  <w:ins w:id="1335" w:author="Comparison" w:date="2026-03-13T12:31:00Z" w16du:dateUtc="2026-03-13T03:31:00Z">
                    <w:r>
                      <w:rPr>
                        <w:rFonts w:ascii="DejaVu Sans" w:eastAsia="DejaVu Sans" w:hAnsi="DejaVu Sans" w:cs="DejaVu Sans"/>
                        <w:color w:val="000000"/>
                        <w:sz w:val="18"/>
                        <w:szCs w:val="18"/>
                      </w:rPr>
                      <w:t>Prioritization</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A534DA" w14:textId="77777777" w:rsidR="006441E9" w:rsidRDefault="00EC58B6">
                  <w:pPr>
                    <w:jc w:val="center"/>
                    <w:rPr>
                      <w:ins w:id="1336" w:author="Comparison" w:date="2026-03-13T12:31:00Z" w16du:dateUtc="2026-03-13T03:31:00Z"/>
                      <w:rFonts w:ascii="DejaVu Sans" w:eastAsia="DejaVu Sans" w:hAnsi="DejaVu Sans" w:cs="DejaVu Sans"/>
                      <w:color w:val="000000"/>
                      <w:sz w:val="18"/>
                      <w:szCs w:val="18"/>
                    </w:rPr>
                  </w:pPr>
                  <w:ins w:id="1337" w:author="Comparison" w:date="2026-03-13T12:31:00Z" w16du:dateUtc="2026-03-13T03:31:00Z">
                    <w:r>
                      <w:rPr>
                        <w:rFonts w:ascii="DejaVu Sans" w:eastAsia="DejaVu Sans" w:hAnsi="DejaVu Sans" w:cs="DejaVu Sans"/>
                        <w:color w:val="000000"/>
                        <w:sz w:val="18"/>
                        <w:szCs w:val="18"/>
                      </w:rPr>
                      <w:t>-0.02</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E962BF" w14:textId="77777777" w:rsidR="006441E9" w:rsidRDefault="006441E9">
                  <w:pPr>
                    <w:jc w:val="center"/>
                    <w:rPr>
                      <w:ins w:id="1338" w:author="Comparison" w:date="2026-03-13T12:31:00Z" w16du:dateUtc="2026-03-13T03:31:00Z"/>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7DDACE" w14:textId="77777777" w:rsidR="006441E9" w:rsidRDefault="00EC58B6">
                  <w:pPr>
                    <w:jc w:val="center"/>
                    <w:rPr>
                      <w:ins w:id="1339" w:author="Comparison" w:date="2026-03-13T12:31:00Z" w16du:dateUtc="2026-03-13T03:31:00Z"/>
                      <w:rFonts w:ascii="DejaVu Sans" w:eastAsia="DejaVu Sans" w:hAnsi="DejaVu Sans" w:cs="DejaVu Sans"/>
                      <w:color w:val="000000"/>
                      <w:sz w:val="18"/>
                      <w:szCs w:val="18"/>
                    </w:rPr>
                  </w:pPr>
                  <w:ins w:id="1340" w:author="Comparison" w:date="2026-03-13T12:31:00Z" w16du:dateUtc="2026-03-13T03:31:00Z">
                    <w:r>
                      <w:rPr>
                        <w:rFonts w:ascii="DejaVu Sans" w:eastAsia="DejaVu Sans" w:hAnsi="DejaVu Sans" w:cs="DejaVu Sans"/>
                        <w:color w:val="000000"/>
                        <w:sz w:val="18"/>
                        <w:szCs w:val="18"/>
                      </w:rPr>
                      <w:t>1.000</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3FEB20" w14:textId="77777777" w:rsidR="006441E9" w:rsidRDefault="006441E9">
                  <w:pPr>
                    <w:jc w:val="center"/>
                    <w:rPr>
                      <w:ins w:id="1341" w:author="Comparison" w:date="2026-03-13T12:31:00Z" w16du:dateUtc="2026-03-13T03:31:00Z"/>
                      <w:rFonts w:ascii="DejaVu Sans" w:eastAsia="DejaVu Sans" w:hAnsi="DejaVu Sans" w:cs="DejaVu Sans"/>
                      <w:color w:val="000000"/>
                      <w:sz w:val="18"/>
                      <w:szCs w:val="18"/>
                    </w:rPr>
                  </w:pPr>
                </w:p>
              </w:tc>
            </w:tr>
            <w:tr w:rsidR="006441E9" w14:paraId="2E77DE23" w14:textId="77777777" w:rsidTr="006441E9">
              <w:trPr>
                <w:jc w:val="center"/>
                <w:ins w:id="1342" w:author="Comparison" w:date="2026-03-13T12:31:00Z"/>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FF030D" w14:textId="77777777" w:rsidR="006441E9" w:rsidRDefault="00EC58B6">
                  <w:pPr>
                    <w:rPr>
                      <w:ins w:id="1343" w:author="Comparison" w:date="2026-03-13T12:31:00Z" w16du:dateUtc="2026-03-13T03:31:00Z"/>
                      <w:rFonts w:ascii="DejaVu Sans" w:eastAsia="DejaVu Sans" w:hAnsi="DejaVu Sans" w:cs="DejaVu Sans"/>
                      <w:color w:val="000000"/>
                      <w:sz w:val="18"/>
                      <w:szCs w:val="18"/>
                    </w:rPr>
                  </w:pPr>
                  <w:ins w:id="1344" w:author="Comparison" w:date="2026-03-13T12:31:00Z" w16du:dateUtc="2026-03-13T03:31:00Z">
                    <w:r>
                      <w:rPr>
                        <w:rFonts w:ascii="DejaVu Sans" w:eastAsia="DejaVu Sans" w:hAnsi="DejaVu Sans" w:cs="DejaVu Sans"/>
                        <w:color w:val="000000"/>
                        <w:sz w:val="18"/>
                        <w:szCs w:val="18"/>
                      </w:rPr>
                      <w:t>Supportive</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24DA32" w14:textId="77777777" w:rsidR="006441E9" w:rsidRDefault="00EC58B6">
                  <w:pPr>
                    <w:jc w:val="center"/>
                    <w:rPr>
                      <w:ins w:id="1345" w:author="Comparison" w:date="2026-03-13T12:31:00Z" w16du:dateUtc="2026-03-13T03:31:00Z"/>
                      <w:rFonts w:ascii="DejaVu Sans" w:eastAsia="DejaVu Sans" w:hAnsi="DejaVu Sans" w:cs="DejaVu Sans"/>
                      <w:color w:val="000000"/>
                      <w:sz w:val="18"/>
                      <w:szCs w:val="18"/>
                    </w:rPr>
                  </w:pPr>
                  <w:ins w:id="1346" w:author="Comparison" w:date="2026-03-13T12:31:00Z" w16du:dateUtc="2026-03-13T03:31:00Z">
                    <w:r>
                      <w:rPr>
                        <w:rFonts w:ascii="DejaVu Sans" w:eastAsia="DejaVu Sans" w:hAnsi="DejaVu Sans" w:cs="DejaVu Sans"/>
                        <w:color w:val="000000"/>
                        <w:sz w:val="18"/>
                        <w:szCs w:val="18"/>
                      </w:rPr>
                      <w:t>0.00</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D38D27" w14:textId="77777777" w:rsidR="006441E9" w:rsidRDefault="006441E9">
                  <w:pPr>
                    <w:jc w:val="center"/>
                    <w:rPr>
                      <w:ins w:id="1347" w:author="Comparison" w:date="2026-03-13T12:31:00Z" w16du:dateUtc="2026-03-13T03:31:00Z"/>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DAD49B" w14:textId="77777777" w:rsidR="006441E9" w:rsidRDefault="00EC58B6">
                  <w:pPr>
                    <w:jc w:val="center"/>
                    <w:rPr>
                      <w:ins w:id="1348" w:author="Comparison" w:date="2026-03-13T12:31:00Z" w16du:dateUtc="2026-03-13T03:31:00Z"/>
                      <w:rFonts w:ascii="DejaVu Sans" w:eastAsia="DejaVu Sans" w:hAnsi="DejaVu Sans" w:cs="DejaVu Sans"/>
                      <w:color w:val="000000"/>
                      <w:sz w:val="18"/>
                      <w:szCs w:val="18"/>
                    </w:rPr>
                  </w:pPr>
                  <w:ins w:id="1349" w:author="Comparison" w:date="2026-03-13T12:31:00Z" w16du:dateUtc="2026-03-13T03:31:00Z">
                    <w:r>
                      <w:rPr>
                        <w:rFonts w:ascii="DejaVu Sans" w:eastAsia="DejaVu Sans" w:hAnsi="DejaVu Sans" w:cs="DejaVu Sans"/>
                        <w:color w:val="000000"/>
                        <w:sz w:val="18"/>
                        <w:szCs w:val="18"/>
                      </w:rPr>
                      <w:t>1.000</w:t>
                    </w:r>
                  </w:ins>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1B0411" w14:textId="77777777" w:rsidR="006441E9" w:rsidRDefault="006441E9">
                  <w:pPr>
                    <w:jc w:val="center"/>
                    <w:rPr>
                      <w:ins w:id="1350" w:author="Comparison" w:date="2026-03-13T12:31:00Z" w16du:dateUtc="2026-03-13T03:31:00Z"/>
                      <w:rFonts w:ascii="DejaVu Sans" w:eastAsia="DejaVu Sans" w:hAnsi="DejaVu Sans" w:cs="DejaVu Sans"/>
                      <w:color w:val="000000"/>
                      <w:sz w:val="18"/>
                      <w:szCs w:val="18"/>
                    </w:rPr>
                  </w:pPr>
                </w:p>
              </w:tc>
            </w:tr>
            <w:tr w:rsidR="006441E9" w14:paraId="7C399ADF" w14:textId="77777777" w:rsidTr="006441E9">
              <w:trPr>
                <w:jc w:val="center"/>
                <w:trPrChange w:id="1351" w:author="Comparison" w:date="2026-03-13T12:31:00Z" w16du:dateUtc="2026-03-13T03:31: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52" w:author="Comparison" w:date="2026-03-13T12:31:00Z" w16du:dateUtc="2026-03-13T03:31:00Z">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791B603" w14:textId="77777777" w:rsidR="006441E9" w:rsidRDefault="00EC58B6">
                  <w:pPr>
                    <w:rPr>
                      <w:rFonts w:ascii="DejaVu Sans" w:eastAsia="DejaVu Sans" w:hAnsi="DejaVu Sans" w:cs="DejaVu Sans"/>
                      <w:color w:val="000000"/>
                      <w:sz w:val="18"/>
                      <w:szCs w:val="18"/>
                    </w:rPr>
                    <w:pPrChange w:id="135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Accurate</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54" w:author="Comparison" w:date="2026-03-13T12:31:00Z" w16du:dateUtc="2026-03-13T03:3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C006E00" w14:textId="77777777" w:rsidR="006441E9" w:rsidRDefault="004D4528">
                  <w:pPr>
                    <w:jc w:val="center"/>
                    <w:rPr>
                      <w:rFonts w:ascii="DejaVu Sans" w:eastAsia="DejaVu Sans" w:hAnsi="DejaVu Sans" w:cs="DejaVu Sans"/>
                      <w:color w:val="000000"/>
                      <w:sz w:val="18"/>
                      <w:szCs w:val="18"/>
                    </w:rPr>
                    <w:pPrChange w:id="135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356" w:author="Comparison" w:date="2026-03-13T12:31:00Z" w16du:dateUtc="2026-03-13T03:31:00Z">
                    <w:r>
                      <w:rPr>
                        <w:rFonts w:ascii="DejaVu Sans" w:eastAsia="DejaVu Sans" w:hAnsi="DejaVu Sans" w:cs="DejaVu Sans"/>
                        <w:color w:val="000000"/>
                        <w:sz w:val="18"/>
                        <w:szCs w:val="18"/>
                      </w:rPr>
                      <w:delText>0.04</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57" w:author="Comparison" w:date="2026-03-13T12:31:00Z" w16du:dateUtc="2026-03-13T03:3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788D8D4" w14:textId="77777777" w:rsidR="006441E9" w:rsidRDefault="00EC58B6">
                  <w:pPr>
                    <w:jc w:val="center"/>
                    <w:rPr>
                      <w:rFonts w:ascii="DejaVu Sans" w:eastAsia="DejaVu Sans" w:hAnsi="DejaVu Sans" w:cs="DejaVu Sans"/>
                      <w:color w:val="000000"/>
                      <w:sz w:val="18"/>
                      <w:szCs w:val="18"/>
                    </w:rPr>
                    <w:pPrChange w:id="135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0.50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59" w:author="Comparison" w:date="2026-03-13T12:31:00Z" w16du:dateUtc="2026-03-13T03:3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7F32D42" w14:textId="77777777" w:rsidR="006441E9" w:rsidRDefault="004D4528">
                  <w:pPr>
                    <w:jc w:val="center"/>
                    <w:rPr>
                      <w:rFonts w:ascii="DejaVu Sans" w:eastAsia="DejaVu Sans" w:hAnsi="DejaVu Sans" w:cs="DejaVu Sans"/>
                      <w:color w:val="000000"/>
                      <w:sz w:val="18"/>
                      <w:szCs w:val="18"/>
                    </w:rPr>
                    <w:pPrChange w:id="136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361" w:author="Comparison" w:date="2026-03-13T12:31:00Z" w16du:dateUtc="2026-03-13T03:31:00Z">
                    <w:r>
                      <w:rPr>
                        <w:rFonts w:ascii="DejaVu Sans" w:eastAsia="DejaVu Sans" w:hAnsi="DejaVu Sans" w:cs="DejaVu Sans"/>
                        <w:color w:val="000000"/>
                        <w:sz w:val="18"/>
                        <w:szCs w:val="18"/>
                      </w:rPr>
                      <w:delText>1.000</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62" w:author="Comparison" w:date="2026-03-13T12:31:00Z" w16du:dateUtc="2026-03-13T03:31:00Z">
                    <w:tcPr>
                      <w:tcW w:w="1728"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71C1AB7" w14:textId="77777777" w:rsidR="006441E9" w:rsidRDefault="00EC58B6">
                  <w:pPr>
                    <w:jc w:val="center"/>
                    <w:rPr>
                      <w:rFonts w:ascii="DejaVu Sans" w:eastAsia="DejaVu Sans" w:hAnsi="DejaVu Sans" w:cs="DejaVu Sans"/>
                      <w:color w:val="000000"/>
                      <w:sz w:val="18"/>
                      <w:szCs w:val="18"/>
                    </w:rPr>
                    <w:pPrChange w:id="136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6441E9" w14:paraId="619882EB" w14:textId="77777777" w:rsidTr="006441E9">
              <w:trPr>
                <w:jc w:val="center"/>
                <w:trPrChange w:id="1364" w:author="Comparison" w:date="2026-03-13T12:31:00Z" w16du:dateUtc="2026-03-13T03:31: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65" w:author="Comparison" w:date="2026-03-13T12:31:00Z" w16du:dateUtc="2026-03-13T03:3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8F74649" w14:textId="77777777" w:rsidR="006441E9" w:rsidRDefault="00EC58B6">
                  <w:pPr>
                    <w:rPr>
                      <w:rFonts w:ascii="DejaVu Sans" w:eastAsia="DejaVu Sans" w:hAnsi="DejaVu Sans" w:cs="DejaVu Sans"/>
                      <w:color w:val="000000"/>
                      <w:sz w:val="18"/>
                      <w:szCs w:val="18"/>
                    </w:rPr>
                    <w:pPrChange w:id="136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67"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150404D" w14:textId="77777777" w:rsidR="006441E9" w:rsidRDefault="004D4528">
                  <w:pPr>
                    <w:jc w:val="center"/>
                    <w:rPr>
                      <w:rFonts w:ascii="DejaVu Sans" w:eastAsia="DejaVu Sans" w:hAnsi="DejaVu Sans" w:cs="DejaVu Sans"/>
                      <w:color w:val="000000"/>
                      <w:sz w:val="18"/>
                      <w:szCs w:val="18"/>
                    </w:rPr>
                    <w:pPrChange w:id="136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369" w:author="Comparison" w:date="2026-03-13T12:31:00Z" w16du:dateUtc="2026-03-13T03:31:00Z">
                    <w:r>
                      <w:rPr>
                        <w:rFonts w:ascii="DejaVu Sans" w:eastAsia="DejaVu Sans" w:hAnsi="DejaVu Sans" w:cs="DejaVu Sans"/>
                        <w:color w:val="000000"/>
                        <w:sz w:val="18"/>
                        <w:szCs w:val="18"/>
                      </w:rPr>
                      <w:delText>0.00</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70"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EBFA563" w14:textId="77777777" w:rsidR="006441E9" w:rsidRDefault="00EC58B6">
                  <w:pPr>
                    <w:jc w:val="center"/>
                    <w:rPr>
                      <w:rFonts w:ascii="DejaVu Sans" w:eastAsia="DejaVu Sans" w:hAnsi="DejaVu Sans" w:cs="DejaVu Sans"/>
                      <w:color w:val="000000"/>
                      <w:sz w:val="18"/>
                      <w:szCs w:val="18"/>
                    </w:rPr>
                    <w:pPrChange w:id="137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0.63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72"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9389184" w14:textId="77777777" w:rsidR="006441E9" w:rsidRDefault="004D4528">
                  <w:pPr>
                    <w:jc w:val="center"/>
                    <w:rPr>
                      <w:rFonts w:ascii="DejaVu Sans" w:eastAsia="DejaVu Sans" w:hAnsi="DejaVu Sans" w:cs="DejaVu Sans"/>
                      <w:color w:val="000000"/>
                      <w:sz w:val="18"/>
                      <w:szCs w:val="18"/>
                    </w:rPr>
                    <w:pPrChange w:id="137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374" w:author="Comparison" w:date="2026-03-13T12:31:00Z" w16du:dateUtc="2026-03-13T03:31:00Z">
                    <w:r>
                      <w:rPr>
                        <w:rFonts w:ascii="DejaVu Sans" w:eastAsia="DejaVu Sans" w:hAnsi="DejaVu Sans" w:cs="DejaVu Sans"/>
                        <w:color w:val="000000"/>
                        <w:sz w:val="18"/>
                        <w:szCs w:val="18"/>
                      </w:rPr>
                      <w:delText>1.000</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75"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A336AE4" w14:textId="77777777" w:rsidR="006441E9" w:rsidRDefault="00EC58B6">
                  <w:pPr>
                    <w:jc w:val="center"/>
                    <w:rPr>
                      <w:rFonts w:ascii="DejaVu Sans" w:eastAsia="DejaVu Sans" w:hAnsi="DejaVu Sans" w:cs="DejaVu Sans"/>
                      <w:color w:val="000000"/>
                      <w:sz w:val="18"/>
                      <w:szCs w:val="18"/>
                    </w:rPr>
                    <w:pPrChange w:id="137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6441E9" w14:paraId="51EC9739" w14:textId="77777777" w:rsidTr="006441E9">
              <w:trPr>
                <w:jc w:val="center"/>
                <w:trPrChange w:id="1377" w:author="Comparison" w:date="2026-03-13T12:31:00Z" w16du:dateUtc="2026-03-13T03:31: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78" w:author="Comparison" w:date="2026-03-13T12:31:00Z" w16du:dateUtc="2026-03-13T03:3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2E36643" w14:textId="77777777" w:rsidR="006441E9" w:rsidRDefault="00EC58B6">
                  <w:pPr>
                    <w:rPr>
                      <w:rFonts w:ascii="DejaVu Sans" w:eastAsia="DejaVu Sans" w:hAnsi="DejaVu Sans" w:cs="DejaVu Sans"/>
                      <w:color w:val="000000"/>
                      <w:sz w:val="18"/>
                      <w:szCs w:val="18"/>
                    </w:rPr>
                    <w:pPrChange w:id="137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80"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8D6D99A" w14:textId="77777777" w:rsidR="006441E9" w:rsidRDefault="004D4528">
                  <w:pPr>
                    <w:jc w:val="center"/>
                    <w:rPr>
                      <w:rFonts w:ascii="DejaVu Sans" w:eastAsia="DejaVu Sans" w:hAnsi="DejaVu Sans" w:cs="DejaVu Sans"/>
                      <w:color w:val="000000"/>
                      <w:sz w:val="18"/>
                      <w:szCs w:val="18"/>
                    </w:rPr>
                    <w:pPrChange w:id="138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382" w:author="Comparison" w:date="2026-03-13T12:31:00Z" w16du:dateUtc="2026-03-13T03:31:00Z">
                    <w:r>
                      <w:rPr>
                        <w:rFonts w:ascii="DejaVu Sans" w:eastAsia="DejaVu Sans" w:hAnsi="DejaVu Sans" w:cs="DejaVu Sans"/>
                        <w:color w:val="000000"/>
                        <w:sz w:val="18"/>
                        <w:szCs w:val="18"/>
                      </w:rPr>
                      <w:delText>0.08</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83"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566CACD" w14:textId="77777777" w:rsidR="006441E9" w:rsidRDefault="00EC58B6">
                  <w:pPr>
                    <w:jc w:val="center"/>
                    <w:rPr>
                      <w:rFonts w:ascii="DejaVu Sans" w:eastAsia="DejaVu Sans" w:hAnsi="DejaVu Sans" w:cs="DejaVu Sans"/>
                      <w:color w:val="000000"/>
                      <w:sz w:val="18"/>
                      <w:szCs w:val="18"/>
                    </w:rPr>
                    <w:pPrChange w:id="138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0.60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85"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37EFCDB" w14:textId="77777777" w:rsidR="006441E9" w:rsidRDefault="004D4528">
                  <w:pPr>
                    <w:jc w:val="center"/>
                    <w:rPr>
                      <w:rFonts w:ascii="DejaVu Sans" w:eastAsia="DejaVu Sans" w:hAnsi="DejaVu Sans" w:cs="DejaVu Sans"/>
                      <w:color w:val="000000"/>
                      <w:sz w:val="18"/>
                      <w:szCs w:val="18"/>
                    </w:rPr>
                    <w:pPrChange w:id="138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387" w:author="Comparison" w:date="2026-03-13T12:31:00Z" w16du:dateUtc="2026-03-13T03:31:00Z">
                    <w:r>
                      <w:rPr>
                        <w:rFonts w:ascii="DejaVu Sans" w:eastAsia="DejaVu Sans" w:hAnsi="DejaVu Sans" w:cs="DejaVu Sans"/>
                        <w:color w:val="000000"/>
                        <w:sz w:val="18"/>
                        <w:szCs w:val="18"/>
                      </w:rPr>
                      <w:delText>1.000</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88"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9B723FF" w14:textId="77777777" w:rsidR="006441E9" w:rsidRDefault="00EC58B6">
                  <w:pPr>
                    <w:jc w:val="center"/>
                    <w:rPr>
                      <w:rFonts w:ascii="DejaVu Sans" w:eastAsia="DejaVu Sans" w:hAnsi="DejaVu Sans" w:cs="DejaVu Sans"/>
                      <w:color w:val="000000"/>
                      <w:sz w:val="18"/>
                      <w:szCs w:val="18"/>
                    </w:rPr>
                    <w:pPrChange w:id="138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6441E9" w14:paraId="4B808FE4" w14:textId="77777777" w:rsidTr="006441E9">
              <w:trPr>
                <w:jc w:val="center"/>
                <w:trPrChange w:id="1390" w:author="Comparison" w:date="2026-03-13T12:31:00Z" w16du:dateUtc="2026-03-13T03:31:00Z">
                  <w:trPr>
                    <w:gridAfter w:val="0"/>
                    <w:jc w:val="center"/>
                  </w:trPr>
                </w:trPrChange>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91" w:author="Comparison" w:date="2026-03-13T12:31:00Z" w16du:dateUtc="2026-03-13T03:31:00Z">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C723846" w14:textId="77777777" w:rsidR="006441E9" w:rsidRDefault="00EC58B6">
                  <w:pPr>
                    <w:rPr>
                      <w:rFonts w:ascii="DejaVu Sans" w:eastAsia="DejaVu Sans" w:hAnsi="DejaVu Sans" w:cs="DejaVu Sans"/>
                      <w:color w:val="000000"/>
                      <w:sz w:val="18"/>
                      <w:szCs w:val="18"/>
                    </w:rPr>
                    <w:pPrChange w:id="139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93"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4E5DC13" w14:textId="77777777" w:rsidR="006441E9" w:rsidRDefault="004D4528">
                  <w:pPr>
                    <w:jc w:val="center"/>
                    <w:rPr>
                      <w:rFonts w:ascii="DejaVu Sans" w:eastAsia="DejaVu Sans" w:hAnsi="DejaVu Sans" w:cs="DejaVu Sans"/>
                      <w:color w:val="000000"/>
                      <w:sz w:val="18"/>
                      <w:szCs w:val="18"/>
                    </w:rPr>
                    <w:pPrChange w:id="139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395" w:author="Comparison" w:date="2026-03-13T12:31:00Z" w16du:dateUtc="2026-03-13T03:31:00Z">
                    <w:r>
                      <w:rPr>
                        <w:rFonts w:ascii="DejaVu Sans" w:eastAsia="DejaVu Sans" w:hAnsi="DejaVu Sans" w:cs="DejaVu Sans"/>
                        <w:color w:val="000000"/>
                        <w:sz w:val="18"/>
                        <w:szCs w:val="18"/>
                      </w:rPr>
                      <w:delText>-0.02</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96"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138AE7A" w14:textId="77777777" w:rsidR="006441E9" w:rsidRDefault="00EC58B6">
                  <w:pPr>
                    <w:jc w:val="center"/>
                    <w:rPr>
                      <w:rFonts w:ascii="DejaVu Sans" w:eastAsia="DejaVu Sans" w:hAnsi="DejaVu Sans" w:cs="DejaVu Sans"/>
                      <w:color w:val="000000"/>
                      <w:sz w:val="18"/>
                      <w:szCs w:val="18"/>
                    </w:rPr>
                    <w:pPrChange w:id="139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0.58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398"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68A558A" w14:textId="77777777" w:rsidR="006441E9" w:rsidRDefault="004D4528">
                  <w:pPr>
                    <w:jc w:val="center"/>
                    <w:rPr>
                      <w:rFonts w:ascii="DejaVu Sans" w:eastAsia="DejaVu Sans" w:hAnsi="DejaVu Sans" w:cs="DejaVu Sans"/>
                      <w:color w:val="000000"/>
                      <w:sz w:val="18"/>
                      <w:szCs w:val="18"/>
                    </w:rPr>
                    <w:pPrChange w:id="139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400" w:author="Comparison" w:date="2026-03-13T12:31:00Z" w16du:dateUtc="2026-03-13T03:31:00Z">
                    <w:r>
                      <w:rPr>
                        <w:rFonts w:ascii="DejaVu Sans" w:eastAsia="DejaVu Sans" w:hAnsi="DejaVu Sans" w:cs="DejaVu Sans"/>
                        <w:color w:val="000000"/>
                        <w:sz w:val="18"/>
                        <w:szCs w:val="18"/>
                      </w:rPr>
                      <w:delText>1.000</w:delText>
                    </w:r>
                  </w:del>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401" w:author="Comparison" w:date="2026-03-13T12:31:00Z" w16du:dateUtc="2026-03-13T03:31:00Z">
                    <w:tcPr>
                      <w:tcW w:w="1728"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4005317" w14:textId="77777777" w:rsidR="006441E9" w:rsidRDefault="00EC58B6">
                  <w:pPr>
                    <w:jc w:val="center"/>
                    <w:rPr>
                      <w:rFonts w:ascii="DejaVu Sans" w:eastAsia="DejaVu Sans" w:hAnsi="DejaVu Sans" w:cs="DejaVu Sans"/>
                      <w:color w:val="000000"/>
                      <w:sz w:val="18"/>
                      <w:szCs w:val="18"/>
                    </w:rPr>
                    <w:pPrChange w:id="140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r w:rsidR="006441E9" w14:paraId="4EC8E919" w14:textId="77777777" w:rsidTr="006441E9">
              <w:trPr>
                <w:jc w:val="center"/>
                <w:trPrChange w:id="1403" w:author="Comparison" w:date="2026-03-13T12:31:00Z" w16du:dateUtc="2026-03-13T03:31:00Z">
                  <w:trPr>
                    <w:gridAfter w:val="0"/>
                    <w:jc w:val="center"/>
                  </w:trPr>
                </w:trPrChange>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404" w:author="Comparison" w:date="2026-03-13T12:31:00Z" w16du:dateUtc="2026-03-13T03:31:00Z">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E1D0575" w14:textId="77777777" w:rsidR="006441E9" w:rsidRDefault="00EC58B6">
                  <w:pPr>
                    <w:rPr>
                      <w:rFonts w:ascii="DejaVu Sans" w:eastAsia="DejaVu Sans" w:hAnsi="DejaVu Sans" w:cs="DejaVu Sans"/>
                      <w:color w:val="000000"/>
                      <w:sz w:val="18"/>
                      <w:szCs w:val="18"/>
                    </w:rPr>
                    <w:pPrChange w:id="140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406"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A6714FF" w14:textId="77777777" w:rsidR="006441E9" w:rsidRDefault="00EC58B6">
                  <w:pPr>
                    <w:jc w:val="center"/>
                    <w:rPr>
                      <w:rFonts w:ascii="DejaVu Sans" w:eastAsia="DejaVu Sans" w:hAnsi="DejaVu Sans" w:cs="DejaVu Sans"/>
                      <w:color w:val="000000"/>
                      <w:sz w:val="18"/>
                      <w:szCs w:val="18"/>
                    </w:rPr>
                    <w:pPrChange w:id="140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moveFromRangeStart w:id="1408" w:author="Comparison" w:date="2026-03-13T12:31:00Z" w:name="move224297522"/>
                  <w:moveFrom w:id="1409" w:author="Comparison" w:date="2026-03-13T12:31:00Z" w16du:dateUtc="2026-03-13T03:31:00Z">
                    <w:r>
                      <w:rPr>
                        <w:rFonts w:ascii="DejaVu Sans" w:eastAsia="DejaVu Sans" w:hAnsi="DejaVu Sans" w:cs="DejaVu Sans"/>
                        <w:color w:val="000000"/>
                        <w:sz w:val="18"/>
                        <w:szCs w:val="18"/>
                      </w:rPr>
                      <w:t>0.00</w:t>
                    </w:r>
                  </w:moveFrom>
                  <w:moveFromRangeEnd w:id="1408"/>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410"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F9D5D05" w14:textId="77777777" w:rsidR="006441E9" w:rsidRDefault="00EC58B6">
                  <w:pPr>
                    <w:jc w:val="center"/>
                    <w:rPr>
                      <w:rFonts w:ascii="DejaVu Sans" w:eastAsia="DejaVu Sans" w:hAnsi="DejaVu Sans" w:cs="DejaVu Sans"/>
                      <w:color w:val="000000"/>
                      <w:sz w:val="18"/>
                      <w:szCs w:val="18"/>
                    </w:rPr>
                    <w:pPrChange w:id="141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0.30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412"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3064F41" w14:textId="77777777" w:rsidR="006441E9" w:rsidRDefault="004D4528">
                  <w:pPr>
                    <w:jc w:val="center"/>
                    <w:rPr>
                      <w:rFonts w:ascii="DejaVu Sans" w:eastAsia="DejaVu Sans" w:hAnsi="DejaVu Sans" w:cs="DejaVu Sans"/>
                      <w:color w:val="000000"/>
                      <w:sz w:val="18"/>
                      <w:szCs w:val="18"/>
                    </w:rPr>
                    <w:pPrChange w:id="141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del w:id="1414" w:author="Comparison" w:date="2026-03-13T12:31:00Z" w16du:dateUtc="2026-03-13T03:31:00Z">
                    <w:r>
                      <w:rPr>
                        <w:rFonts w:ascii="DejaVu Sans" w:eastAsia="DejaVu Sans" w:hAnsi="DejaVu Sans" w:cs="DejaVu Sans"/>
                        <w:color w:val="000000"/>
                        <w:sz w:val="18"/>
                        <w:szCs w:val="18"/>
                      </w:rPr>
                      <w:delText>1.000</w:delText>
                    </w:r>
                  </w:del>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415" w:author="Comparison" w:date="2026-03-13T12:31:00Z" w16du:dateUtc="2026-03-13T03:31:00Z">
                    <w:tcPr>
                      <w:tcW w:w="1728"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41B1A32" w14:textId="77777777" w:rsidR="006441E9" w:rsidRDefault="00EC58B6">
                  <w:pPr>
                    <w:jc w:val="center"/>
                    <w:rPr>
                      <w:rFonts w:ascii="DejaVu Sans" w:eastAsia="DejaVu Sans" w:hAnsi="DejaVu Sans" w:cs="DejaVu Sans"/>
                      <w:color w:val="000000"/>
                      <w:sz w:val="18"/>
                      <w:szCs w:val="18"/>
                    </w:rPr>
                    <w:pPrChange w:id="141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center"/>
                      </w:pPr>
                    </w:pPrChange>
                  </w:pPr>
                  <w:r>
                    <w:rPr>
                      <w:rFonts w:ascii="DejaVu Sans" w:eastAsia="DejaVu Sans" w:hAnsi="DejaVu Sans" w:cs="DejaVu Sans"/>
                      <w:color w:val="000000"/>
                      <w:sz w:val="18"/>
                      <w:szCs w:val="18"/>
                    </w:rPr>
                    <w:t>&lt;0.001</w:t>
                  </w:r>
                </w:p>
              </w:tc>
            </w:tr>
          </w:tbl>
          <w:p w14:paraId="0CA34485" w14:textId="77777777" w:rsidR="006441E9" w:rsidRDefault="006441E9">
            <w:pPr>
              <w:pPrChange w:id="1417" w:author="Comparison" w:date="2026-03-13T12:31:00Z" w16du:dateUtc="2026-03-13T03:31:00Z">
                <w:pPr>
                  <w:spacing w:after="240"/>
                </w:pPr>
              </w:pPrChange>
            </w:pPr>
          </w:p>
        </w:tc>
        <w:bookmarkEnd w:id="1273"/>
      </w:tr>
    </w:tbl>
    <w:p w14:paraId="7DFFCD8C" w14:textId="77777777" w:rsidR="006441E9" w:rsidRDefault="00EC58B6">
      <w:pPr>
        <w:pStyle w:val="Kop4"/>
        <w:rPr>
          <w:ins w:id="1418" w:author="Comparison" w:date="2026-03-13T12:31:00Z" w16du:dateUtc="2026-03-13T03:31:00Z"/>
        </w:rPr>
      </w:pPr>
      <w:bookmarkStart w:id="1419" w:name="X2274c5648a659b767e085ca42b68a59629a3fc5"/>
      <w:bookmarkEnd w:id="1264"/>
      <w:ins w:id="1420" w:author="Comparison" w:date="2026-03-13T12:31:00Z" w16du:dateUtc="2026-03-13T03:31:00Z">
        <w:r>
          <w:t>Relationship Between Student Log Length and Feedback Scores</w:t>
        </w:r>
      </w:ins>
    </w:p>
    <w:p w14:paraId="597D6320" w14:textId="77777777" w:rsidR="006441E9" w:rsidRDefault="00EC58B6">
      <w:pPr>
        <w:pStyle w:val="FirstParagraph"/>
        <w:rPr>
          <w:ins w:id="1421" w:author="Comparison" w:date="2026-03-13T12:31:00Z" w16du:dateUtc="2026-03-13T03:31:00Z"/>
        </w:rPr>
      </w:pPr>
      <w:ins w:id="1422" w:author="Comparison" w:date="2026-03-13T12:31:00Z" w16du:dateUtc="2026-03-13T03:31:00Z">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 </w:t>
        </w:r>
        <w:r>
          <w:rPr>
            <w:i/>
            <w:iCs/>
          </w:rPr>
          <w:t>P</w:t>
        </w:r>
        <w:r>
          <w:t>&gt;.05), indicating that variation in student log length did not systematically influence rubric scores for either feedback type.</w:t>
        </w:r>
      </w:ins>
    </w:p>
    <w:p w14:paraId="3A50B8CA" w14:textId="77777777" w:rsidR="006441E9" w:rsidRDefault="00EC58B6">
      <w:pPr>
        <w:pStyle w:val="Kop4"/>
        <w:rPr>
          <w:ins w:id="1423" w:author="Comparison" w:date="2026-03-13T12:31:00Z" w16du:dateUtc="2026-03-13T03:31:00Z"/>
        </w:rPr>
      </w:pPr>
      <w:bookmarkStart w:id="1424" w:name="inter-rater-reliability"/>
      <w:bookmarkEnd w:id="1419"/>
      <w:ins w:id="1425" w:author="Comparison" w:date="2026-03-13T12:31:00Z" w16du:dateUtc="2026-03-13T03:31:00Z">
        <w:r>
          <w:t>Inter-Rater Reliability</w:t>
        </w:r>
      </w:ins>
    </w:p>
    <w:p w14:paraId="45CDE204" w14:textId="77777777" w:rsidR="006441E9" w:rsidRDefault="00EC58B6">
      <w:pPr>
        <w:pStyle w:val="FirstParagraph"/>
        <w:rPr>
          <w:ins w:id="1426" w:author="Comparison" w:date="2026-03-13T12:31:00Z" w16du:dateUtc="2026-03-13T03:31:00Z"/>
        </w:rPr>
      </w:pPr>
      <w:ins w:id="1427" w:author="Comparison" w:date="2026-03-13T12:31:00Z" w16du:dateUtc="2026-03-13T03:31:00Z">
        <w:r>
          <w:t>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r>
          <w:fldChar w:fldCharType="begin"/>
        </w:r>
        <w:r>
          <w:instrText>HYPERLINK \l "tbl-inter-rater-reliability" \h</w:instrText>
        </w:r>
        <w:r>
          <w:fldChar w:fldCharType="separate"/>
        </w:r>
        <w:r>
          <w:rPr>
            <w:rStyle w:val="Hyperlink"/>
          </w:rPr>
          <w:t>Table 5</w:t>
        </w:r>
        <w:r>
          <w:fldChar w:fldCharType="end"/>
        </w:r>
        <w:r>
          <w:t xml:space="preserve">). For supervisor feedback, inter-rater agreement was fair to moderate (weighted κ=0.37–0.54, all </w:t>
        </w:r>
        <w:r>
          <w:rPr>
            <w:i/>
            <w:iCs/>
          </w:rPr>
          <w:t>P</w:t>
        </w:r>
        <w:r>
          <w:t xml:space="preserve">&lt;.001). For AI feedback, agreement was poor (weighted κ=0.04–0.15, mostly non-significant). This pattern suggests that faculty and student </w:t>
        </w:r>
        <w:r>
          <w:lastRenderedPageBreak/>
          <w:t>evaluators reached more consistent judgments when rating supervisor feedback than when rating AI feedback.</w:t>
        </w:r>
      </w:ins>
    </w:p>
    <w:tbl>
      <w:tblPr>
        <w:tblStyle w:val="Table"/>
        <w:tblW w:w="5000" w:type="pct"/>
        <w:tblLayout w:type="fixed"/>
        <w:tblLook w:val="0000" w:firstRow="0" w:lastRow="0" w:firstColumn="0" w:lastColumn="0" w:noHBand="0" w:noVBand="0"/>
      </w:tblPr>
      <w:tblGrid>
        <w:gridCol w:w="9054"/>
      </w:tblGrid>
      <w:tr w:rsidR="006441E9" w14:paraId="24BAF6F6" w14:textId="77777777">
        <w:trPr>
          <w:ins w:id="1428" w:author="Comparison" w:date="2026-03-13T12:31:00Z"/>
        </w:trPr>
        <w:tc>
          <w:tcPr>
            <w:tcW w:w="7920" w:type="dxa"/>
          </w:tcPr>
          <w:p w14:paraId="06649BFB" w14:textId="77777777" w:rsidR="006441E9" w:rsidRDefault="00EC58B6">
            <w:pPr>
              <w:pStyle w:val="ImageCaption"/>
              <w:spacing w:before="200"/>
              <w:rPr>
                <w:ins w:id="1429" w:author="Comparison" w:date="2026-03-13T12:31:00Z" w16du:dateUtc="2026-03-13T03:31:00Z"/>
              </w:rPr>
            </w:pPr>
            <w:bookmarkStart w:id="1430" w:name="tbl-inter-rater-reliability"/>
            <w:ins w:id="1431" w:author="Comparison" w:date="2026-03-13T12:31:00Z" w16du:dateUtc="2026-03-13T03:31:00Z">
              <w:r>
                <w:t>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ins>
          </w:p>
          <w:tbl>
            <w:tblPr>
              <w:tblStyle w:val="Table"/>
              <w:tblW w:w="5000" w:type="pct"/>
              <w:jc w:val="center"/>
              <w:tblLayout w:type="fixed"/>
              <w:tblLook w:val="0420" w:firstRow="1" w:lastRow="0" w:firstColumn="0" w:lastColumn="0" w:noHBand="0" w:noVBand="1"/>
            </w:tblPr>
            <w:tblGrid>
              <w:gridCol w:w="1104"/>
              <w:gridCol w:w="1104"/>
              <w:gridCol w:w="1105"/>
              <w:gridCol w:w="1105"/>
              <w:gridCol w:w="1105"/>
              <w:gridCol w:w="1105"/>
              <w:gridCol w:w="1105"/>
              <w:gridCol w:w="1105"/>
            </w:tblGrid>
            <w:tr w:rsidR="006441E9" w14:paraId="32DD677A" w14:textId="77777777" w:rsidTr="006441E9">
              <w:trPr>
                <w:cnfStyle w:val="100000000000" w:firstRow="1" w:lastRow="0" w:firstColumn="0" w:lastColumn="0" w:oddVBand="0" w:evenVBand="0" w:oddHBand="0" w:evenHBand="0" w:firstRowFirstColumn="0" w:firstRowLastColumn="0" w:lastRowFirstColumn="0" w:lastRowLastColumn="0"/>
                <w:tblHeader/>
                <w:jc w:val="center"/>
                <w:ins w:id="1432" w:author="Comparison" w:date="2026-03-13T12:31:00Z"/>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0AE92" w14:textId="77777777" w:rsidR="006441E9" w:rsidRDefault="00EC58B6">
                  <w:pPr>
                    <w:rPr>
                      <w:ins w:id="1433" w:author="Comparison" w:date="2026-03-13T12:31:00Z" w16du:dateUtc="2026-03-13T03:31:00Z"/>
                      <w:rFonts w:ascii="DejaVu Sans" w:eastAsia="DejaVu Sans" w:hAnsi="DejaVu Sans" w:cs="DejaVu Sans"/>
                      <w:b/>
                      <w:color w:val="000000"/>
                      <w:sz w:val="16"/>
                      <w:szCs w:val="16"/>
                    </w:rPr>
                  </w:pPr>
                  <w:ins w:id="1434" w:author="Comparison" w:date="2026-03-13T12:31:00Z" w16du:dateUtc="2026-03-13T03:31:00Z">
                    <w:r>
                      <w:rPr>
                        <w:rFonts w:ascii="DejaVu Sans" w:eastAsia="DejaVu Sans" w:hAnsi="DejaVu Sans" w:cs="DejaVu Sans"/>
                        <w:b/>
                        <w:color w:val="000000"/>
                        <w:sz w:val="16"/>
                        <w:szCs w:val="16"/>
                      </w:rPr>
                      <w:t>Item</w:t>
                    </w:r>
                  </w:ins>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F5EE54" w14:textId="77777777" w:rsidR="006441E9" w:rsidRDefault="00EC58B6">
                  <w:pPr>
                    <w:rPr>
                      <w:ins w:id="1435" w:author="Comparison" w:date="2026-03-13T12:31:00Z" w16du:dateUtc="2026-03-13T03:31:00Z"/>
                      <w:rFonts w:ascii="DejaVu Sans" w:eastAsia="DejaVu Sans" w:hAnsi="DejaVu Sans" w:cs="DejaVu Sans"/>
                      <w:b/>
                      <w:color w:val="000000"/>
                      <w:sz w:val="16"/>
                      <w:szCs w:val="16"/>
                    </w:rPr>
                  </w:pPr>
                  <w:ins w:id="1436" w:author="Comparison" w:date="2026-03-13T12:31:00Z" w16du:dateUtc="2026-03-13T03:31:00Z">
                    <w:r>
                      <w:rPr>
                        <w:rFonts w:ascii="DejaVu Sans" w:eastAsia="DejaVu Sans" w:hAnsi="DejaVu Sans" w:cs="DejaVu Sans"/>
                        <w:b/>
                        <w:color w:val="000000"/>
                        <w:sz w:val="16"/>
                        <w:szCs w:val="16"/>
                      </w:rPr>
                      <w:t>Feedback Type</w:t>
                    </w:r>
                  </w:ins>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4FDD0" w14:textId="77777777" w:rsidR="006441E9" w:rsidRDefault="00EC58B6">
                  <w:pPr>
                    <w:jc w:val="right"/>
                    <w:rPr>
                      <w:ins w:id="1437" w:author="Comparison" w:date="2026-03-13T12:31:00Z" w16du:dateUtc="2026-03-13T03:31:00Z"/>
                      <w:rFonts w:ascii="DejaVu Sans" w:eastAsia="DejaVu Sans" w:hAnsi="DejaVu Sans" w:cs="DejaVu Sans"/>
                      <w:b/>
                      <w:color w:val="000000"/>
                      <w:sz w:val="16"/>
                      <w:szCs w:val="16"/>
                    </w:rPr>
                  </w:pPr>
                  <w:ins w:id="1438" w:author="Comparison" w:date="2026-03-13T12:31:00Z" w16du:dateUtc="2026-03-13T03:31:00Z">
                    <w:r>
                      <w:rPr>
                        <w:rFonts w:ascii="DejaVu Sans" w:eastAsia="DejaVu Sans" w:hAnsi="DejaVu Sans" w:cs="DejaVu Sans"/>
                        <w:b/>
                        <w:color w:val="000000"/>
                        <w:sz w:val="16"/>
                        <w:szCs w:val="16"/>
                      </w:rPr>
                      <w:t>N</w:t>
                    </w:r>
                  </w:ins>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9BA41" w14:textId="77777777" w:rsidR="006441E9" w:rsidRDefault="00EC58B6">
                  <w:pPr>
                    <w:jc w:val="right"/>
                    <w:rPr>
                      <w:ins w:id="1439" w:author="Comparison" w:date="2026-03-13T12:31:00Z" w16du:dateUtc="2026-03-13T03:31:00Z"/>
                      <w:rFonts w:ascii="DejaVu Sans" w:eastAsia="DejaVu Sans" w:hAnsi="DejaVu Sans" w:cs="DejaVu Sans"/>
                      <w:b/>
                      <w:color w:val="000000"/>
                      <w:sz w:val="16"/>
                      <w:szCs w:val="16"/>
                    </w:rPr>
                  </w:pPr>
                  <w:ins w:id="1440" w:author="Comparison" w:date="2026-03-13T12:31:00Z" w16du:dateUtc="2026-03-13T03:31:00Z">
                    <w:r>
                      <w:rPr>
                        <w:rFonts w:ascii="DejaVu Sans" w:eastAsia="DejaVu Sans" w:hAnsi="DejaVu Sans" w:cs="DejaVu Sans"/>
                        <w:b/>
                        <w:color w:val="000000"/>
                        <w:sz w:val="16"/>
                        <w:szCs w:val="16"/>
                      </w:rPr>
                      <w:t>% Agreement</w:t>
                    </w:r>
                  </w:ins>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B111A" w14:textId="77777777" w:rsidR="006441E9" w:rsidRDefault="00EC58B6">
                  <w:pPr>
                    <w:jc w:val="right"/>
                    <w:rPr>
                      <w:ins w:id="1441" w:author="Comparison" w:date="2026-03-13T12:31:00Z" w16du:dateUtc="2026-03-13T03:31:00Z"/>
                      <w:rFonts w:ascii="DejaVu Sans" w:eastAsia="DejaVu Sans" w:hAnsi="DejaVu Sans" w:cs="DejaVu Sans"/>
                      <w:b/>
                      <w:color w:val="000000"/>
                      <w:sz w:val="16"/>
                      <w:szCs w:val="16"/>
                    </w:rPr>
                  </w:pPr>
                  <w:ins w:id="1442" w:author="Comparison" w:date="2026-03-13T12:31:00Z" w16du:dateUtc="2026-03-13T03:31:00Z">
                    <w:r>
                      <w:rPr>
                        <w:rFonts w:ascii="DejaVu Sans" w:eastAsia="DejaVu Sans" w:hAnsi="DejaVu Sans" w:cs="DejaVu Sans"/>
                        <w:b/>
                        <w:color w:val="000000"/>
                        <w:sz w:val="16"/>
                        <w:szCs w:val="16"/>
                      </w:rPr>
                      <w:t>Weighted κ</w:t>
                    </w:r>
                  </w:ins>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4BE2D7" w14:textId="77777777" w:rsidR="006441E9" w:rsidRDefault="00EC58B6">
                  <w:pPr>
                    <w:rPr>
                      <w:ins w:id="1443" w:author="Comparison" w:date="2026-03-13T12:31:00Z" w16du:dateUtc="2026-03-13T03:31:00Z"/>
                      <w:rFonts w:ascii="DejaVu Sans" w:eastAsia="DejaVu Sans" w:hAnsi="DejaVu Sans" w:cs="DejaVu Sans"/>
                      <w:b/>
                      <w:color w:val="000000"/>
                      <w:sz w:val="16"/>
                      <w:szCs w:val="16"/>
                    </w:rPr>
                  </w:pPr>
                  <w:ins w:id="1444" w:author="Comparison" w:date="2026-03-13T12:31:00Z" w16du:dateUtc="2026-03-13T03:31:00Z">
                    <w:r>
                      <w:rPr>
                        <w:rFonts w:ascii="DejaVu Sans" w:eastAsia="DejaVu Sans" w:hAnsi="DejaVu Sans" w:cs="DejaVu Sans"/>
                        <w:b/>
                        <w:color w:val="000000"/>
                        <w:sz w:val="16"/>
                        <w:szCs w:val="16"/>
                      </w:rPr>
                      <w:t>κ P value</w:t>
                    </w:r>
                  </w:ins>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A4E7D" w14:textId="77777777" w:rsidR="006441E9" w:rsidRDefault="00EC58B6">
                  <w:pPr>
                    <w:rPr>
                      <w:ins w:id="1445" w:author="Comparison" w:date="2026-03-13T12:31:00Z" w16du:dateUtc="2026-03-13T03:31:00Z"/>
                      <w:rFonts w:ascii="DejaVu Sans" w:eastAsia="DejaVu Sans" w:hAnsi="DejaVu Sans" w:cs="DejaVu Sans"/>
                      <w:b/>
                      <w:color w:val="000000"/>
                      <w:sz w:val="16"/>
                      <w:szCs w:val="16"/>
                    </w:rPr>
                  </w:pPr>
                  <w:ins w:id="1446" w:author="Comparison" w:date="2026-03-13T12:31:00Z" w16du:dateUtc="2026-03-13T03:31:00Z">
                    <w:r>
                      <w:rPr>
                        <w:rFonts w:ascii="DejaVu Sans" w:eastAsia="DejaVu Sans" w:hAnsi="DejaVu Sans" w:cs="DejaVu Sans"/>
                        <w:b/>
                        <w:color w:val="000000"/>
                        <w:sz w:val="16"/>
                        <w:szCs w:val="16"/>
                      </w:rPr>
                      <w:t>ICC (95% CI)</w:t>
                    </w:r>
                  </w:ins>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B1D8F8" w14:textId="77777777" w:rsidR="006441E9" w:rsidRDefault="00EC58B6">
                  <w:pPr>
                    <w:rPr>
                      <w:ins w:id="1447" w:author="Comparison" w:date="2026-03-13T12:31:00Z" w16du:dateUtc="2026-03-13T03:31:00Z"/>
                      <w:rFonts w:ascii="DejaVu Sans" w:eastAsia="DejaVu Sans" w:hAnsi="DejaVu Sans" w:cs="DejaVu Sans"/>
                      <w:b/>
                      <w:color w:val="000000"/>
                      <w:sz w:val="16"/>
                      <w:szCs w:val="16"/>
                    </w:rPr>
                  </w:pPr>
                  <w:ins w:id="1448" w:author="Comparison" w:date="2026-03-13T12:31:00Z" w16du:dateUtc="2026-03-13T03:31:00Z">
                    <w:r>
                      <w:rPr>
                        <w:rFonts w:ascii="DejaVu Sans" w:eastAsia="DejaVu Sans" w:hAnsi="DejaVu Sans" w:cs="DejaVu Sans"/>
                        <w:b/>
                        <w:color w:val="000000"/>
                        <w:sz w:val="16"/>
                        <w:szCs w:val="16"/>
                      </w:rPr>
                      <w:t>ICC P value</w:t>
                    </w:r>
                  </w:ins>
                </w:p>
              </w:tc>
            </w:tr>
            <w:tr w:rsidR="006441E9" w14:paraId="45F9B297" w14:textId="77777777" w:rsidTr="006441E9">
              <w:trPr>
                <w:jc w:val="center"/>
                <w:ins w:id="1449" w:author="Comparison" w:date="2026-03-13T12:31:00Z"/>
              </w:trPr>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794CD" w14:textId="77777777" w:rsidR="006441E9" w:rsidRDefault="00EC58B6">
                  <w:pPr>
                    <w:rPr>
                      <w:ins w:id="1450" w:author="Comparison" w:date="2026-03-13T12:31:00Z" w16du:dateUtc="2026-03-13T03:31:00Z"/>
                      <w:rFonts w:ascii="DejaVu Sans" w:eastAsia="DejaVu Sans" w:hAnsi="DejaVu Sans" w:cs="DejaVu Sans"/>
                      <w:color w:val="000000"/>
                      <w:sz w:val="16"/>
                      <w:szCs w:val="16"/>
                    </w:rPr>
                  </w:pPr>
                  <w:ins w:id="1451" w:author="Comparison" w:date="2026-03-13T12:31:00Z" w16du:dateUtc="2026-03-13T03:31:00Z">
                    <w:r>
                      <w:rPr>
                        <w:rFonts w:ascii="DejaVu Sans" w:eastAsia="DejaVu Sans" w:hAnsi="DejaVu Sans" w:cs="DejaVu Sans"/>
                        <w:color w:val="000000"/>
                        <w:sz w:val="16"/>
                        <w:szCs w:val="16"/>
                      </w:rPr>
                      <w:t>Accurate</w:t>
                    </w:r>
                  </w:ins>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46260" w14:textId="77777777" w:rsidR="006441E9" w:rsidRDefault="00EC58B6">
                  <w:pPr>
                    <w:rPr>
                      <w:ins w:id="1452" w:author="Comparison" w:date="2026-03-13T12:31:00Z" w16du:dateUtc="2026-03-13T03:31:00Z"/>
                      <w:rFonts w:ascii="DejaVu Sans" w:eastAsia="DejaVu Sans" w:hAnsi="DejaVu Sans" w:cs="DejaVu Sans"/>
                      <w:color w:val="000000"/>
                      <w:sz w:val="16"/>
                      <w:szCs w:val="16"/>
                    </w:rPr>
                  </w:pPr>
                  <w:ins w:id="1453" w:author="Comparison" w:date="2026-03-13T12:31:00Z" w16du:dateUtc="2026-03-13T03:31:00Z">
                    <w:r>
                      <w:rPr>
                        <w:rFonts w:ascii="DejaVu Sans" w:eastAsia="DejaVu Sans" w:hAnsi="DejaVu Sans" w:cs="DejaVu Sans"/>
                        <w:color w:val="000000"/>
                        <w:sz w:val="16"/>
                        <w:szCs w:val="16"/>
                      </w:rPr>
                      <w:t>AI</w:t>
                    </w:r>
                  </w:ins>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EED7EA" w14:textId="77777777" w:rsidR="006441E9" w:rsidRDefault="00EC58B6">
                  <w:pPr>
                    <w:jc w:val="right"/>
                    <w:rPr>
                      <w:ins w:id="1454" w:author="Comparison" w:date="2026-03-13T12:31:00Z" w16du:dateUtc="2026-03-13T03:31:00Z"/>
                      <w:rFonts w:ascii="DejaVu Sans" w:eastAsia="DejaVu Sans" w:hAnsi="DejaVu Sans" w:cs="DejaVu Sans"/>
                      <w:color w:val="000000"/>
                      <w:sz w:val="16"/>
                      <w:szCs w:val="16"/>
                    </w:rPr>
                  </w:pPr>
                  <w:ins w:id="1455"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DFA16" w14:textId="77777777" w:rsidR="006441E9" w:rsidRDefault="00EC58B6">
                  <w:pPr>
                    <w:jc w:val="right"/>
                    <w:rPr>
                      <w:ins w:id="1456" w:author="Comparison" w:date="2026-03-13T12:31:00Z" w16du:dateUtc="2026-03-13T03:31:00Z"/>
                      <w:rFonts w:ascii="DejaVu Sans" w:eastAsia="DejaVu Sans" w:hAnsi="DejaVu Sans" w:cs="DejaVu Sans"/>
                      <w:color w:val="000000"/>
                      <w:sz w:val="16"/>
                      <w:szCs w:val="16"/>
                    </w:rPr>
                  </w:pPr>
                  <w:ins w:id="1457" w:author="Comparison" w:date="2026-03-13T12:31:00Z" w16du:dateUtc="2026-03-13T03:31:00Z">
                    <w:r>
                      <w:rPr>
                        <w:rFonts w:ascii="DejaVu Sans" w:eastAsia="DejaVu Sans" w:hAnsi="DejaVu Sans" w:cs="DejaVu Sans"/>
                        <w:color w:val="000000"/>
                        <w:sz w:val="16"/>
                        <w:szCs w:val="16"/>
                      </w:rPr>
                      <w:t>36.0</w:t>
                    </w:r>
                  </w:ins>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CFDBCF" w14:textId="77777777" w:rsidR="006441E9" w:rsidRDefault="00EC58B6">
                  <w:pPr>
                    <w:jc w:val="right"/>
                    <w:rPr>
                      <w:ins w:id="1458" w:author="Comparison" w:date="2026-03-13T12:31:00Z" w16du:dateUtc="2026-03-13T03:31:00Z"/>
                      <w:rFonts w:ascii="DejaVu Sans" w:eastAsia="DejaVu Sans" w:hAnsi="DejaVu Sans" w:cs="DejaVu Sans"/>
                      <w:color w:val="000000"/>
                      <w:sz w:val="16"/>
                      <w:szCs w:val="16"/>
                    </w:rPr>
                  </w:pPr>
                  <w:ins w:id="1459" w:author="Comparison" w:date="2026-03-13T12:31:00Z" w16du:dateUtc="2026-03-13T03:31:00Z">
                    <w:r>
                      <w:rPr>
                        <w:rFonts w:ascii="DejaVu Sans" w:eastAsia="DejaVu Sans" w:hAnsi="DejaVu Sans" w:cs="DejaVu Sans"/>
                        <w:color w:val="000000"/>
                        <w:sz w:val="16"/>
                        <w:szCs w:val="16"/>
                      </w:rPr>
                      <w:t>0.062</w:t>
                    </w:r>
                  </w:ins>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30686C" w14:textId="77777777" w:rsidR="006441E9" w:rsidRDefault="00EC58B6">
                  <w:pPr>
                    <w:rPr>
                      <w:ins w:id="1460" w:author="Comparison" w:date="2026-03-13T12:31:00Z" w16du:dateUtc="2026-03-13T03:31:00Z"/>
                      <w:rFonts w:ascii="DejaVu Sans" w:eastAsia="DejaVu Sans" w:hAnsi="DejaVu Sans" w:cs="DejaVu Sans"/>
                      <w:color w:val="000000"/>
                      <w:sz w:val="16"/>
                      <w:szCs w:val="16"/>
                    </w:rPr>
                  </w:pPr>
                  <w:ins w:id="1461" w:author="Comparison" w:date="2026-03-13T12:31:00Z" w16du:dateUtc="2026-03-13T03:31:00Z">
                    <w:r>
                      <w:rPr>
                        <w:rFonts w:ascii="DejaVu Sans" w:eastAsia="DejaVu Sans" w:hAnsi="DejaVu Sans" w:cs="DejaVu Sans"/>
                        <w:color w:val="000000"/>
                        <w:sz w:val="16"/>
                        <w:szCs w:val="16"/>
                      </w:rPr>
                      <w:t>0.412</w:t>
                    </w:r>
                  </w:ins>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22B102" w14:textId="77777777" w:rsidR="006441E9" w:rsidRDefault="00EC58B6">
                  <w:pPr>
                    <w:rPr>
                      <w:ins w:id="1462" w:author="Comparison" w:date="2026-03-13T12:31:00Z" w16du:dateUtc="2026-03-13T03:31:00Z"/>
                      <w:rFonts w:ascii="DejaVu Sans" w:eastAsia="DejaVu Sans" w:hAnsi="DejaVu Sans" w:cs="DejaVu Sans"/>
                      <w:color w:val="000000"/>
                      <w:sz w:val="16"/>
                      <w:szCs w:val="16"/>
                    </w:rPr>
                  </w:pPr>
                  <w:ins w:id="1463" w:author="Comparison" w:date="2026-03-13T12:31:00Z" w16du:dateUtc="2026-03-13T03:31:00Z">
                    <w:r>
                      <w:rPr>
                        <w:rFonts w:ascii="DejaVu Sans" w:eastAsia="DejaVu Sans" w:hAnsi="DejaVu Sans" w:cs="DejaVu Sans"/>
                        <w:color w:val="000000"/>
                        <w:sz w:val="16"/>
                        <w:szCs w:val="16"/>
                      </w:rPr>
                      <w:t>0.062 (-0.087-0.210)</w:t>
                    </w:r>
                  </w:ins>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ED4EED" w14:textId="77777777" w:rsidR="006441E9" w:rsidRDefault="00EC58B6">
                  <w:pPr>
                    <w:rPr>
                      <w:ins w:id="1464" w:author="Comparison" w:date="2026-03-13T12:31:00Z" w16du:dateUtc="2026-03-13T03:31:00Z"/>
                      <w:rFonts w:ascii="DejaVu Sans" w:eastAsia="DejaVu Sans" w:hAnsi="DejaVu Sans" w:cs="DejaVu Sans"/>
                      <w:color w:val="000000"/>
                      <w:sz w:val="16"/>
                      <w:szCs w:val="16"/>
                    </w:rPr>
                  </w:pPr>
                  <w:ins w:id="1465" w:author="Comparison" w:date="2026-03-13T12:31:00Z" w16du:dateUtc="2026-03-13T03:31:00Z">
                    <w:r>
                      <w:rPr>
                        <w:rFonts w:ascii="DejaVu Sans" w:eastAsia="DejaVu Sans" w:hAnsi="DejaVu Sans" w:cs="DejaVu Sans"/>
                        <w:color w:val="000000"/>
                        <w:sz w:val="16"/>
                        <w:szCs w:val="16"/>
                      </w:rPr>
                      <w:t>0.207</w:t>
                    </w:r>
                  </w:ins>
                </w:p>
              </w:tc>
            </w:tr>
            <w:tr w:rsidR="006441E9" w14:paraId="35C3100C" w14:textId="77777777" w:rsidTr="006441E9">
              <w:trPr>
                <w:jc w:val="center"/>
                <w:ins w:id="1466" w:author="Comparison" w:date="2026-03-13T12:31:00Z"/>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451231" w14:textId="77777777" w:rsidR="006441E9" w:rsidRDefault="00EC58B6">
                  <w:pPr>
                    <w:rPr>
                      <w:ins w:id="1467" w:author="Comparison" w:date="2026-03-13T12:31:00Z" w16du:dateUtc="2026-03-13T03:31:00Z"/>
                      <w:rFonts w:ascii="DejaVu Sans" w:eastAsia="DejaVu Sans" w:hAnsi="DejaVu Sans" w:cs="DejaVu Sans"/>
                      <w:color w:val="000000"/>
                      <w:sz w:val="16"/>
                      <w:szCs w:val="16"/>
                    </w:rPr>
                  </w:pPr>
                  <w:ins w:id="1468" w:author="Comparison" w:date="2026-03-13T12:31:00Z" w16du:dateUtc="2026-03-13T03:31:00Z">
                    <w:r>
                      <w:rPr>
                        <w:rFonts w:ascii="DejaVu Sans" w:eastAsia="DejaVu Sans" w:hAnsi="DejaVu Sans" w:cs="DejaVu Sans"/>
                        <w:color w:val="000000"/>
                        <w:sz w:val="16"/>
                        <w:szCs w:val="16"/>
                      </w:rPr>
                      <w:t>Accurate</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D79247" w14:textId="77777777" w:rsidR="006441E9" w:rsidRDefault="00EC58B6">
                  <w:pPr>
                    <w:rPr>
                      <w:ins w:id="1469" w:author="Comparison" w:date="2026-03-13T12:31:00Z" w16du:dateUtc="2026-03-13T03:31:00Z"/>
                      <w:rFonts w:ascii="DejaVu Sans" w:eastAsia="DejaVu Sans" w:hAnsi="DejaVu Sans" w:cs="DejaVu Sans"/>
                      <w:color w:val="000000"/>
                      <w:sz w:val="16"/>
                      <w:szCs w:val="16"/>
                    </w:rPr>
                  </w:pPr>
                  <w:ins w:id="1470" w:author="Comparison" w:date="2026-03-13T12:31:00Z" w16du:dateUtc="2026-03-13T03:31:00Z">
                    <w:r>
                      <w:rPr>
                        <w:rFonts w:ascii="DejaVu Sans" w:eastAsia="DejaVu Sans" w:hAnsi="DejaVu Sans" w:cs="DejaVu Sans"/>
                        <w:color w:val="000000"/>
                        <w:sz w:val="16"/>
                        <w:szCs w:val="16"/>
                      </w:rPr>
                      <w:t>Supervisor</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139BA4" w14:textId="77777777" w:rsidR="006441E9" w:rsidRDefault="00EC58B6">
                  <w:pPr>
                    <w:jc w:val="right"/>
                    <w:rPr>
                      <w:ins w:id="1471" w:author="Comparison" w:date="2026-03-13T12:31:00Z" w16du:dateUtc="2026-03-13T03:31:00Z"/>
                      <w:rFonts w:ascii="DejaVu Sans" w:eastAsia="DejaVu Sans" w:hAnsi="DejaVu Sans" w:cs="DejaVu Sans"/>
                      <w:color w:val="000000"/>
                      <w:sz w:val="16"/>
                      <w:szCs w:val="16"/>
                    </w:rPr>
                  </w:pPr>
                  <w:ins w:id="1472"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46A0FF" w14:textId="77777777" w:rsidR="006441E9" w:rsidRDefault="00EC58B6">
                  <w:pPr>
                    <w:jc w:val="right"/>
                    <w:rPr>
                      <w:ins w:id="1473" w:author="Comparison" w:date="2026-03-13T12:31:00Z" w16du:dateUtc="2026-03-13T03:31:00Z"/>
                      <w:rFonts w:ascii="DejaVu Sans" w:eastAsia="DejaVu Sans" w:hAnsi="DejaVu Sans" w:cs="DejaVu Sans"/>
                      <w:color w:val="000000"/>
                      <w:sz w:val="16"/>
                      <w:szCs w:val="16"/>
                    </w:rPr>
                  </w:pPr>
                  <w:ins w:id="1474" w:author="Comparison" w:date="2026-03-13T12:31:00Z" w16du:dateUtc="2026-03-13T03:31:00Z">
                    <w:r>
                      <w:rPr>
                        <w:rFonts w:ascii="DejaVu Sans" w:eastAsia="DejaVu Sans" w:hAnsi="DejaVu Sans" w:cs="DejaVu Sans"/>
                        <w:color w:val="000000"/>
                        <w:sz w:val="16"/>
                        <w:szCs w:val="16"/>
                      </w:rPr>
                      <w:t>41.0</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9B15E1" w14:textId="77777777" w:rsidR="006441E9" w:rsidRDefault="00EC58B6">
                  <w:pPr>
                    <w:jc w:val="right"/>
                    <w:rPr>
                      <w:ins w:id="1475" w:author="Comparison" w:date="2026-03-13T12:31:00Z" w16du:dateUtc="2026-03-13T03:31:00Z"/>
                      <w:rFonts w:ascii="DejaVu Sans" w:eastAsia="DejaVu Sans" w:hAnsi="DejaVu Sans" w:cs="DejaVu Sans"/>
                      <w:color w:val="000000"/>
                      <w:sz w:val="16"/>
                      <w:szCs w:val="16"/>
                    </w:rPr>
                  </w:pPr>
                  <w:ins w:id="1476" w:author="Comparison" w:date="2026-03-13T12:31:00Z" w16du:dateUtc="2026-03-13T03:31:00Z">
                    <w:r>
                      <w:rPr>
                        <w:rFonts w:ascii="DejaVu Sans" w:eastAsia="DejaVu Sans" w:hAnsi="DejaVu Sans" w:cs="DejaVu Sans"/>
                        <w:color w:val="000000"/>
                        <w:sz w:val="16"/>
                        <w:szCs w:val="16"/>
                      </w:rPr>
                      <w:t>0.383</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A317E6" w14:textId="77777777" w:rsidR="006441E9" w:rsidRDefault="00EC58B6">
                  <w:pPr>
                    <w:rPr>
                      <w:ins w:id="1477" w:author="Comparison" w:date="2026-03-13T12:31:00Z" w16du:dateUtc="2026-03-13T03:31:00Z"/>
                      <w:rFonts w:ascii="DejaVu Sans" w:eastAsia="DejaVu Sans" w:hAnsi="DejaVu Sans" w:cs="DejaVu Sans"/>
                      <w:color w:val="000000"/>
                      <w:sz w:val="16"/>
                      <w:szCs w:val="16"/>
                    </w:rPr>
                  </w:pPr>
                  <w:ins w:id="1478" w:author="Comparison" w:date="2026-03-13T12:31:00Z" w16du:dateUtc="2026-03-13T03:31:00Z">
                    <w:r>
                      <w:rPr>
                        <w:rFonts w:ascii="DejaVu Sans" w:eastAsia="DejaVu Sans" w:hAnsi="DejaVu Sans" w:cs="DejaVu Sans"/>
                        <w:color w:val="000000"/>
                        <w:sz w:val="16"/>
                        <w:szCs w:val="16"/>
                      </w:rPr>
                      <w:t>&lt;.001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D8D77A" w14:textId="77777777" w:rsidR="006441E9" w:rsidRDefault="00EC58B6">
                  <w:pPr>
                    <w:rPr>
                      <w:ins w:id="1479" w:author="Comparison" w:date="2026-03-13T12:31:00Z" w16du:dateUtc="2026-03-13T03:31:00Z"/>
                      <w:rFonts w:ascii="DejaVu Sans" w:eastAsia="DejaVu Sans" w:hAnsi="DejaVu Sans" w:cs="DejaVu Sans"/>
                      <w:color w:val="000000"/>
                      <w:sz w:val="16"/>
                      <w:szCs w:val="16"/>
                    </w:rPr>
                  </w:pPr>
                  <w:ins w:id="1480" w:author="Comparison" w:date="2026-03-13T12:31:00Z" w16du:dateUtc="2026-03-13T03:31:00Z">
                    <w:r>
                      <w:rPr>
                        <w:rFonts w:ascii="DejaVu Sans" w:eastAsia="DejaVu Sans" w:hAnsi="DejaVu Sans" w:cs="DejaVu Sans"/>
                        <w:color w:val="000000"/>
                        <w:sz w:val="16"/>
                        <w:szCs w:val="16"/>
                      </w:rPr>
                      <w:t>0.384 (0.246-0.508)</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CF4628" w14:textId="77777777" w:rsidR="006441E9" w:rsidRDefault="00EC58B6">
                  <w:pPr>
                    <w:rPr>
                      <w:ins w:id="1481" w:author="Comparison" w:date="2026-03-13T12:31:00Z" w16du:dateUtc="2026-03-13T03:31:00Z"/>
                      <w:rFonts w:ascii="DejaVu Sans" w:eastAsia="DejaVu Sans" w:hAnsi="DejaVu Sans" w:cs="DejaVu Sans"/>
                      <w:color w:val="000000"/>
                      <w:sz w:val="16"/>
                      <w:szCs w:val="16"/>
                    </w:rPr>
                  </w:pPr>
                  <w:ins w:id="1482" w:author="Comparison" w:date="2026-03-13T12:31:00Z" w16du:dateUtc="2026-03-13T03:31:00Z">
                    <w:r>
                      <w:rPr>
                        <w:rFonts w:ascii="DejaVu Sans" w:eastAsia="DejaVu Sans" w:hAnsi="DejaVu Sans" w:cs="DejaVu Sans"/>
                        <w:color w:val="000000"/>
                        <w:sz w:val="16"/>
                        <w:szCs w:val="16"/>
                      </w:rPr>
                      <w:t>&lt;.001</w:t>
                    </w:r>
                  </w:ins>
                </w:p>
              </w:tc>
            </w:tr>
            <w:tr w:rsidR="006441E9" w14:paraId="471B0464" w14:textId="77777777" w:rsidTr="006441E9">
              <w:trPr>
                <w:jc w:val="center"/>
                <w:ins w:id="1483" w:author="Comparison" w:date="2026-03-13T12:31:00Z"/>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4B79F3" w14:textId="77777777" w:rsidR="006441E9" w:rsidRDefault="00EC58B6">
                  <w:pPr>
                    <w:rPr>
                      <w:ins w:id="1484" w:author="Comparison" w:date="2026-03-13T12:31:00Z" w16du:dateUtc="2026-03-13T03:31:00Z"/>
                      <w:rFonts w:ascii="DejaVu Sans" w:eastAsia="DejaVu Sans" w:hAnsi="DejaVu Sans" w:cs="DejaVu Sans"/>
                      <w:color w:val="000000"/>
                      <w:sz w:val="16"/>
                      <w:szCs w:val="16"/>
                    </w:rPr>
                  </w:pPr>
                  <w:ins w:id="1485" w:author="Comparison" w:date="2026-03-13T12:31:00Z" w16du:dateUtc="2026-03-13T03:31:00Z">
                    <w:r>
                      <w:rPr>
                        <w:rFonts w:ascii="DejaVu Sans" w:eastAsia="DejaVu Sans" w:hAnsi="DejaVu Sans" w:cs="DejaVu Sans"/>
                        <w:color w:val="000000"/>
                        <w:sz w:val="16"/>
                        <w:szCs w:val="16"/>
                      </w:rPr>
                      <w:t>Clear Direction</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920DBC" w14:textId="77777777" w:rsidR="006441E9" w:rsidRDefault="00EC58B6">
                  <w:pPr>
                    <w:rPr>
                      <w:ins w:id="1486" w:author="Comparison" w:date="2026-03-13T12:31:00Z" w16du:dateUtc="2026-03-13T03:31:00Z"/>
                      <w:rFonts w:ascii="DejaVu Sans" w:eastAsia="DejaVu Sans" w:hAnsi="DejaVu Sans" w:cs="DejaVu Sans"/>
                      <w:color w:val="000000"/>
                      <w:sz w:val="16"/>
                      <w:szCs w:val="16"/>
                    </w:rPr>
                  </w:pPr>
                  <w:ins w:id="1487" w:author="Comparison" w:date="2026-03-13T12:31:00Z" w16du:dateUtc="2026-03-13T03:31:00Z">
                    <w:r>
                      <w:rPr>
                        <w:rFonts w:ascii="DejaVu Sans" w:eastAsia="DejaVu Sans" w:hAnsi="DejaVu Sans" w:cs="DejaVu Sans"/>
                        <w:color w:val="000000"/>
                        <w:sz w:val="16"/>
                        <w:szCs w:val="16"/>
                      </w:rPr>
                      <w:t>AI</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25B074" w14:textId="77777777" w:rsidR="006441E9" w:rsidRDefault="00EC58B6">
                  <w:pPr>
                    <w:jc w:val="right"/>
                    <w:rPr>
                      <w:ins w:id="1488" w:author="Comparison" w:date="2026-03-13T12:31:00Z" w16du:dateUtc="2026-03-13T03:31:00Z"/>
                      <w:rFonts w:ascii="DejaVu Sans" w:eastAsia="DejaVu Sans" w:hAnsi="DejaVu Sans" w:cs="DejaVu Sans"/>
                      <w:color w:val="000000"/>
                      <w:sz w:val="16"/>
                      <w:szCs w:val="16"/>
                    </w:rPr>
                  </w:pPr>
                  <w:ins w:id="1489"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F0CBC" w14:textId="77777777" w:rsidR="006441E9" w:rsidRDefault="00EC58B6">
                  <w:pPr>
                    <w:jc w:val="right"/>
                    <w:rPr>
                      <w:ins w:id="1490" w:author="Comparison" w:date="2026-03-13T12:31:00Z" w16du:dateUtc="2026-03-13T03:31:00Z"/>
                      <w:rFonts w:ascii="DejaVu Sans" w:eastAsia="DejaVu Sans" w:hAnsi="DejaVu Sans" w:cs="DejaVu Sans"/>
                      <w:color w:val="000000"/>
                      <w:sz w:val="16"/>
                      <w:szCs w:val="16"/>
                    </w:rPr>
                  </w:pPr>
                  <w:ins w:id="1491" w:author="Comparison" w:date="2026-03-13T12:31:00Z" w16du:dateUtc="2026-03-13T03:31:00Z">
                    <w:r>
                      <w:rPr>
                        <w:rFonts w:ascii="DejaVu Sans" w:eastAsia="DejaVu Sans" w:hAnsi="DejaVu Sans" w:cs="DejaVu Sans"/>
                        <w:color w:val="000000"/>
                        <w:sz w:val="16"/>
                        <w:szCs w:val="16"/>
                      </w:rPr>
                      <w:t>44.7</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C863C8" w14:textId="77777777" w:rsidR="006441E9" w:rsidRDefault="00EC58B6">
                  <w:pPr>
                    <w:jc w:val="right"/>
                    <w:rPr>
                      <w:ins w:id="1492" w:author="Comparison" w:date="2026-03-13T12:31:00Z" w16du:dateUtc="2026-03-13T03:31:00Z"/>
                      <w:rFonts w:ascii="DejaVu Sans" w:eastAsia="DejaVu Sans" w:hAnsi="DejaVu Sans" w:cs="DejaVu Sans"/>
                      <w:color w:val="000000"/>
                      <w:sz w:val="16"/>
                      <w:szCs w:val="16"/>
                    </w:rPr>
                  </w:pPr>
                  <w:ins w:id="1493" w:author="Comparison" w:date="2026-03-13T12:31:00Z" w16du:dateUtc="2026-03-13T03:31:00Z">
                    <w:r>
                      <w:rPr>
                        <w:rFonts w:ascii="DejaVu Sans" w:eastAsia="DejaVu Sans" w:hAnsi="DejaVu Sans" w:cs="DejaVu Sans"/>
                        <w:color w:val="000000"/>
                        <w:sz w:val="16"/>
                        <w:szCs w:val="16"/>
                      </w:rPr>
                      <w:t>0.150</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A8E78B" w14:textId="77777777" w:rsidR="006441E9" w:rsidRDefault="00EC58B6">
                  <w:pPr>
                    <w:rPr>
                      <w:ins w:id="1494" w:author="Comparison" w:date="2026-03-13T12:31:00Z" w16du:dateUtc="2026-03-13T03:31:00Z"/>
                      <w:rFonts w:ascii="DejaVu Sans" w:eastAsia="DejaVu Sans" w:hAnsi="DejaVu Sans" w:cs="DejaVu Sans"/>
                      <w:color w:val="000000"/>
                      <w:sz w:val="16"/>
                      <w:szCs w:val="16"/>
                    </w:rPr>
                  </w:pPr>
                  <w:ins w:id="1495" w:author="Comparison" w:date="2026-03-13T12:31:00Z" w16du:dateUtc="2026-03-13T03:31:00Z">
                    <w:r>
                      <w:rPr>
                        <w:rFonts w:ascii="DejaVu Sans" w:eastAsia="DejaVu Sans" w:hAnsi="DejaVu Sans" w:cs="DejaVu Sans"/>
                        <w:color w:val="000000"/>
                        <w:sz w:val="16"/>
                        <w:szCs w:val="16"/>
                      </w:rPr>
                      <w:t>0.047</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C78AF3" w14:textId="77777777" w:rsidR="006441E9" w:rsidRDefault="00EC58B6">
                  <w:pPr>
                    <w:rPr>
                      <w:ins w:id="1496" w:author="Comparison" w:date="2026-03-13T12:31:00Z" w16du:dateUtc="2026-03-13T03:31:00Z"/>
                      <w:rFonts w:ascii="DejaVu Sans" w:eastAsia="DejaVu Sans" w:hAnsi="DejaVu Sans" w:cs="DejaVu Sans"/>
                      <w:color w:val="000000"/>
                      <w:sz w:val="16"/>
                      <w:szCs w:val="16"/>
                    </w:rPr>
                  </w:pPr>
                  <w:ins w:id="1497" w:author="Comparison" w:date="2026-03-13T12:31:00Z" w16du:dateUtc="2026-03-13T03:31:00Z">
                    <w:r>
                      <w:rPr>
                        <w:rFonts w:ascii="DejaVu Sans" w:eastAsia="DejaVu Sans" w:hAnsi="DejaVu Sans" w:cs="DejaVu Sans"/>
                        <w:color w:val="000000"/>
                        <w:sz w:val="16"/>
                        <w:szCs w:val="16"/>
                      </w:rPr>
                      <w:t>0.151 (-0.004-0.298)</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2A62BE" w14:textId="77777777" w:rsidR="006441E9" w:rsidRDefault="00EC58B6">
                  <w:pPr>
                    <w:rPr>
                      <w:ins w:id="1498" w:author="Comparison" w:date="2026-03-13T12:31:00Z" w16du:dateUtc="2026-03-13T03:31:00Z"/>
                      <w:rFonts w:ascii="DejaVu Sans" w:eastAsia="DejaVu Sans" w:hAnsi="DejaVu Sans" w:cs="DejaVu Sans"/>
                      <w:color w:val="000000"/>
                      <w:sz w:val="16"/>
                      <w:szCs w:val="16"/>
                    </w:rPr>
                  </w:pPr>
                  <w:ins w:id="1499" w:author="Comparison" w:date="2026-03-13T12:31:00Z" w16du:dateUtc="2026-03-13T03:31:00Z">
                    <w:r>
                      <w:rPr>
                        <w:rFonts w:ascii="DejaVu Sans" w:eastAsia="DejaVu Sans" w:hAnsi="DejaVu Sans" w:cs="DejaVu Sans"/>
                        <w:color w:val="000000"/>
                        <w:sz w:val="16"/>
                        <w:szCs w:val="16"/>
                      </w:rPr>
                      <w:t>0.028</w:t>
                    </w:r>
                  </w:ins>
                </w:p>
              </w:tc>
            </w:tr>
            <w:tr w:rsidR="006441E9" w14:paraId="7F1BE7A9" w14:textId="77777777" w:rsidTr="006441E9">
              <w:trPr>
                <w:jc w:val="center"/>
                <w:ins w:id="1500" w:author="Comparison" w:date="2026-03-13T12:31:00Z"/>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84436C" w14:textId="77777777" w:rsidR="006441E9" w:rsidRDefault="00EC58B6">
                  <w:pPr>
                    <w:rPr>
                      <w:ins w:id="1501" w:author="Comparison" w:date="2026-03-13T12:31:00Z" w16du:dateUtc="2026-03-13T03:31:00Z"/>
                      <w:rFonts w:ascii="DejaVu Sans" w:eastAsia="DejaVu Sans" w:hAnsi="DejaVu Sans" w:cs="DejaVu Sans"/>
                      <w:color w:val="000000"/>
                      <w:sz w:val="16"/>
                      <w:szCs w:val="16"/>
                    </w:rPr>
                  </w:pPr>
                  <w:ins w:id="1502" w:author="Comparison" w:date="2026-03-13T12:31:00Z" w16du:dateUtc="2026-03-13T03:31:00Z">
                    <w:r>
                      <w:rPr>
                        <w:rFonts w:ascii="DejaVu Sans" w:eastAsia="DejaVu Sans" w:hAnsi="DejaVu Sans" w:cs="DejaVu Sans"/>
                        <w:color w:val="000000"/>
                        <w:sz w:val="16"/>
                        <w:szCs w:val="16"/>
                      </w:rPr>
                      <w:t>Clear Direction</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1B70EE" w14:textId="77777777" w:rsidR="006441E9" w:rsidRDefault="00EC58B6">
                  <w:pPr>
                    <w:rPr>
                      <w:ins w:id="1503" w:author="Comparison" w:date="2026-03-13T12:31:00Z" w16du:dateUtc="2026-03-13T03:31:00Z"/>
                      <w:rFonts w:ascii="DejaVu Sans" w:eastAsia="DejaVu Sans" w:hAnsi="DejaVu Sans" w:cs="DejaVu Sans"/>
                      <w:color w:val="000000"/>
                      <w:sz w:val="16"/>
                      <w:szCs w:val="16"/>
                    </w:rPr>
                  </w:pPr>
                  <w:ins w:id="1504" w:author="Comparison" w:date="2026-03-13T12:31:00Z" w16du:dateUtc="2026-03-13T03:31:00Z">
                    <w:r>
                      <w:rPr>
                        <w:rFonts w:ascii="DejaVu Sans" w:eastAsia="DejaVu Sans" w:hAnsi="DejaVu Sans" w:cs="DejaVu Sans"/>
                        <w:color w:val="000000"/>
                        <w:sz w:val="16"/>
                        <w:szCs w:val="16"/>
                      </w:rPr>
                      <w:t>Supervisor</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84D7A" w14:textId="77777777" w:rsidR="006441E9" w:rsidRDefault="00EC58B6">
                  <w:pPr>
                    <w:jc w:val="right"/>
                    <w:rPr>
                      <w:ins w:id="1505" w:author="Comparison" w:date="2026-03-13T12:31:00Z" w16du:dateUtc="2026-03-13T03:31:00Z"/>
                      <w:rFonts w:ascii="DejaVu Sans" w:eastAsia="DejaVu Sans" w:hAnsi="DejaVu Sans" w:cs="DejaVu Sans"/>
                      <w:color w:val="000000"/>
                      <w:sz w:val="16"/>
                      <w:szCs w:val="16"/>
                    </w:rPr>
                  </w:pPr>
                  <w:ins w:id="1506"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511430" w14:textId="77777777" w:rsidR="006441E9" w:rsidRDefault="00EC58B6">
                  <w:pPr>
                    <w:jc w:val="right"/>
                    <w:rPr>
                      <w:ins w:id="1507" w:author="Comparison" w:date="2026-03-13T12:31:00Z" w16du:dateUtc="2026-03-13T03:31:00Z"/>
                      <w:rFonts w:ascii="DejaVu Sans" w:eastAsia="DejaVu Sans" w:hAnsi="DejaVu Sans" w:cs="DejaVu Sans"/>
                      <w:color w:val="000000"/>
                      <w:sz w:val="16"/>
                      <w:szCs w:val="16"/>
                    </w:rPr>
                  </w:pPr>
                  <w:ins w:id="1508" w:author="Comparison" w:date="2026-03-13T12:31:00Z" w16du:dateUtc="2026-03-13T03:31:00Z">
                    <w:r>
                      <w:rPr>
                        <w:rFonts w:ascii="DejaVu Sans" w:eastAsia="DejaVu Sans" w:hAnsi="DejaVu Sans" w:cs="DejaVu Sans"/>
                        <w:color w:val="000000"/>
                        <w:sz w:val="16"/>
                        <w:szCs w:val="16"/>
                      </w:rPr>
                      <w:t>37.9</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807197" w14:textId="77777777" w:rsidR="006441E9" w:rsidRDefault="00EC58B6">
                  <w:pPr>
                    <w:jc w:val="right"/>
                    <w:rPr>
                      <w:ins w:id="1509" w:author="Comparison" w:date="2026-03-13T12:31:00Z" w16du:dateUtc="2026-03-13T03:31:00Z"/>
                      <w:rFonts w:ascii="DejaVu Sans" w:eastAsia="DejaVu Sans" w:hAnsi="DejaVu Sans" w:cs="DejaVu Sans"/>
                      <w:color w:val="000000"/>
                      <w:sz w:val="16"/>
                      <w:szCs w:val="16"/>
                    </w:rPr>
                  </w:pPr>
                  <w:ins w:id="1510" w:author="Comparison" w:date="2026-03-13T12:31:00Z" w16du:dateUtc="2026-03-13T03:31:00Z">
                    <w:r>
                      <w:rPr>
                        <w:rFonts w:ascii="DejaVu Sans" w:eastAsia="DejaVu Sans" w:hAnsi="DejaVu Sans" w:cs="DejaVu Sans"/>
                        <w:color w:val="000000"/>
                        <w:sz w:val="16"/>
                        <w:szCs w:val="16"/>
                      </w:rPr>
                      <w:t>0.535</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92AD3B" w14:textId="77777777" w:rsidR="006441E9" w:rsidRDefault="00EC58B6">
                  <w:pPr>
                    <w:rPr>
                      <w:ins w:id="1511" w:author="Comparison" w:date="2026-03-13T12:31:00Z" w16du:dateUtc="2026-03-13T03:31:00Z"/>
                      <w:rFonts w:ascii="DejaVu Sans" w:eastAsia="DejaVu Sans" w:hAnsi="DejaVu Sans" w:cs="DejaVu Sans"/>
                      <w:color w:val="000000"/>
                      <w:sz w:val="16"/>
                      <w:szCs w:val="16"/>
                    </w:rPr>
                  </w:pPr>
                  <w:ins w:id="1512" w:author="Comparison" w:date="2026-03-13T12:31:00Z" w16du:dateUtc="2026-03-13T03:31:00Z">
                    <w:r>
                      <w:rPr>
                        <w:rFonts w:ascii="DejaVu Sans" w:eastAsia="DejaVu Sans" w:hAnsi="DejaVu Sans" w:cs="DejaVu Sans"/>
                        <w:color w:val="000000"/>
                        <w:sz w:val="16"/>
                        <w:szCs w:val="16"/>
                      </w:rPr>
                      <w:t>&lt;.001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0CA88B" w14:textId="77777777" w:rsidR="006441E9" w:rsidRDefault="00EC58B6">
                  <w:pPr>
                    <w:rPr>
                      <w:ins w:id="1513" w:author="Comparison" w:date="2026-03-13T12:31:00Z" w16du:dateUtc="2026-03-13T03:31:00Z"/>
                      <w:rFonts w:ascii="DejaVu Sans" w:eastAsia="DejaVu Sans" w:hAnsi="DejaVu Sans" w:cs="DejaVu Sans"/>
                      <w:color w:val="000000"/>
                      <w:sz w:val="16"/>
                      <w:szCs w:val="16"/>
                    </w:rPr>
                  </w:pPr>
                  <w:ins w:id="1514" w:author="Comparison" w:date="2026-03-13T12:31:00Z" w16du:dateUtc="2026-03-13T03:31:00Z">
                    <w:r>
                      <w:rPr>
                        <w:rFonts w:ascii="DejaVu Sans" w:eastAsia="DejaVu Sans" w:hAnsi="DejaVu Sans" w:cs="DejaVu Sans"/>
                        <w:color w:val="000000"/>
                        <w:sz w:val="16"/>
                        <w:szCs w:val="16"/>
                      </w:rPr>
                      <w:t>0.536 (0.417-0.638)</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ABCDB" w14:textId="77777777" w:rsidR="006441E9" w:rsidRDefault="00EC58B6">
                  <w:pPr>
                    <w:rPr>
                      <w:ins w:id="1515" w:author="Comparison" w:date="2026-03-13T12:31:00Z" w16du:dateUtc="2026-03-13T03:31:00Z"/>
                      <w:rFonts w:ascii="DejaVu Sans" w:eastAsia="DejaVu Sans" w:hAnsi="DejaVu Sans" w:cs="DejaVu Sans"/>
                      <w:color w:val="000000"/>
                      <w:sz w:val="16"/>
                      <w:szCs w:val="16"/>
                    </w:rPr>
                  </w:pPr>
                  <w:ins w:id="1516" w:author="Comparison" w:date="2026-03-13T12:31:00Z" w16du:dateUtc="2026-03-13T03:31:00Z">
                    <w:r>
                      <w:rPr>
                        <w:rFonts w:ascii="DejaVu Sans" w:eastAsia="DejaVu Sans" w:hAnsi="DejaVu Sans" w:cs="DejaVu Sans"/>
                        <w:color w:val="000000"/>
                        <w:sz w:val="16"/>
                        <w:szCs w:val="16"/>
                      </w:rPr>
                      <w:t>&lt;.001</w:t>
                    </w:r>
                  </w:ins>
                </w:p>
              </w:tc>
            </w:tr>
            <w:tr w:rsidR="006441E9" w14:paraId="4E53B5CC" w14:textId="77777777" w:rsidTr="006441E9">
              <w:trPr>
                <w:jc w:val="center"/>
                <w:ins w:id="1517" w:author="Comparison" w:date="2026-03-13T12:31:00Z"/>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9330E2" w14:textId="77777777" w:rsidR="006441E9" w:rsidRDefault="00EC58B6">
                  <w:pPr>
                    <w:rPr>
                      <w:ins w:id="1518" w:author="Comparison" w:date="2026-03-13T12:31:00Z" w16du:dateUtc="2026-03-13T03:31:00Z"/>
                      <w:rFonts w:ascii="DejaVu Sans" w:eastAsia="DejaVu Sans" w:hAnsi="DejaVu Sans" w:cs="DejaVu Sans"/>
                      <w:color w:val="000000"/>
                      <w:sz w:val="16"/>
                      <w:szCs w:val="16"/>
                    </w:rPr>
                  </w:pPr>
                  <w:ins w:id="1519" w:author="Comparison" w:date="2026-03-13T12:31:00Z" w16du:dateUtc="2026-03-13T03:31:00Z">
                    <w:r>
                      <w:rPr>
                        <w:rFonts w:ascii="DejaVu Sans" w:eastAsia="DejaVu Sans" w:hAnsi="DejaVu Sans" w:cs="DejaVu Sans"/>
                        <w:color w:val="000000"/>
                        <w:sz w:val="16"/>
                        <w:szCs w:val="16"/>
                      </w:rPr>
                      <w:t>Criteria Based</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C73CEB" w14:textId="77777777" w:rsidR="006441E9" w:rsidRDefault="00EC58B6">
                  <w:pPr>
                    <w:rPr>
                      <w:ins w:id="1520" w:author="Comparison" w:date="2026-03-13T12:31:00Z" w16du:dateUtc="2026-03-13T03:31:00Z"/>
                      <w:rFonts w:ascii="DejaVu Sans" w:eastAsia="DejaVu Sans" w:hAnsi="DejaVu Sans" w:cs="DejaVu Sans"/>
                      <w:color w:val="000000"/>
                      <w:sz w:val="16"/>
                      <w:szCs w:val="16"/>
                    </w:rPr>
                  </w:pPr>
                  <w:ins w:id="1521" w:author="Comparison" w:date="2026-03-13T12:31:00Z" w16du:dateUtc="2026-03-13T03:31:00Z">
                    <w:r>
                      <w:rPr>
                        <w:rFonts w:ascii="DejaVu Sans" w:eastAsia="DejaVu Sans" w:hAnsi="DejaVu Sans" w:cs="DejaVu Sans"/>
                        <w:color w:val="000000"/>
                        <w:sz w:val="16"/>
                        <w:szCs w:val="16"/>
                      </w:rPr>
                      <w:t>AI</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8F617" w14:textId="77777777" w:rsidR="006441E9" w:rsidRDefault="00EC58B6">
                  <w:pPr>
                    <w:jc w:val="right"/>
                    <w:rPr>
                      <w:ins w:id="1522" w:author="Comparison" w:date="2026-03-13T12:31:00Z" w16du:dateUtc="2026-03-13T03:31:00Z"/>
                      <w:rFonts w:ascii="DejaVu Sans" w:eastAsia="DejaVu Sans" w:hAnsi="DejaVu Sans" w:cs="DejaVu Sans"/>
                      <w:color w:val="000000"/>
                      <w:sz w:val="16"/>
                      <w:szCs w:val="16"/>
                    </w:rPr>
                  </w:pPr>
                  <w:ins w:id="1523"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85875A" w14:textId="77777777" w:rsidR="006441E9" w:rsidRDefault="00EC58B6">
                  <w:pPr>
                    <w:jc w:val="right"/>
                    <w:rPr>
                      <w:ins w:id="1524" w:author="Comparison" w:date="2026-03-13T12:31:00Z" w16du:dateUtc="2026-03-13T03:31:00Z"/>
                      <w:rFonts w:ascii="DejaVu Sans" w:eastAsia="DejaVu Sans" w:hAnsi="DejaVu Sans" w:cs="DejaVu Sans"/>
                      <w:color w:val="000000"/>
                      <w:sz w:val="16"/>
                      <w:szCs w:val="16"/>
                    </w:rPr>
                  </w:pPr>
                  <w:ins w:id="1525" w:author="Comparison" w:date="2026-03-13T12:31:00Z" w16du:dateUtc="2026-03-13T03:31:00Z">
                    <w:r>
                      <w:rPr>
                        <w:rFonts w:ascii="DejaVu Sans" w:eastAsia="DejaVu Sans" w:hAnsi="DejaVu Sans" w:cs="DejaVu Sans"/>
                        <w:color w:val="000000"/>
                        <w:sz w:val="16"/>
                        <w:szCs w:val="16"/>
                      </w:rPr>
                      <w:t>44.1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A66DF9" w14:textId="77777777" w:rsidR="006441E9" w:rsidRDefault="00EC58B6">
                  <w:pPr>
                    <w:jc w:val="right"/>
                    <w:rPr>
                      <w:ins w:id="1526" w:author="Comparison" w:date="2026-03-13T12:31:00Z" w16du:dateUtc="2026-03-13T03:31:00Z"/>
                      <w:rFonts w:ascii="DejaVu Sans" w:eastAsia="DejaVu Sans" w:hAnsi="DejaVu Sans" w:cs="DejaVu Sans"/>
                      <w:color w:val="000000"/>
                      <w:sz w:val="16"/>
                      <w:szCs w:val="16"/>
                    </w:rPr>
                  </w:pPr>
                  <w:ins w:id="1527" w:author="Comparison" w:date="2026-03-13T12:31:00Z" w16du:dateUtc="2026-03-13T03:31:00Z">
                    <w:r>
                      <w:rPr>
                        <w:rFonts w:ascii="DejaVu Sans" w:eastAsia="DejaVu Sans" w:hAnsi="DejaVu Sans" w:cs="DejaVu Sans"/>
                        <w:color w:val="000000"/>
                        <w:sz w:val="16"/>
                        <w:szCs w:val="16"/>
                      </w:rPr>
                      <w:t>0.076</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D5C0FA" w14:textId="77777777" w:rsidR="006441E9" w:rsidRDefault="00EC58B6">
                  <w:pPr>
                    <w:rPr>
                      <w:ins w:id="1528" w:author="Comparison" w:date="2026-03-13T12:31:00Z" w16du:dateUtc="2026-03-13T03:31:00Z"/>
                      <w:rFonts w:ascii="DejaVu Sans" w:eastAsia="DejaVu Sans" w:hAnsi="DejaVu Sans" w:cs="DejaVu Sans"/>
                      <w:color w:val="000000"/>
                      <w:sz w:val="16"/>
                      <w:szCs w:val="16"/>
                    </w:rPr>
                  </w:pPr>
                  <w:ins w:id="1529" w:author="Comparison" w:date="2026-03-13T12:31:00Z" w16du:dateUtc="2026-03-13T03:31:00Z">
                    <w:r>
                      <w:rPr>
                        <w:rFonts w:ascii="DejaVu Sans" w:eastAsia="DejaVu Sans" w:hAnsi="DejaVu Sans" w:cs="DejaVu Sans"/>
                        <w:color w:val="000000"/>
                        <w:sz w:val="16"/>
                        <w:szCs w:val="16"/>
                      </w:rPr>
                      <w:t>0.313</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58F04A" w14:textId="77777777" w:rsidR="006441E9" w:rsidRDefault="00EC58B6">
                  <w:pPr>
                    <w:rPr>
                      <w:ins w:id="1530" w:author="Comparison" w:date="2026-03-13T12:31:00Z" w16du:dateUtc="2026-03-13T03:31:00Z"/>
                      <w:rFonts w:ascii="DejaVu Sans" w:eastAsia="DejaVu Sans" w:hAnsi="DejaVu Sans" w:cs="DejaVu Sans"/>
                      <w:color w:val="000000"/>
                      <w:sz w:val="16"/>
                      <w:szCs w:val="16"/>
                    </w:rPr>
                  </w:pPr>
                  <w:ins w:id="1531" w:author="Comparison" w:date="2026-03-13T12:31:00Z" w16du:dateUtc="2026-03-13T03:31:00Z">
                    <w:r>
                      <w:rPr>
                        <w:rFonts w:ascii="DejaVu Sans" w:eastAsia="DejaVu Sans" w:hAnsi="DejaVu Sans" w:cs="DejaVu Sans"/>
                        <w:color w:val="000000"/>
                        <w:sz w:val="16"/>
                        <w:szCs w:val="16"/>
                      </w:rPr>
                      <w:t>0.076 (-0.080-0.229)</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072CF0" w14:textId="77777777" w:rsidR="006441E9" w:rsidRDefault="00EC58B6">
                  <w:pPr>
                    <w:rPr>
                      <w:ins w:id="1532" w:author="Comparison" w:date="2026-03-13T12:31:00Z" w16du:dateUtc="2026-03-13T03:31:00Z"/>
                      <w:rFonts w:ascii="DejaVu Sans" w:eastAsia="DejaVu Sans" w:hAnsi="DejaVu Sans" w:cs="DejaVu Sans"/>
                      <w:color w:val="000000"/>
                      <w:sz w:val="16"/>
                      <w:szCs w:val="16"/>
                    </w:rPr>
                  </w:pPr>
                  <w:ins w:id="1533" w:author="Comparison" w:date="2026-03-13T12:31:00Z" w16du:dateUtc="2026-03-13T03:31:00Z">
                    <w:r>
                      <w:rPr>
                        <w:rFonts w:ascii="DejaVu Sans" w:eastAsia="DejaVu Sans" w:hAnsi="DejaVu Sans" w:cs="DejaVu Sans"/>
                        <w:color w:val="000000"/>
                        <w:sz w:val="16"/>
                        <w:szCs w:val="16"/>
                      </w:rPr>
                      <w:t>0.169</w:t>
                    </w:r>
                  </w:ins>
                </w:p>
              </w:tc>
            </w:tr>
            <w:tr w:rsidR="006441E9" w14:paraId="61409DBD" w14:textId="77777777" w:rsidTr="006441E9">
              <w:trPr>
                <w:jc w:val="center"/>
                <w:ins w:id="1534" w:author="Comparison" w:date="2026-03-13T12:31:00Z"/>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23F4D" w14:textId="77777777" w:rsidR="006441E9" w:rsidRDefault="00EC58B6">
                  <w:pPr>
                    <w:rPr>
                      <w:ins w:id="1535" w:author="Comparison" w:date="2026-03-13T12:31:00Z" w16du:dateUtc="2026-03-13T03:31:00Z"/>
                      <w:rFonts w:ascii="DejaVu Sans" w:eastAsia="DejaVu Sans" w:hAnsi="DejaVu Sans" w:cs="DejaVu Sans"/>
                      <w:color w:val="000000"/>
                      <w:sz w:val="16"/>
                      <w:szCs w:val="16"/>
                    </w:rPr>
                  </w:pPr>
                  <w:ins w:id="1536" w:author="Comparison" w:date="2026-03-13T12:31:00Z" w16du:dateUtc="2026-03-13T03:31:00Z">
                    <w:r>
                      <w:rPr>
                        <w:rFonts w:ascii="DejaVu Sans" w:eastAsia="DejaVu Sans" w:hAnsi="DejaVu Sans" w:cs="DejaVu Sans"/>
                        <w:color w:val="000000"/>
                        <w:sz w:val="16"/>
                        <w:szCs w:val="16"/>
                      </w:rPr>
                      <w:t>Criteria Based</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F37844" w14:textId="77777777" w:rsidR="006441E9" w:rsidRDefault="00EC58B6">
                  <w:pPr>
                    <w:rPr>
                      <w:ins w:id="1537" w:author="Comparison" w:date="2026-03-13T12:31:00Z" w16du:dateUtc="2026-03-13T03:31:00Z"/>
                      <w:rFonts w:ascii="DejaVu Sans" w:eastAsia="DejaVu Sans" w:hAnsi="DejaVu Sans" w:cs="DejaVu Sans"/>
                      <w:color w:val="000000"/>
                      <w:sz w:val="16"/>
                      <w:szCs w:val="16"/>
                    </w:rPr>
                  </w:pPr>
                  <w:ins w:id="1538" w:author="Comparison" w:date="2026-03-13T12:31:00Z" w16du:dateUtc="2026-03-13T03:31:00Z">
                    <w:r>
                      <w:rPr>
                        <w:rFonts w:ascii="DejaVu Sans" w:eastAsia="DejaVu Sans" w:hAnsi="DejaVu Sans" w:cs="DejaVu Sans"/>
                        <w:color w:val="000000"/>
                        <w:sz w:val="16"/>
                        <w:szCs w:val="16"/>
                      </w:rPr>
                      <w:t>Supervisor</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5995F5" w14:textId="77777777" w:rsidR="006441E9" w:rsidRDefault="00EC58B6">
                  <w:pPr>
                    <w:jc w:val="right"/>
                    <w:rPr>
                      <w:ins w:id="1539" w:author="Comparison" w:date="2026-03-13T12:31:00Z" w16du:dateUtc="2026-03-13T03:31:00Z"/>
                      <w:rFonts w:ascii="DejaVu Sans" w:eastAsia="DejaVu Sans" w:hAnsi="DejaVu Sans" w:cs="DejaVu Sans"/>
                      <w:color w:val="000000"/>
                      <w:sz w:val="16"/>
                      <w:szCs w:val="16"/>
                    </w:rPr>
                  </w:pPr>
                  <w:ins w:id="1540"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A95E6" w14:textId="77777777" w:rsidR="006441E9" w:rsidRDefault="00EC58B6">
                  <w:pPr>
                    <w:jc w:val="right"/>
                    <w:rPr>
                      <w:ins w:id="1541" w:author="Comparison" w:date="2026-03-13T12:31:00Z" w16du:dateUtc="2026-03-13T03:31:00Z"/>
                      <w:rFonts w:ascii="DejaVu Sans" w:eastAsia="DejaVu Sans" w:hAnsi="DejaVu Sans" w:cs="DejaVu Sans"/>
                      <w:color w:val="000000"/>
                      <w:sz w:val="16"/>
                      <w:szCs w:val="16"/>
                    </w:rPr>
                  </w:pPr>
                  <w:ins w:id="1542" w:author="Comparison" w:date="2026-03-13T12:31:00Z" w16du:dateUtc="2026-03-13T03:31:00Z">
                    <w:r>
                      <w:rPr>
                        <w:rFonts w:ascii="DejaVu Sans" w:eastAsia="DejaVu Sans" w:hAnsi="DejaVu Sans" w:cs="DejaVu Sans"/>
                        <w:color w:val="000000"/>
                        <w:sz w:val="16"/>
                        <w:szCs w:val="16"/>
                      </w:rPr>
                      <w:t>31.1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B54D61" w14:textId="77777777" w:rsidR="006441E9" w:rsidRDefault="00EC58B6">
                  <w:pPr>
                    <w:jc w:val="right"/>
                    <w:rPr>
                      <w:ins w:id="1543" w:author="Comparison" w:date="2026-03-13T12:31:00Z" w16du:dateUtc="2026-03-13T03:31:00Z"/>
                      <w:rFonts w:ascii="DejaVu Sans" w:eastAsia="DejaVu Sans" w:hAnsi="DejaVu Sans" w:cs="DejaVu Sans"/>
                      <w:color w:val="000000"/>
                      <w:sz w:val="16"/>
                      <w:szCs w:val="16"/>
                    </w:rPr>
                  </w:pPr>
                  <w:ins w:id="1544" w:author="Comparison" w:date="2026-03-13T12:31:00Z" w16du:dateUtc="2026-03-13T03:31:00Z">
                    <w:r>
                      <w:rPr>
                        <w:rFonts w:ascii="DejaVu Sans" w:eastAsia="DejaVu Sans" w:hAnsi="DejaVu Sans" w:cs="DejaVu Sans"/>
                        <w:color w:val="000000"/>
                        <w:sz w:val="16"/>
                        <w:szCs w:val="16"/>
                      </w:rPr>
                      <w:t>0.427</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65E3F" w14:textId="77777777" w:rsidR="006441E9" w:rsidRDefault="00EC58B6">
                  <w:pPr>
                    <w:rPr>
                      <w:ins w:id="1545" w:author="Comparison" w:date="2026-03-13T12:31:00Z" w16du:dateUtc="2026-03-13T03:31:00Z"/>
                      <w:rFonts w:ascii="DejaVu Sans" w:eastAsia="DejaVu Sans" w:hAnsi="DejaVu Sans" w:cs="DejaVu Sans"/>
                      <w:color w:val="000000"/>
                      <w:sz w:val="16"/>
                      <w:szCs w:val="16"/>
                    </w:rPr>
                  </w:pPr>
                  <w:ins w:id="1546" w:author="Comparison" w:date="2026-03-13T12:31:00Z" w16du:dateUtc="2026-03-13T03:31:00Z">
                    <w:r>
                      <w:rPr>
                        <w:rFonts w:ascii="DejaVu Sans" w:eastAsia="DejaVu Sans" w:hAnsi="DejaVu Sans" w:cs="DejaVu Sans"/>
                        <w:color w:val="000000"/>
                        <w:sz w:val="16"/>
                        <w:szCs w:val="16"/>
                      </w:rPr>
                      <w:t>&lt;.001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3A992F" w14:textId="77777777" w:rsidR="006441E9" w:rsidRDefault="00EC58B6">
                  <w:pPr>
                    <w:rPr>
                      <w:ins w:id="1547" w:author="Comparison" w:date="2026-03-13T12:31:00Z" w16du:dateUtc="2026-03-13T03:31:00Z"/>
                      <w:rFonts w:ascii="DejaVu Sans" w:eastAsia="DejaVu Sans" w:hAnsi="DejaVu Sans" w:cs="DejaVu Sans"/>
                      <w:color w:val="000000"/>
                      <w:sz w:val="16"/>
                      <w:szCs w:val="16"/>
                    </w:rPr>
                  </w:pPr>
                  <w:ins w:id="1548" w:author="Comparison" w:date="2026-03-13T12:31:00Z" w16du:dateUtc="2026-03-13T03:31:00Z">
                    <w:r>
                      <w:rPr>
                        <w:rFonts w:ascii="DejaVu Sans" w:eastAsia="DejaVu Sans" w:hAnsi="DejaVu Sans" w:cs="DejaVu Sans"/>
                        <w:color w:val="000000"/>
                        <w:sz w:val="16"/>
                        <w:szCs w:val="16"/>
                      </w:rPr>
                      <w:t>0.428 (0.293-0.547)</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39B7B" w14:textId="77777777" w:rsidR="006441E9" w:rsidRDefault="00EC58B6">
                  <w:pPr>
                    <w:rPr>
                      <w:ins w:id="1549" w:author="Comparison" w:date="2026-03-13T12:31:00Z" w16du:dateUtc="2026-03-13T03:31:00Z"/>
                      <w:rFonts w:ascii="DejaVu Sans" w:eastAsia="DejaVu Sans" w:hAnsi="DejaVu Sans" w:cs="DejaVu Sans"/>
                      <w:color w:val="000000"/>
                      <w:sz w:val="16"/>
                      <w:szCs w:val="16"/>
                    </w:rPr>
                  </w:pPr>
                  <w:ins w:id="1550" w:author="Comparison" w:date="2026-03-13T12:31:00Z" w16du:dateUtc="2026-03-13T03:31:00Z">
                    <w:r>
                      <w:rPr>
                        <w:rFonts w:ascii="DejaVu Sans" w:eastAsia="DejaVu Sans" w:hAnsi="DejaVu Sans" w:cs="DejaVu Sans"/>
                        <w:color w:val="000000"/>
                        <w:sz w:val="16"/>
                        <w:szCs w:val="16"/>
                      </w:rPr>
                      <w:t>&lt;.001</w:t>
                    </w:r>
                  </w:ins>
                </w:p>
              </w:tc>
            </w:tr>
            <w:tr w:rsidR="006441E9" w14:paraId="32B32B82" w14:textId="77777777" w:rsidTr="006441E9">
              <w:trPr>
                <w:jc w:val="center"/>
                <w:ins w:id="1551" w:author="Comparison" w:date="2026-03-13T12:31:00Z"/>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F0569F" w14:textId="77777777" w:rsidR="006441E9" w:rsidRDefault="00EC58B6">
                  <w:pPr>
                    <w:rPr>
                      <w:ins w:id="1552" w:author="Comparison" w:date="2026-03-13T12:31:00Z" w16du:dateUtc="2026-03-13T03:31:00Z"/>
                      <w:rFonts w:ascii="DejaVu Sans" w:eastAsia="DejaVu Sans" w:hAnsi="DejaVu Sans" w:cs="DejaVu Sans"/>
                      <w:color w:val="000000"/>
                      <w:sz w:val="16"/>
                      <w:szCs w:val="16"/>
                    </w:rPr>
                  </w:pPr>
                  <w:ins w:id="1553" w:author="Comparison" w:date="2026-03-13T12:31:00Z" w16du:dateUtc="2026-03-13T03:31:00Z">
                    <w:r>
                      <w:rPr>
                        <w:rFonts w:ascii="DejaVu Sans" w:eastAsia="DejaVu Sans" w:hAnsi="DejaVu Sans" w:cs="DejaVu Sans"/>
                        <w:color w:val="000000"/>
                        <w:sz w:val="16"/>
                        <w:szCs w:val="16"/>
                      </w:rPr>
                      <w:t>Prioritization</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37C802" w14:textId="77777777" w:rsidR="006441E9" w:rsidRDefault="00EC58B6">
                  <w:pPr>
                    <w:rPr>
                      <w:ins w:id="1554" w:author="Comparison" w:date="2026-03-13T12:31:00Z" w16du:dateUtc="2026-03-13T03:31:00Z"/>
                      <w:rFonts w:ascii="DejaVu Sans" w:eastAsia="DejaVu Sans" w:hAnsi="DejaVu Sans" w:cs="DejaVu Sans"/>
                      <w:color w:val="000000"/>
                      <w:sz w:val="16"/>
                      <w:szCs w:val="16"/>
                    </w:rPr>
                  </w:pPr>
                  <w:ins w:id="1555" w:author="Comparison" w:date="2026-03-13T12:31:00Z" w16du:dateUtc="2026-03-13T03:31:00Z">
                    <w:r>
                      <w:rPr>
                        <w:rFonts w:ascii="DejaVu Sans" w:eastAsia="DejaVu Sans" w:hAnsi="DejaVu Sans" w:cs="DejaVu Sans"/>
                        <w:color w:val="000000"/>
                        <w:sz w:val="16"/>
                        <w:szCs w:val="16"/>
                      </w:rPr>
                      <w:t>AI</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00E20B" w14:textId="77777777" w:rsidR="006441E9" w:rsidRDefault="00EC58B6">
                  <w:pPr>
                    <w:jc w:val="right"/>
                    <w:rPr>
                      <w:ins w:id="1556" w:author="Comparison" w:date="2026-03-13T12:31:00Z" w16du:dateUtc="2026-03-13T03:31:00Z"/>
                      <w:rFonts w:ascii="DejaVu Sans" w:eastAsia="DejaVu Sans" w:hAnsi="DejaVu Sans" w:cs="DejaVu Sans"/>
                      <w:color w:val="000000"/>
                      <w:sz w:val="16"/>
                      <w:szCs w:val="16"/>
                    </w:rPr>
                  </w:pPr>
                  <w:ins w:id="1557"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ECC0B8" w14:textId="77777777" w:rsidR="006441E9" w:rsidRDefault="00EC58B6">
                  <w:pPr>
                    <w:jc w:val="right"/>
                    <w:rPr>
                      <w:ins w:id="1558" w:author="Comparison" w:date="2026-03-13T12:31:00Z" w16du:dateUtc="2026-03-13T03:31:00Z"/>
                      <w:rFonts w:ascii="DejaVu Sans" w:eastAsia="DejaVu Sans" w:hAnsi="DejaVu Sans" w:cs="DejaVu Sans"/>
                      <w:color w:val="000000"/>
                      <w:sz w:val="16"/>
                      <w:szCs w:val="16"/>
                    </w:rPr>
                  </w:pPr>
                  <w:ins w:id="1559" w:author="Comparison" w:date="2026-03-13T12:31:00Z" w16du:dateUtc="2026-03-13T03:31:00Z">
                    <w:r>
                      <w:rPr>
                        <w:rFonts w:ascii="DejaVu Sans" w:eastAsia="DejaVu Sans" w:hAnsi="DejaVu Sans" w:cs="DejaVu Sans"/>
                        <w:color w:val="000000"/>
                        <w:sz w:val="16"/>
                        <w:szCs w:val="16"/>
                      </w:rPr>
                      <w:t>24.2</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AA5571" w14:textId="77777777" w:rsidR="006441E9" w:rsidRDefault="00EC58B6">
                  <w:pPr>
                    <w:jc w:val="right"/>
                    <w:rPr>
                      <w:ins w:id="1560" w:author="Comparison" w:date="2026-03-13T12:31:00Z" w16du:dateUtc="2026-03-13T03:31:00Z"/>
                      <w:rFonts w:ascii="DejaVu Sans" w:eastAsia="DejaVu Sans" w:hAnsi="DejaVu Sans" w:cs="DejaVu Sans"/>
                      <w:color w:val="000000"/>
                      <w:sz w:val="16"/>
                      <w:szCs w:val="16"/>
                    </w:rPr>
                  </w:pPr>
                  <w:ins w:id="1561" w:author="Comparison" w:date="2026-03-13T12:31:00Z" w16du:dateUtc="2026-03-13T03:31:00Z">
                    <w:r>
                      <w:rPr>
                        <w:rFonts w:ascii="DejaVu Sans" w:eastAsia="DejaVu Sans" w:hAnsi="DejaVu Sans" w:cs="DejaVu Sans"/>
                        <w:color w:val="000000"/>
                        <w:sz w:val="16"/>
                        <w:szCs w:val="16"/>
                      </w:rPr>
                      <w:t>0.042</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CC0F9" w14:textId="77777777" w:rsidR="006441E9" w:rsidRDefault="00EC58B6">
                  <w:pPr>
                    <w:rPr>
                      <w:ins w:id="1562" w:author="Comparison" w:date="2026-03-13T12:31:00Z" w16du:dateUtc="2026-03-13T03:31:00Z"/>
                      <w:rFonts w:ascii="DejaVu Sans" w:eastAsia="DejaVu Sans" w:hAnsi="DejaVu Sans" w:cs="DejaVu Sans"/>
                      <w:color w:val="000000"/>
                      <w:sz w:val="16"/>
                      <w:szCs w:val="16"/>
                    </w:rPr>
                  </w:pPr>
                  <w:ins w:id="1563" w:author="Comparison" w:date="2026-03-13T12:31:00Z" w16du:dateUtc="2026-03-13T03:31:00Z">
                    <w:r>
                      <w:rPr>
                        <w:rFonts w:ascii="DejaVu Sans" w:eastAsia="DejaVu Sans" w:hAnsi="DejaVu Sans" w:cs="DejaVu Sans"/>
                        <w:color w:val="000000"/>
                        <w:sz w:val="16"/>
                        <w:szCs w:val="16"/>
                      </w:rPr>
                      <w:t>0.565</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A3B9AB" w14:textId="77777777" w:rsidR="006441E9" w:rsidRDefault="00EC58B6">
                  <w:pPr>
                    <w:rPr>
                      <w:ins w:id="1564" w:author="Comparison" w:date="2026-03-13T12:31:00Z" w16du:dateUtc="2026-03-13T03:31:00Z"/>
                      <w:rFonts w:ascii="DejaVu Sans" w:eastAsia="DejaVu Sans" w:hAnsi="DejaVu Sans" w:cs="DejaVu Sans"/>
                      <w:color w:val="000000"/>
                      <w:sz w:val="16"/>
                      <w:szCs w:val="16"/>
                    </w:rPr>
                  </w:pPr>
                  <w:ins w:id="1565" w:author="Comparison" w:date="2026-03-13T12:31:00Z" w16du:dateUtc="2026-03-13T03:31:00Z">
                    <w:r>
                      <w:rPr>
                        <w:rFonts w:ascii="DejaVu Sans" w:eastAsia="DejaVu Sans" w:hAnsi="DejaVu Sans" w:cs="DejaVu Sans"/>
                        <w:color w:val="000000"/>
                        <w:sz w:val="16"/>
                        <w:szCs w:val="16"/>
                      </w:rPr>
                      <w:t>0.042 (-0.107-0.191)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16AB36" w14:textId="77777777" w:rsidR="006441E9" w:rsidRDefault="00EC58B6">
                  <w:pPr>
                    <w:rPr>
                      <w:ins w:id="1566" w:author="Comparison" w:date="2026-03-13T12:31:00Z" w16du:dateUtc="2026-03-13T03:31:00Z"/>
                      <w:rFonts w:ascii="DejaVu Sans" w:eastAsia="DejaVu Sans" w:hAnsi="DejaVu Sans" w:cs="DejaVu Sans"/>
                      <w:color w:val="000000"/>
                      <w:sz w:val="16"/>
                      <w:szCs w:val="16"/>
                    </w:rPr>
                  </w:pPr>
                  <w:ins w:id="1567" w:author="Comparison" w:date="2026-03-13T12:31:00Z" w16du:dateUtc="2026-03-13T03:31:00Z">
                    <w:r>
                      <w:rPr>
                        <w:rFonts w:ascii="DejaVu Sans" w:eastAsia="DejaVu Sans" w:hAnsi="DejaVu Sans" w:cs="DejaVu Sans"/>
                        <w:color w:val="000000"/>
                        <w:sz w:val="16"/>
                        <w:szCs w:val="16"/>
                      </w:rPr>
                      <w:t>0.291</w:t>
                    </w:r>
                  </w:ins>
                </w:p>
              </w:tc>
            </w:tr>
            <w:tr w:rsidR="006441E9" w14:paraId="6C100D4C" w14:textId="77777777" w:rsidTr="006441E9">
              <w:trPr>
                <w:jc w:val="center"/>
                <w:ins w:id="1568" w:author="Comparison" w:date="2026-03-13T12:31:00Z"/>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98DB7E" w14:textId="77777777" w:rsidR="006441E9" w:rsidRDefault="00EC58B6">
                  <w:pPr>
                    <w:rPr>
                      <w:ins w:id="1569" w:author="Comparison" w:date="2026-03-13T12:31:00Z" w16du:dateUtc="2026-03-13T03:31:00Z"/>
                      <w:rFonts w:ascii="DejaVu Sans" w:eastAsia="DejaVu Sans" w:hAnsi="DejaVu Sans" w:cs="DejaVu Sans"/>
                      <w:color w:val="000000"/>
                      <w:sz w:val="16"/>
                      <w:szCs w:val="16"/>
                    </w:rPr>
                  </w:pPr>
                  <w:ins w:id="1570" w:author="Comparison" w:date="2026-03-13T12:31:00Z" w16du:dateUtc="2026-03-13T03:31:00Z">
                    <w:r>
                      <w:rPr>
                        <w:rFonts w:ascii="DejaVu Sans" w:eastAsia="DejaVu Sans" w:hAnsi="DejaVu Sans" w:cs="DejaVu Sans"/>
                        <w:color w:val="000000"/>
                        <w:sz w:val="16"/>
                        <w:szCs w:val="16"/>
                      </w:rPr>
                      <w:t>Prioritization</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292C44" w14:textId="77777777" w:rsidR="006441E9" w:rsidRDefault="00EC58B6">
                  <w:pPr>
                    <w:rPr>
                      <w:ins w:id="1571" w:author="Comparison" w:date="2026-03-13T12:31:00Z" w16du:dateUtc="2026-03-13T03:31:00Z"/>
                      <w:rFonts w:ascii="DejaVu Sans" w:eastAsia="DejaVu Sans" w:hAnsi="DejaVu Sans" w:cs="DejaVu Sans"/>
                      <w:color w:val="000000"/>
                      <w:sz w:val="16"/>
                      <w:szCs w:val="16"/>
                    </w:rPr>
                  </w:pPr>
                  <w:ins w:id="1572" w:author="Comparison" w:date="2026-03-13T12:31:00Z" w16du:dateUtc="2026-03-13T03:31:00Z">
                    <w:r>
                      <w:rPr>
                        <w:rFonts w:ascii="DejaVu Sans" w:eastAsia="DejaVu Sans" w:hAnsi="DejaVu Sans" w:cs="DejaVu Sans"/>
                        <w:color w:val="000000"/>
                        <w:sz w:val="16"/>
                        <w:szCs w:val="16"/>
                      </w:rPr>
                      <w:t>Supervisor</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940F15" w14:textId="77777777" w:rsidR="006441E9" w:rsidRDefault="00EC58B6">
                  <w:pPr>
                    <w:jc w:val="right"/>
                    <w:rPr>
                      <w:ins w:id="1573" w:author="Comparison" w:date="2026-03-13T12:31:00Z" w16du:dateUtc="2026-03-13T03:31:00Z"/>
                      <w:rFonts w:ascii="DejaVu Sans" w:eastAsia="DejaVu Sans" w:hAnsi="DejaVu Sans" w:cs="DejaVu Sans"/>
                      <w:color w:val="000000"/>
                      <w:sz w:val="16"/>
                      <w:szCs w:val="16"/>
                    </w:rPr>
                  </w:pPr>
                  <w:ins w:id="1574"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13856D" w14:textId="77777777" w:rsidR="006441E9" w:rsidRDefault="00EC58B6">
                  <w:pPr>
                    <w:jc w:val="right"/>
                    <w:rPr>
                      <w:ins w:id="1575" w:author="Comparison" w:date="2026-03-13T12:31:00Z" w16du:dateUtc="2026-03-13T03:31:00Z"/>
                      <w:rFonts w:ascii="DejaVu Sans" w:eastAsia="DejaVu Sans" w:hAnsi="DejaVu Sans" w:cs="DejaVu Sans"/>
                      <w:color w:val="000000"/>
                      <w:sz w:val="16"/>
                      <w:szCs w:val="16"/>
                    </w:rPr>
                  </w:pPr>
                  <w:ins w:id="1576" w:author="Comparison" w:date="2026-03-13T12:31:00Z" w16du:dateUtc="2026-03-13T03:31:00Z">
                    <w:r>
                      <w:rPr>
                        <w:rFonts w:ascii="DejaVu Sans" w:eastAsia="DejaVu Sans" w:hAnsi="DejaVu Sans" w:cs="DejaVu Sans"/>
                        <w:color w:val="000000"/>
                        <w:sz w:val="16"/>
                        <w:szCs w:val="16"/>
                      </w:rPr>
                      <w:t>32.9</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F2768C" w14:textId="77777777" w:rsidR="006441E9" w:rsidRDefault="00EC58B6">
                  <w:pPr>
                    <w:jc w:val="right"/>
                    <w:rPr>
                      <w:ins w:id="1577" w:author="Comparison" w:date="2026-03-13T12:31:00Z" w16du:dateUtc="2026-03-13T03:31:00Z"/>
                      <w:rFonts w:ascii="DejaVu Sans" w:eastAsia="DejaVu Sans" w:hAnsi="DejaVu Sans" w:cs="DejaVu Sans"/>
                      <w:color w:val="000000"/>
                      <w:sz w:val="16"/>
                      <w:szCs w:val="16"/>
                    </w:rPr>
                  </w:pPr>
                  <w:ins w:id="1578" w:author="Comparison" w:date="2026-03-13T12:31:00Z" w16du:dateUtc="2026-03-13T03:31:00Z">
                    <w:r>
                      <w:rPr>
                        <w:rFonts w:ascii="DejaVu Sans" w:eastAsia="DejaVu Sans" w:hAnsi="DejaVu Sans" w:cs="DejaVu Sans"/>
                        <w:color w:val="000000"/>
                        <w:sz w:val="16"/>
                        <w:szCs w:val="16"/>
                      </w:rPr>
                      <w:t>0.379</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BAAB6D" w14:textId="77777777" w:rsidR="006441E9" w:rsidRDefault="00EC58B6">
                  <w:pPr>
                    <w:rPr>
                      <w:ins w:id="1579" w:author="Comparison" w:date="2026-03-13T12:31:00Z" w16du:dateUtc="2026-03-13T03:31:00Z"/>
                      <w:rFonts w:ascii="DejaVu Sans" w:eastAsia="DejaVu Sans" w:hAnsi="DejaVu Sans" w:cs="DejaVu Sans"/>
                      <w:color w:val="000000"/>
                      <w:sz w:val="16"/>
                      <w:szCs w:val="16"/>
                    </w:rPr>
                  </w:pPr>
                  <w:ins w:id="1580" w:author="Comparison" w:date="2026-03-13T12:31:00Z" w16du:dateUtc="2026-03-13T03:31:00Z">
                    <w:r>
                      <w:rPr>
                        <w:rFonts w:ascii="DejaVu Sans" w:eastAsia="DejaVu Sans" w:hAnsi="DejaVu Sans" w:cs="DejaVu Sans"/>
                        <w:color w:val="000000"/>
                        <w:sz w:val="16"/>
                        <w:szCs w:val="16"/>
                      </w:rPr>
                      <w:t>&lt;.001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4F7B3F" w14:textId="77777777" w:rsidR="006441E9" w:rsidRDefault="00EC58B6">
                  <w:pPr>
                    <w:rPr>
                      <w:ins w:id="1581" w:author="Comparison" w:date="2026-03-13T12:31:00Z" w16du:dateUtc="2026-03-13T03:31:00Z"/>
                      <w:rFonts w:ascii="DejaVu Sans" w:eastAsia="DejaVu Sans" w:hAnsi="DejaVu Sans" w:cs="DejaVu Sans"/>
                      <w:color w:val="000000"/>
                      <w:sz w:val="16"/>
                      <w:szCs w:val="16"/>
                    </w:rPr>
                  </w:pPr>
                  <w:ins w:id="1582" w:author="Comparison" w:date="2026-03-13T12:31:00Z" w16du:dateUtc="2026-03-13T03:31:00Z">
                    <w:r>
                      <w:rPr>
                        <w:rFonts w:ascii="DejaVu Sans" w:eastAsia="DejaVu Sans" w:hAnsi="DejaVu Sans" w:cs="DejaVu Sans"/>
                        <w:color w:val="000000"/>
                        <w:sz w:val="16"/>
                        <w:szCs w:val="16"/>
                      </w:rPr>
                      <w:t>0.381 (0.241-0.505)</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37E319" w14:textId="77777777" w:rsidR="006441E9" w:rsidRDefault="00EC58B6">
                  <w:pPr>
                    <w:rPr>
                      <w:ins w:id="1583" w:author="Comparison" w:date="2026-03-13T12:31:00Z" w16du:dateUtc="2026-03-13T03:31:00Z"/>
                      <w:rFonts w:ascii="DejaVu Sans" w:eastAsia="DejaVu Sans" w:hAnsi="DejaVu Sans" w:cs="DejaVu Sans"/>
                      <w:color w:val="000000"/>
                      <w:sz w:val="16"/>
                      <w:szCs w:val="16"/>
                    </w:rPr>
                  </w:pPr>
                  <w:ins w:id="1584" w:author="Comparison" w:date="2026-03-13T12:31:00Z" w16du:dateUtc="2026-03-13T03:31:00Z">
                    <w:r>
                      <w:rPr>
                        <w:rFonts w:ascii="DejaVu Sans" w:eastAsia="DejaVu Sans" w:hAnsi="DejaVu Sans" w:cs="DejaVu Sans"/>
                        <w:color w:val="000000"/>
                        <w:sz w:val="16"/>
                        <w:szCs w:val="16"/>
                      </w:rPr>
                      <w:t>&lt;.001</w:t>
                    </w:r>
                  </w:ins>
                </w:p>
              </w:tc>
            </w:tr>
            <w:tr w:rsidR="006441E9" w14:paraId="1C5D7916" w14:textId="77777777" w:rsidTr="006441E9">
              <w:trPr>
                <w:jc w:val="center"/>
                <w:ins w:id="1585" w:author="Comparison" w:date="2026-03-13T12:31:00Z"/>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DB06EF" w14:textId="77777777" w:rsidR="006441E9" w:rsidRDefault="00EC58B6">
                  <w:pPr>
                    <w:rPr>
                      <w:ins w:id="1586" w:author="Comparison" w:date="2026-03-13T12:31:00Z" w16du:dateUtc="2026-03-13T03:31:00Z"/>
                      <w:rFonts w:ascii="DejaVu Sans" w:eastAsia="DejaVu Sans" w:hAnsi="DejaVu Sans" w:cs="DejaVu Sans"/>
                      <w:color w:val="000000"/>
                      <w:sz w:val="16"/>
                      <w:szCs w:val="16"/>
                    </w:rPr>
                  </w:pPr>
                  <w:ins w:id="1587" w:author="Comparison" w:date="2026-03-13T12:31:00Z" w16du:dateUtc="2026-03-13T03:31:00Z">
                    <w:r>
                      <w:rPr>
                        <w:rFonts w:ascii="DejaVu Sans" w:eastAsia="DejaVu Sans" w:hAnsi="DejaVu Sans" w:cs="DejaVu Sans"/>
                        <w:color w:val="000000"/>
                        <w:sz w:val="16"/>
                        <w:szCs w:val="16"/>
                      </w:rPr>
                      <w:t>Supportive</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5CF12" w14:textId="77777777" w:rsidR="006441E9" w:rsidRDefault="00EC58B6">
                  <w:pPr>
                    <w:rPr>
                      <w:ins w:id="1588" w:author="Comparison" w:date="2026-03-13T12:31:00Z" w16du:dateUtc="2026-03-13T03:31:00Z"/>
                      <w:rFonts w:ascii="DejaVu Sans" w:eastAsia="DejaVu Sans" w:hAnsi="DejaVu Sans" w:cs="DejaVu Sans"/>
                      <w:color w:val="000000"/>
                      <w:sz w:val="16"/>
                      <w:szCs w:val="16"/>
                    </w:rPr>
                  </w:pPr>
                  <w:ins w:id="1589" w:author="Comparison" w:date="2026-03-13T12:31:00Z" w16du:dateUtc="2026-03-13T03:31:00Z">
                    <w:r>
                      <w:rPr>
                        <w:rFonts w:ascii="DejaVu Sans" w:eastAsia="DejaVu Sans" w:hAnsi="DejaVu Sans" w:cs="DejaVu Sans"/>
                        <w:color w:val="000000"/>
                        <w:sz w:val="16"/>
                        <w:szCs w:val="16"/>
                      </w:rPr>
                      <w:t>AI</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5D3FC" w14:textId="77777777" w:rsidR="006441E9" w:rsidRDefault="00EC58B6">
                  <w:pPr>
                    <w:jc w:val="right"/>
                    <w:rPr>
                      <w:ins w:id="1590" w:author="Comparison" w:date="2026-03-13T12:31:00Z" w16du:dateUtc="2026-03-13T03:31:00Z"/>
                      <w:rFonts w:ascii="DejaVu Sans" w:eastAsia="DejaVu Sans" w:hAnsi="DejaVu Sans" w:cs="DejaVu Sans"/>
                      <w:color w:val="000000"/>
                      <w:sz w:val="16"/>
                      <w:szCs w:val="16"/>
                    </w:rPr>
                  </w:pPr>
                  <w:ins w:id="1591"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23A7E" w14:textId="77777777" w:rsidR="006441E9" w:rsidRDefault="00EC58B6">
                  <w:pPr>
                    <w:jc w:val="right"/>
                    <w:rPr>
                      <w:ins w:id="1592" w:author="Comparison" w:date="2026-03-13T12:31:00Z" w16du:dateUtc="2026-03-13T03:31:00Z"/>
                      <w:rFonts w:ascii="DejaVu Sans" w:eastAsia="DejaVu Sans" w:hAnsi="DejaVu Sans" w:cs="DejaVu Sans"/>
                      <w:color w:val="000000"/>
                      <w:sz w:val="16"/>
                      <w:szCs w:val="16"/>
                    </w:rPr>
                  </w:pPr>
                  <w:ins w:id="1593" w:author="Comparison" w:date="2026-03-13T12:31:00Z" w16du:dateUtc="2026-03-13T03:31:00Z">
                    <w:r>
                      <w:rPr>
                        <w:rFonts w:ascii="DejaVu Sans" w:eastAsia="DejaVu Sans" w:hAnsi="DejaVu Sans" w:cs="DejaVu Sans"/>
                        <w:color w:val="000000"/>
                        <w:sz w:val="16"/>
                        <w:szCs w:val="16"/>
                      </w:rPr>
                      <w:t>49.7</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AECB6" w14:textId="77777777" w:rsidR="006441E9" w:rsidRDefault="00EC58B6">
                  <w:pPr>
                    <w:jc w:val="right"/>
                    <w:rPr>
                      <w:ins w:id="1594" w:author="Comparison" w:date="2026-03-13T12:31:00Z" w16du:dateUtc="2026-03-13T03:31:00Z"/>
                      <w:rFonts w:ascii="DejaVu Sans" w:eastAsia="DejaVu Sans" w:hAnsi="DejaVu Sans" w:cs="DejaVu Sans"/>
                      <w:color w:val="000000"/>
                      <w:sz w:val="16"/>
                      <w:szCs w:val="16"/>
                    </w:rPr>
                  </w:pPr>
                  <w:ins w:id="1595" w:author="Comparison" w:date="2026-03-13T12:31:00Z" w16du:dateUtc="2026-03-13T03:31:00Z">
                    <w:r>
                      <w:rPr>
                        <w:rFonts w:ascii="DejaVu Sans" w:eastAsia="DejaVu Sans" w:hAnsi="DejaVu Sans" w:cs="DejaVu Sans"/>
                        <w:color w:val="000000"/>
                        <w:sz w:val="16"/>
                        <w:szCs w:val="16"/>
                      </w:rPr>
                      <w:t>0.073</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47BC0A" w14:textId="77777777" w:rsidR="006441E9" w:rsidRDefault="00EC58B6">
                  <w:pPr>
                    <w:rPr>
                      <w:ins w:id="1596" w:author="Comparison" w:date="2026-03-13T12:31:00Z" w16du:dateUtc="2026-03-13T03:31:00Z"/>
                      <w:rFonts w:ascii="DejaVu Sans" w:eastAsia="DejaVu Sans" w:hAnsi="DejaVu Sans" w:cs="DejaVu Sans"/>
                      <w:color w:val="000000"/>
                      <w:sz w:val="16"/>
                      <w:szCs w:val="16"/>
                    </w:rPr>
                  </w:pPr>
                  <w:ins w:id="1597" w:author="Comparison" w:date="2026-03-13T12:31:00Z" w16du:dateUtc="2026-03-13T03:31:00Z">
                    <w:r>
                      <w:rPr>
                        <w:rFonts w:ascii="DejaVu Sans" w:eastAsia="DejaVu Sans" w:hAnsi="DejaVu Sans" w:cs="DejaVu Sans"/>
                        <w:color w:val="000000"/>
                        <w:sz w:val="16"/>
                        <w:szCs w:val="16"/>
                      </w:rPr>
                      <w:t>0.304</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058EC4" w14:textId="77777777" w:rsidR="006441E9" w:rsidRDefault="00EC58B6">
                  <w:pPr>
                    <w:rPr>
                      <w:ins w:id="1598" w:author="Comparison" w:date="2026-03-13T12:31:00Z" w16du:dateUtc="2026-03-13T03:31:00Z"/>
                      <w:rFonts w:ascii="DejaVu Sans" w:eastAsia="DejaVu Sans" w:hAnsi="DejaVu Sans" w:cs="DejaVu Sans"/>
                      <w:color w:val="000000"/>
                      <w:sz w:val="16"/>
                      <w:szCs w:val="16"/>
                    </w:rPr>
                  </w:pPr>
                  <w:ins w:id="1599" w:author="Comparison" w:date="2026-03-13T12:31:00Z" w16du:dateUtc="2026-03-13T03:31:00Z">
                    <w:r>
                      <w:rPr>
                        <w:rFonts w:ascii="DejaVu Sans" w:eastAsia="DejaVu Sans" w:hAnsi="DejaVu Sans" w:cs="DejaVu Sans"/>
                        <w:color w:val="000000"/>
                        <w:sz w:val="16"/>
                        <w:szCs w:val="16"/>
                      </w:rPr>
                      <w:t>0.073 (-0.083-0.226)</w:t>
                    </w:r>
                  </w:ins>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42EBD1" w14:textId="77777777" w:rsidR="006441E9" w:rsidRDefault="00EC58B6">
                  <w:pPr>
                    <w:rPr>
                      <w:ins w:id="1600" w:author="Comparison" w:date="2026-03-13T12:31:00Z" w16du:dateUtc="2026-03-13T03:31:00Z"/>
                      <w:rFonts w:ascii="DejaVu Sans" w:eastAsia="DejaVu Sans" w:hAnsi="DejaVu Sans" w:cs="DejaVu Sans"/>
                      <w:color w:val="000000"/>
                      <w:sz w:val="16"/>
                      <w:szCs w:val="16"/>
                    </w:rPr>
                  </w:pPr>
                  <w:ins w:id="1601" w:author="Comparison" w:date="2026-03-13T12:31:00Z" w16du:dateUtc="2026-03-13T03:31:00Z">
                    <w:r>
                      <w:rPr>
                        <w:rFonts w:ascii="DejaVu Sans" w:eastAsia="DejaVu Sans" w:hAnsi="DejaVu Sans" w:cs="DejaVu Sans"/>
                        <w:color w:val="000000"/>
                        <w:sz w:val="16"/>
                        <w:szCs w:val="16"/>
                      </w:rPr>
                      <w:t>0.178</w:t>
                    </w:r>
                  </w:ins>
                </w:p>
              </w:tc>
            </w:tr>
            <w:tr w:rsidR="006441E9" w14:paraId="379BCD8D" w14:textId="77777777" w:rsidTr="006441E9">
              <w:trPr>
                <w:jc w:val="center"/>
                <w:ins w:id="1602" w:author="Comparison" w:date="2026-03-13T12:31:00Z"/>
              </w:trPr>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AF165" w14:textId="77777777" w:rsidR="006441E9" w:rsidRDefault="00EC58B6">
                  <w:pPr>
                    <w:rPr>
                      <w:ins w:id="1603" w:author="Comparison" w:date="2026-03-13T12:31:00Z" w16du:dateUtc="2026-03-13T03:31:00Z"/>
                      <w:rFonts w:ascii="DejaVu Sans" w:eastAsia="DejaVu Sans" w:hAnsi="DejaVu Sans" w:cs="DejaVu Sans"/>
                      <w:color w:val="000000"/>
                      <w:sz w:val="16"/>
                      <w:szCs w:val="16"/>
                    </w:rPr>
                  </w:pPr>
                  <w:ins w:id="1604" w:author="Comparison" w:date="2026-03-13T12:31:00Z" w16du:dateUtc="2026-03-13T03:31:00Z">
                    <w:r>
                      <w:rPr>
                        <w:rFonts w:ascii="DejaVu Sans" w:eastAsia="DejaVu Sans" w:hAnsi="DejaVu Sans" w:cs="DejaVu Sans"/>
                        <w:color w:val="000000"/>
                        <w:sz w:val="16"/>
                        <w:szCs w:val="16"/>
                      </w:rPr>
                      <w:t>Supportive</w:t>
                    </w:r>
                  </w:ins>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0B9691" w14:textId="77777777" w:rsidR="006441E9" w:rsidRDefault="00EC58B6">
                  <w:pPr>
                    <w:rPr>
                      <w:ins w:id="1605" w:author="Comparison" w:date="2026-03-13T12:31:00Z" w16du:dateUtc="2026-03-13T03:31:00Z"/>
                      <w:rFonts w:ascii="DejaVu Sans" w:eastAsia="DejaVu Sans" w:hAnsi="DejaVu Sans" w:cs="DejaVu Sans"/>
                      <w:color w:val="000000"/>
                      <w:sz w:val="16"/>
                      <w:szCs w:val="16"/>
                    </w:rPr>
                  </w:pPr>
                  <w:ins w:id="1606" w:author="Comparison" w:date="2026-03-13T12:31:00Z" w16du:dateUtc="2026-03-13T03:31:00Z">
                    <w:r>
                      <w:rPr>
                        <w:rFonts w:ascii="DejaVu Sans" w:eastAsia="DejaVu Sans" w:hAnsi="DejaVu Sans" w:cs="DejaVu Sans"/>
                        <w:color w:val="000000"/>
                        <w:sz w:val="16"/>
                        <w:szCs w:val="16"/>
                      </w:rPr>
                      <w:t>Supervisor</w:t>
                    </w:r>
                  </w:ins>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C2192" w14:textId="77777777" w:rsidR="006441E9" w:rsidRDefault="00EC58B6">
                  <w:pPr>
                    <w:jc w:val="right"/>
                    <w:rPr>
                      <w:ins w:id="1607" w:author="Comparison" w:date="2026-03-13T12:31:00Z" w16du:dateUtc="2026-03-13T03:31:00Z"/>
                      <w:rFonts w:ascii="DejaVu Sans" w:eastAsia="DejaVu Sans" w:hAnsi="DejaVu Sans" w:cs="DejaVu Sans"/>
                      <w:color w:val="000000"/>
                      <w:sz w:val="16"/>
                      <w:szCs w:val="16"/>
                    </w:rPr>
                  </w:pPr>
                  <w:ins w:id="1608" w:author="Comparison" w:date="2026-03-13T12:31:00Z" w16du:dateUtc="2026-03-13T03:31:00Z">
                    <w:r>
                      <w:rPr>
                        <w:rFonts w:ascii="DejaVu Sans" w:eastAsia="DejaVu Sans" w:hAnsi="DejaVu Sans" w:cs="DejaVu Sans"/>
                        <w:color w:val="000000"/>
                        <w:sz w:val="16"/>
                        <w:szCs w:val="16"/>
                      </w:rPr>
                      <w:t>161</w:t>
                    </w:r>
                  </w:ins>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0E9A1" w14:textId="77777777" w:rsidR="006441E9" w:rsidRDefault="00EC58B6">
                  <w:pPr>
                    <w:jc w:val="right"/>
                    <w:rPr>
                      <w:ins w:id="1609" w:author="Comparison" w:date="2026-03-13T12:31:00Z" w16du:dateUtc="2026-03-13T03:31:00Z"/>
                      <w:rFonts w:ascii="DejaVu Sans" w:eastAsia="DejaVu Sans" w:hAnsi="DejaVu Sans" w:cs="DejaVu Sans"/>
                      <w:color w:val="000000"/>
                      <w:sz w:val="16"/>
                      <w:szCs w:val="16"/>
                    </w:rPr>
                  </w:pPr>
                  <w:ins w:id="1610" w:author="Comparison" w:date="2026-03-13T12:31:00Z" w16du:dateUtc="2026-03-13T03:31:00Z">
                    <w:r>
                      <w:rPr>
                        <w:rFonts w:ascii="DejaVu Sans" w:eastAsia="DejaVu Sans" w:hAnsi="DejaVu Sans" w:cs="DejaVu Sans"/>
                        <w:color w:val="000000"/>
                        <w:sz w:val="16"/>
                        <w:szCs w:val="16"/>
                      </w:rPr>
                      <w:t>55.9</w:t>
                    </w:r>
                  </w:ins>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CFAE9D" w14:textId="77777777" w:rsidR="006441E9" w:rsidRDefault="00EC58B6">
                  <w:pPr>
                    <w:jc w:val="right"/>
                    <w:rPr>
                      <w:ins w:id="1611" w:author="Comparison" w:date="2026-03-13T12:31:00Z" w16du:dateUtc="2026-03-13T03:31:00Z"/>
                      <w:rFonts w:ascii="DejaVu Sans" w:eastAsia="DejaVu Sans" w:hAnsi="DejaVu Sans" w:cs="DejaVu Sans"/>
                      <w:color w:val="000000"/>
                      <w:sz w:val="16"/>
                      <w:szCs w:val="16"/>
                    </w:rPr>
                  </w:pPr>
                  <w:ins w:id="1612" w:author="Comparison" w:date="2026-03-13T12:31:00Z" w16du:dateUtc="2026-03-13T03:31:00Z">
                    <w:r>
                      <w:rPr>
                        <w:rFonts w:ascii="DejaVu Sans" w:eastAsia="DejaVu Sans" w:hAnsi="DejaVu Sans" w:cs="DejaVu Sans"/>
                        <w:color w:val="000000"/>
                        <w:sz w:val="16"/>
                        <w:szCs w:val="16"/>
                      </w:rPr>
                      <w:t>0.365</w:t>
                    </w:r>
                  </w:ins>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A90CE" w14:textId="77777777" w:rsidR="006441E9" w:rsidRDefault="00EC58B6">
                  <w:pPr>
                    <w:rPr>
                      <w:ins w:id="1613" w:author="Comparison" w:date="2026-03-13T12:31:00Z" w16du:dateUtc="2026-03-13T03:31:00Z"/>
                      <w:rFonts w:ascii="DejaVu Sans" w:eastAsia="DejaVu Sans" w:hAnsi="DejaVu Sans" w:cs="DejaVu Sans"/>
                      <w:color w:val="000000"/>
                      <w:sz w:val="16"/>
                      <w:szCs w:val="16"/>
                    </w:rPr>
                  </w:pPr>
                  <w:ins w:id="1614" w:author="Comparison" w:date="2026-03-13T12:31:00Z" w16du:dateUtc="2026-03-13T03:31:00Z">
                    <w:r>
                      <w:rPr>
                        <w:rFonts w:ascii="DejaVu Sans" w:eastAsia="DejaVu Sans" w:hAnsi="DejaVu Sans" w:cs="DejaVu Sans"/>
                        <w:color w:val="000000"/>
                        <w:sz w:val="16"/>
                        <w:szCs w:val="16"/>
                      </w:rPr>
                      <w:t>&lt;.001</w:t>
                    </w:r>
                  </w:ins>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20B87" w14:textId="77777777" w:rsidR="006441E9" w:rsidRDefault="00EC58B6">
                  <w:pPr>
                    <w:rPr>
                      <w:ins w:id="1615" w:author="Comparison" w:date="2026-03-13T12:31:00Z" w16du:dateUtc="2026-03-13T03:31:00Z"/>
                      <w:rFonts w:ascii="DejaVu Sans" w:eastAsia="DejaVu Sans" w:hAnsi="DejaVu Sans" w:cs="DejaVu Sans"/>
                      <w:color w:val="000000"/>
                      <w:sz w:val="16"/>
                      <w:szCs w:val="16"/>
                    </w:rPr>
                  </w:pPr>
                  <w:ins w:id="1616" w:author="Comparison" w:date="2026-03-13T12:31:00Z" w16du:dateUtc="2026-03-13T03:31:00Z">
                    <w:r>
                      <w:rPr>
                        <w:rFonts w:ascii="DejaVu Sans" w:eastAsia="DejaVu Sans" w:hAnsi="DejaVu Sans" w:cs="DejaVu Sans"/>
                        <w:color w:val="000000"/>
                        <w:sz w:val="16"/>
                        <w:szCs w:val="16"/>
                      </w:rPr>
                      <w:t>0.367 (0.226-0.492)</w:t>
                    </w:r>
                  </w:ins>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C0E19B" w14:textId="77777777" w:rsidR="006441E9" w:rsidRDefault="00EC58B6">
                  <w:pPr>
                    <w:rPr>
                      <w:ins w:id="1617" w:author="Comparison" w:date="2026-03-13T12:31:00Z" w16du:dateUtc="2026-03-13T03:31:00Z"/>
                      <w:rFonts w:ascii="DejaVu Sans" w:eastAsia="DejaVu Sans" w:hAnsi="DejaVu Sans" w:cs="DejaVu Sans"/>
                      <w:color w:val="000000"/>
                      <w:sz w:val="16"/>
                      <w:szCs w:val="16"/>
                    </w:rPr>
                  </w:pPr>
                  <w:ins w:id="1618" w:author="Comparison" w:date="2026-03-13T12:31:00Z" w16du:dateUtc="2026-03-13T03:31:00Z">
                    <w:r>
                      <w:rPr>
                        <w:rFonts w:ascii="DejaVu Sans" w:eastAsia="DejaVu Sans" w:hAnsi="DejaVu Sans" w:cs="DejaVu Sans"/>
                        <w:color w:val="000000"/>
                        <w:sz w:val="16"/>
                        <w:szCs w:val="16"/>
                      </w:rPr>
                      <w:t>&lt;.001</w:t>
                    </w:r>
                  </w:ins>
                </w:p>
              </w:tc>
            </w:tr>
          </w:tbl>
          <w:p w14:paraId="6F2976AE" w14:textId="77777777" w:rsidR="006441E9" w:rsidRDefault="006441E9">
            <w:pPr>
              <w:rPr>
                <w:ins w:id="1619" w:author="Comparison" w:date="2026-03-13T12:31:00Z" w16du:dateUtc="2026-03-13T03:31:00Z"/>
              </w:rPr>
            </w:pPr>
          </w:p>
        </w:tc>
        <w:bookmarkEnd w:id="1430"/>
      </w:tr>
    </w:tbl>
    <w:p w14:paraId="33A0F7AF" w14:textId="77777777" w:rsidR="006441E9" w:rsidRDefault="00EC58B6">
      <w:pPr>
        <w:pStyle w:val="Kop4"/>
        <w:pPrChange w:id="1620" w:author="Comparison" w:date="2026-03-13T12:31:00Z" w16du:dateUtc="2026-03-13T03:31:00Z">
          <w:pPr>
            <w:pStyle w:val="Kop4"/>
            <w:spacing w:after="240"/>
          </w:pPr>
        </w:pPrChange>
      </w:pPr>
      <w:bookmarkStart w:id="1621" w:name="identification-of-feedback-source"/>
      <w:bookmarkEnd w:id="1424"/>
      <w:r>
        <w:t>Identification of Feedback Source</w:t>
      </w:r>
    </w:p>
    <w:p w14:paraId="414AD6E1" w14:textId="77777777" w:rsidR="006441E9" w:rsidRDefault="004D4528">
      <w:pPr>
        <w:pStyle w:val="FirstParagraph"/>
        <w:pPrChange w:id="1622" w:author="Comparison" w:date="2026-03-13T12:31:00Z" w16du:dateUtc="2026-03-13T03:31:00Z">
          <w:pPr>
            <w:spacing w:after="240"/>
          </w:pPr>
        </w:pPrChange>
      </w:pPr>
      <w:del w:id="1623" w:author="Comparison" w:date="2026-03-13T12:31:00Z" w16du:dateUtc="2026-03-13T03:31:00Z">
        <w:r>
          <w:delText>The</w:delText>
        </w:r>
      </w:del>
      <w:ins w:id="1624" w:author="Comparison" w:date="2026-03-13T12:31:00Z" w16du:dateUtc="2026-03-13T03:31:00Z">
        <w:r w:rsidR="00EC58B6">
          <w:t>After completing all rubric scoring and free-text comments,</w:t>
        </w:r>
      </w:ins>
      <w:r w:rsidR="00EC58B6">
        <w:t xml:space="preserve"> evaluators were asked whether they could identify the source of the feedback, specifically whether it was generated by a human or an AI. </w:t>
      </w:r>
      <w:del w:id="1625" w:author="Comparison" w:date="2026-03-13T12:31:00Z" w16du:dateUtc="2026-03-13T03:31:00Z">
        <w:r>
          <w:delText>All</w:delText>
        </w:r>
      </w:del>
      <w:ins w:id="1626" w:author="Comparison" w:date="2026-03-13T12:31:00Z" w16du:dateUtc="2026-03-13T03:31:00Z">
        <w:r w:rsidR="00EC58B6">
          <w:t>Despite the blinding procedures (randomized presentation order and removal of source labels), all</w:t>
        </w:r>
      </w:ins>
      <w:r w:rsidR="00EC58B6">
        <w:t xml:space="preserve"> students and supervisors correctly identified the source for every item (100% detection accuracy).</w:t>
      </w:r>
    </w:p>
    <w:p w14:paraId="6F225B90" w14:textId="77777777" w:rsidR="006441E9" w:rsidRDefault="00EC58B6">
      <w:pPr>
        <w:pStyle w:val="Kop3"/>
        <w:pPrChange w:id="1627" w:author="Comparison" w:date="2026-03-13T12:31:00Z" w16du:dateUtc="2026-03-13T03:31:00Z">
          <w:pPr>
            <w:pStyle w:val="Kop3"/>
            <w:spacing w:after="240"/>
          </w:pPr>
        </w:pPrChange>
      </w:pPr>
      <w:bookmarkStart w:id="1628" w:name="qualitative-analysis-1"/>
      <w:bookmarkEnd w:id="565"/>
      <w:bookmarkEnd w:id="1621"/>
      <w:r>
        <w:lastRenderedPageBreak/>
        <w:t>Qualitative analysis</w:t>
      </w:r>
    </w:p>
    <w:p w14:paraId="141F9DC0" w14:textId="77777777" w:rsidR="006441E9" w:rsidRDefault="00EC58B6">
      <w:pPr>
        <w:pStyle w:val="FirstParagraph"/>
        <w:pPrChange w:id="1629" w:author="Comparison" w:date="2026-03-13T12:31:00Z" w16du:dateUtc="2026-03-13T03:31:00Z">
          <w:pPr>
            <w:spacing w:after="240"/>
          </w:pPr>
        </w:pPrChange>
      </w:pPr>
      <w:r>
        <w:t xml:space="preserve">The qualitative analysis of the free-text comments provided by the evaluators revealed several themes regarding the differences between AI and supervisor feedback. The themes are shown in </w:t>
      </w:r>
      <w:r>
        <w:fldChar w:fldCharType="begin"/>
      </w:r>
      <w:r>
        <w:instrText>HYPERLINK \l "tbl-themes" \h</w:instrText>
      </w:r>
      <w:r>
        <w:fldChar w:fldCharType="separate"/>
      </w:r>
      <w:r>
        <w:rPr>
          <w:rStyle w:val="Hyperlink"/>
        </w:rPr>
        <w:t>Table </w:t>
      </w:r>
      <w:del w:id="1630" w:author="Comparison" w:date="2026-03-13T12:31:00Z" w16du:dateUtc="2026-03-13T03:31:00Z">
        <w:r w:rsidR="004D4528">
          <w:rPr>
            <w:rStyle w:val="Hyperlink"/>
          </w:rPr>
          <w:delText>5</w:delText>
        </w:r>
      </w:del>
      <w:ins w:id="1631" w:author="Comparison" w:date="2026-03-13T12:31:00Z" w16du:dateUtc="2026-03-13T03:31:00Z">
        <w:r>
          <w:rPr>
            <w:rStyle w:val="Hyperlink"/>
          </w:rPr>
          <w:t>6</w:t>
        </w:r>
      </w:ins>
      <w:r>
        <w:fldChar w:fldCharType="end"/>
      </w:r>
      <w:r>
        <w:t>.</w:t>
      </w:r>
    </w:p>
    <w:tbl>
      <w:tblPr>
        <w:tblStyle w:val="Table"/>
        <w:tblW w:w="5000" w:type="pct"/>
        <w:tblLayout w:type="fixed"/>
        <w:tblLook w:val="0000" w:firstRow="0" w:lastRow="0" w:firstColumn="0" w:lastColumn="0" w:noHBand="0" w:noVBand="0"/>
        <w:tblPrChange w:id="1632" w:author="Comparison" w:date="2026-03-13T12:31:00Z" w16du:dateUtc="2026-03-13T03:31:00Z">
          <w:tblPr>
            <w:tblW w:w="5000" w:type="pct"/>
            <w:tblLayout w:type="fixed"/>
            <w:tblLook w:val="0000" w:firstRow="0" w:lastRow="0" w:firstColumn="0" w:lastColumn="0" w:noHBand="0" w:noVBand="0"/>
          </w:tblPr>
        </w:tblPrChange>
      </w:tblPr>
      <w:tblGrid>
        <w:gridCol w:w="9054"/>
        <w:tblGridChange w:id="1633">
          <w:tblGrid>
            <w:gridCol w:w="108"/>
            <w:gridCol w:w="8640"/>
            <w:gridCol w:w="306"/>
          </w:tblGrid>
        </w:tblGridChange>
      </w:tblGrid>
      <w:tr w:rsidR="006441E9" w14:paraId="189A39CA" w14:textId="77777777">
        <w:trPr>
          <w:trPrChange w:id="1634" w:author="Comparison" w:date="2026-03-13T12:31:00Z" w16du:dateUtc="2026-03-13T03:31:00Z">
            <w:trPr>
              <w:gridBefore w:val="1"/>
              <w:gridAfter w:val="0"/>
            </w:trPr>
          </w:trPrChange>
        </w:trPr>
        <w:tc>
          <w:tcPr>
            <w:tcW w:w="7920" w:type="dxa"/>
            <w:tcPrChange w:id="1635" w:author="Comparison" w:date="2026-03-13T12:31:00Z" w16du:dateUtc="2026-03-13T03:31:00Z">
              <w:tcPr>
                <w:tcW w:w="7920" w:type="dxa"/>
              </w:tcPr>
            </w:tcPrChange>
          </w:tcPr>
          <w:p w14:paraId="1BF37ABC" w14:textId="77777777" w:rsidR="006441E9" w:rsidRDefault="00EC58B6">
            <w:pPr>
              <w:pStyle w:val="ImageCaption"/>
              <w:spacing w:before="200"/>
              <w:pPrChange w:id="1636" w:author="Comparison" w:date="2026-03-13T12:31:00Z" w16du:dateUtc="2026-03-13T03:31:00Z">
                <w:pPr>
                  <w:spacing w:before="200" w:after="240"/>
                </w:pPr>
              </w:pPrChange>
            </w:pPr>
            <w:bookmarkStart w:id="1637" w:name="tbl-themes"/>
            <w:r>
              <w:t>Table </w:t>
            </w:r>
            <w:del w:id="1638" w:author="Comparison" w:date="2026-03-13T12:31:00Z" w16du:dateUtc="2026-03-13T03:31:00Z">
              <w:r w:rsidR="004D4528">
                <w:delText>5: Categorized</w:delText>
              </w:r>
            </w:del>
            <w:ins w:id="1639" w:author="Comparison" w:date="2026-03-13T12:31:00Z" w16du:dateUtc="2026-03-13T03:31:00Z">
              <w:r>
                <w:t>6:</w:t>
              </w:r>
            </w:ins>
            <w:r>
              <w:t xml:space="preserve"> Themes Identified in Qualitative Analysis</w:t>
            </w:r>
            <w:ins w:id="1640" w:author="Comparison" w:date="2026-03-13T12:31:00Z" w16du:dateUtc="2026-03-13T03:31:00Z">
              <w:r>
                <w:t xml:space="preserve"> of Evaluator Comments on AI-Generated and Supervisor Feedback. Convergent mixed-methods study, 161 clinical clerkship logs, Nagoya University, Japan, 2024.</w:t>
              </w:r>
            </w:ins>
          </w:p>
          <w:tbl>
            <w:tblPr>
              <w:tblStyle w:val="Table"/>
              <w:tblW w:w="5000" w:type="pct"/>
              <w:jc w:val="center"/>
              <w:tblLayout w:type="fixed"/>
              <w:tblLook w:val="0420" w:firstRow="1" w:lastRow="0" w:firstColumn="0" w:lastColumn="0" w:noHBand="0" w:noVBand="1"/>
              <w:tblPrChange w:id="1641" w:author="Comparison" w:date="2026-03-13T12:31:00Z" w16du:dateUtc="2026-03-13T03:31:00Z">
                <w:tblPr>
                  <w:tblW w:w="0" w:type="auto"/>
                  <w:jc w:val="center"/>
                  <w:tblLayout w:type="fixed"/>
                  <w:tblLook w:val="0420" w:firstRow="1" w:lastRow="0" w:firstColumn="0" w:lastColumn="0" w:noHBand="0" w:noVBand="1"/>
                </w:tblPr>
              </w:tblPrChange>
            </w:tblPr>
            <w:tblGrid>
              <w:gridCol w:w="2946"/>
              <w:gridCol w:w="2946"/>
              <w:gridCol w:w="2946"/>
              <w:tblGridChange w:id="1642">
                <w:tblGrid>
                  <w:gridCol w:w="2880"/>
                  <w:gridCol w:w="66"/>
                  <w:gridCol w:w="2814"/>
                  <w:gridCol w:w="132"/>
                  <w:gridCol w:w="2748"/>
                  <w:gridCol w:w="198"/>
                </w:tblGrid>
              </w:tblGridChange>
            </w:tblGrid>
            <w:tr w:rsidR="006441E9" w14:paraId="28F2D527" w14:textId="77777777" w:rsidTr="006441E9">
              <w:trPr>
                <w:cnfStyle w:val="100000000000" w:firstRow="1" w:lastRow="0" w:firstColumn="0" w:lastColumn="0" w:oddVBand="0" w:evenVBand="0" w:oddHBand="0" w:evenHBand="0" w:firstRowFirstColumn="0" w:firstRowLastColumn="0" w:lastRowFirstColumn="0" w:lastRowLastColumn="0"/>
                <w:tblHeader/>
                <w:jc w:val="center"/>
                <w:trPrChange w:id="1643" w:author="Comparison" w:date="2026-03-13T12:31:00Z" w16du:dateUtc="2026-03-13T03:31:00Z">
                  <w:trPr>
                    <w:gridAfter w:val="0"/>
                    <w:tblHeader/>
                    <w:jc w:val="center"/>
                  </w:trPr>
                </w:trPrChange>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44" w:author="Comparison" w:date="2026-03-13T12:31:00Z" w16du:dateUtc="2026-03-13T03:31:00Z">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6B849AC"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4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Theme</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46" w:author="Comparison" w:date="2026-03-13T12:31:00Z" w16du:dateUtc="2026-03-13T03:31:00Z">
                    <w:tcPr>
                      <w:tcW w:w="288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6EF4159"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4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Sub themes for AI</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48" w:author="Comparison" w:date="2026-03-13T12:31:00Z" w16du:dateUtc="2026-03-13T03:31:00Z">
                    <w:tcPr>
                      <w:tcW w:w="288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3AAC274"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64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Sub themes for Supervisor</w:t>
                  </w:r>
                </w:p>
              </w:tc>
            </w:tr>
            <w:tr w:rsidR="006441E9" w14:paraId="3FF0D71E" w14:textId="77777777" w:rsidTr="006441E9">
              <w:trPr>
                <w:jc w:val="center"/>
                <w:trPrChange w:id="1650" w:author="Comparison" w:date="2026-03-13T12:31:00Z" w16du:dateUtc="2026-03-13T03:31:00Z">
                  <w:trPr>
                    <w:gridAfter w:val="0"/>
                    <w:jc w:val="center"/>
                  </w:trPr>
                </w:trPrChange>
              </w:trPr>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51" w:author="Comparison" w:date="2026-03-13T12:31:00Z" w16du:dateUtc="2026-03-13T03:31:00Z">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6E7FA0F" w14:textId="77777777" w:rsidR="006441E9" w:rsidRDefault="00EC58B6">
                  <w:pPr>
                    <w:rPr>
                      <w:rFonts w:ascii="DejaVu Sans" w:eastAsia="DejaVu Sans" w:hAnsi="DejaVu Sans" w:cs="DejaVu Sans"/>
                      <w:color w:val="000000"/>
                      <w:sz w:val="18"/>
                      <w:szCs w:val="18"/>
                    </w:rPr>
                    <w:pPrChange w:id="165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Adherence to the feedback criteria and structure</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53" w:author="Comparison" w:date="2026-03-13T12:31:00Z" w16du:dateUtc="2026-03-13T03:31:00Z">
                    <w:tcPr>
                      <w:tcW w:w="288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C70D078" w14:textId="77777777" w:rsidR="006441E9" w:rsidRDefault="00EC58B6">
                  <w:pPr>
                    <w:rPr>
                      <w:rFonts w:ascii="DejaVu Sans" w:eastAsia="DejaVu Sans" w:hAnsi="DejaVu Sans" w:cs="DejaVu Sans"/>
                      <w:color w:val="000000"/>
                      <w:sz w:val="18"/>
                      <w:szCs w:val="18"/>
                    </w:rPr>
                    <w:pPrChange w:id="165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Mismatch with student preferences</w:t>
                  </w:r>
                  <w:r>
                    <w:rPr>
                      <w:rFonts w:ascii="DejaVu Sans" w:eastAsia="DejaVu Sans" w:hAnsi="DejaVu Sans" w:cs="DejaVu Sans"/>
                      <w:color w:val="000000"/>
                      <w:sz w:val="18"/>
                      <w:szCs w:val="18"/>
                    </w:rPr>
                    <w:br/>
                    <w:t>- Well-structured feedback that adheres to principles</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55" w:author="Comparison" w:date="2026-03-13T12:31:00Z" w16du:dateUtc="2026-03-13T03:31:00Z">
                    <w:tcPr>
                      <w:tcW w:w="2880"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EFA35DA" w14:textId="77777777" w:rsidR="006441E9" w:rsidRDefault="00EC58B6">
                  <w:pPr>
                    <w:rPr>
                      <w:rFonts w:ascii="DejaVu Sans" w:eastAsia="DejaVu Sans" w:hAnsi="DejaVu Sans" w:cs="DejaVu Sans"/>
                      <w:color w:val="000000"/>
                      <w:sz w:val="18"/>
                      <w:szCs w:val="18"/>
                    </w:rPr>
                    <w:pPrChange w:id="165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Entries not complying with feedback principles and standards</w:t>
                  </w:r>
                </w:p>
              </w:tc>
            </w:tr>
            <w:tr w:rsidR="006441E9" w14:paraId="38736B2D" w14:textId="77777777" w:rsidTr="006441E9">
              <w:trPr>
                <w:jc w:val="center"/>
                <w:trPrChange w:id="1657" w:author="Comparison" w:date="2026-03-13T12:31:00Z" w16du:dateUtc="2026-03-13T03:31: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58" w:author="Comparison" w:date="2026-03-13T12:31:00Z" w16du:dateUtc="2026-03-13T03:31: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5797B75" w14:textId="77777777" w:rsidR="006441E9" w:rsidRDefault="00EC58B6">
                  <w:pPr>
                    <w:rPr>
                      <w:rFonts w:ascii="DejaVu Sans" w:eastAsia="DejaVu Sans" w:hAnsi="DejaVu Sans" w:cs="DejaVu Sans"/>
                      <w:color w:val="000000"/>
                      <w:sz w:val="18"/>
                      <w:szCs w:val="18"/>
                    </w:rPr>
                    <w:pPrChange w:id="165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Continuity and consistency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0" w:author="Comparison" w:date="2026-03-13T12:31:00Z" w16du:dateUtc="2026-03-13T03:3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081FE02" w14:textId="77777777" w:rsidR="006441E9" w:rsidRDefault="00EC58B6">
                  <w:pPr>
                    <w:rPr>
                      <w:rFonts w:ascii="DejaVu Sans" w:eastAsia="DejaVu Sans" w:hAnsi="DejaVu Sans" w:cs="DejaVu Sans"/>
                      <w:color w:val="000000"/>
                      <w:sz w:val="18"/>
                      <w:szCs w:val="18"/>
                    </w:rPr>
                    <w:pPrChange w:id="166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based on a comprehensive review of the recorded content</w:t>
                  </w:r>
                  <w:r>
                    <w:rPr>
                      <w:rFonts w:ascii="DejaVu Sans" w:eastAsia="DejaVu Sans" w:hAnsi="DejaVu Sans" w:cs="DejaVu Sans"/>
                      <w:color w:val="000000"/>
                      <w:sz w:val="18"/>
                      <w:szCs w:val="18"/>
                    </w:rPr>
                    <w:br/>
                    <w:t>- Limitations due to lack of understanding of the practicum context</w:t>
                  </w:r>
                  <w:r>
                    <w:rPr>
                      <w:rFonts w:ascii="DejaVu Sans" w:eastAsia="DejaVu Sans" w:hAnsi="DejaVu Sans" w:cs="DejaVu Sans"/>
                      <w:color w:val="000000"/>
                      <w:sz w:val="18"/>
                      <w:szCs w:val="18"/>
                    </w:rPr>
                    <w:br/>
                    <w:t>- Support for verbalizing experiences</w:t>
                  </w:r>
                  <w:r>
                    <w:rPr>
                      <w:rFonts w:ascii="DejaVu Sans" w:eastAsia="DejaVu Sans" w:hAnsi="DejaVu Sans" w:cs="DejaVu Sans"/>
                      <w:color w:val="000000"/>
                      <w:sz w:val="18"/>
                      <w:szCs w:val="18"/>
                    </w:rPr>
                    <w:br/>
                    <w:t>- Variability in feedback quality depending on the content recorded</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2" w:author="Comparison" w:date="2026-03-13T12:31:00Z" w16du:dateUtc="2026-03-13T03:3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5FA9002" w14:textId="77777777" w:rsidR="006441E9" w:rsidRDefault="00EC58B6">
                  <w:pPr>
                    <w:rPr>
                      <w:rFonts w:ascii="DejaVu Sans" w:eastAsia="DejaVu Sans" w:hAnsi="DejaVu Sans" w:cs="DejaVu Sans"/>
                      <w:color w:val="000000"/>
                      <w:sz w:val="18"/>
                      <w:szCs w:val="18"/>
                    </w:rPr>
                    <w:pPrChange w:id="166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that does not reflect the content of the report</w:t>
                  </w:r>
                  <w:r>
                    <w:rPr>
                      <w:rFonts w:ascii="DejaVu Sans" w:eastAsia="DejaVu Sans" w:hAnsi="DejaVu Sans" w:cs="DejaVu Sans"/>
                      <w:color w:val="000000"/>
                      <w:sz w:val="18"/>
                      <w:szCs w:val="18"/>
                    </w:rPr>
                    <w:br/>
                    <w:t>- Feedback that takes into account the practicum context</w:t>
                  </w:r>
                  <w:r>
                    <w:rPr>
                      <w:rFonts w:ascii="DejaVu Sans" w:eastAsia="DejaVu Sans" w:hAnsi="DejaVu Sans" w:cs="DejaVu Sans"/>
                      <w:color w:val="000000"/>
                      <w:sz w:val="18"/>
                      <w:szCs w:val="18"/>
                    </w:rPr>
                    <w:br/>
                    <w:t>- Limitations of feedback within a limited time</w:t>
                  </w:r>
                </w:p>
              </w:tc>
            </w:tr>
            <w:tr w:rsidR="006441E9" w14:paraId="6E6C91FD" w14:textId="77777777" w:rsidTr="006441E9">
              <w:trPr>
                <w:jc w:val="center"/>
                <w:trPrChange w:id="1664" w:author="Comparison" w:date="2026-03-13T12:31:00Z" w16du:dateUtc="2026-03-13T03:31: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5" w:author="Comparison" w:date="2026-03-13T12:31:00Z" w16du:dateUtc="2026-03-13T03:31: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EE37E01" w14:textId="77777777" w:rsidR="006441E9" w:rsidRDefault="00EC58B6">
                  <w:pPr>
                    <w:rPr>
                      <w:rFonts w:ascii="DejaVu Sans" w:eastAsia="DejaVu Sans" w:hAnsi="DejaVu Sans" w:cs="DejaVu Sans"/>
                      <w:color w:val="000000"/>
                      <w:sz w:val="18"/>
                      <w:szCs w:val="18"/>
                    </w:rPr>
                    <w:pPrChange w:id="166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Perspective as a clinician</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7" w:author="Comparison" w:date="2026-03-13T12:31:00Z" w16du:dateUtc="2026-03-13T03:3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865D257" w14:textId="77777777" w:rsidR="006441E9" w:rsidRDefault="00EC58B6">
                  <w:pPr>
                    <w:rPr>
                      <w:rFonts w:ascii="DejaVu Sans" w:eastAsia="DejaVu Sans" w:hAnsi="DejaVu Sans" w:cs="DejaVu Sans"/>
                      <w:color w:val="000000"/>
                      <w:sz w:val="18"/>
                      <w:szCs w:val="18"/>
                    </w:rPr>
                    <w:pPrChange w:id="166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Lack of expert perspective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69" w:author="Comparison" w:date="2026-03-13T12:31:00Z" w16du:dateUtc="2026-03-13T03:3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543359D" w14:textId="77777777" w:rsidR="006441E9" w:rsidRDefault="00EC58B6">
                  <w:pPr>
                    <w:rPr>
                      <w:rFonts w:ascii="DejaVu Sans" w:eastAsia="DejaVu Sans" w:hAnsi="DejaVu Sans" w:cs="DejaVu Sans"/>
                      <w:color w:val="000000"/>
                      <w:sz w:val="18"/>
                      <w:szCs w:val="18"/>
                    </w:rPr>
                    <w:pPrChange w:id="167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Conflict of interest as an educator</w:t>
                  </w:r>
                  <w:r>
                    <w:rPr>
                      <w:rFonts w:ascii="DejaVu Sans" w:eastAsia="DejaVu Sans" w:hAnsi="DejaVu Sans" w:cs="DejaVu Sans"/>
                      <w:color w:val="000000"/>
                      <w:sz w:val="18"/>
                      <w:szCs w:val="18"/>
                    </w:rPr>
                    <w:br/>
                    <w:t>- Expert perspective</w:t>
                  </w:r>
                </w:p>
              </w:tc>
            </w:tr>
            <w:tr w:rsidR="006441E9" w14:paraId="07801021" w14:textId="77777777" w:rsidTr="006441E9">
              <w:trPr>
                <w:jc w:val="center"/>
                <w:trPrChange w:id="1671" w:author="Comparison" w:date="2026-03-13T12:31:00Z" w16du:dateUtc="2026-03-13T03:31:00Z">
                  <w:trPr>
                    <w:gridAfter w:val="0"/>
                    <w:jc w:val="center"/>
                  </w:trPr>
                </w:trPrChange>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2" w:author="Comparison" w:date="2026-03-13T12:31:00Z" w16du:dateUtc="2026-03-13T03:31:00Z">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6297B77" w14:textId="77777777" w:rsidR="006441E9" w:rsidRDefault="00EC58B6">
                  <w:pPr>
                    <w:rPr>
                      <w:rFonts w:ascii="DejaVu Sans" w:eastAsia="DejaVu Sans" w:hAnsi="DejaVu Sans" w:cs="DejaVu Sans"/>
                      <w:color w:val="000000"/>
                      <w:sz w:val="18"/>
                      <w:szCs w:val="18"/>
                    </w:rPr>
                    <w:pPrChange w:id="167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Quality of the Japanese language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4" w:author="Comparison" w:date="2026-03-13T12:31:00Z" w16du:dateUtc="2026-03-13T03:3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725515" w14:textId="77777777" w:rsidR="006441E9" w:rsidRDefault="00EC58B6">
                  <w:pPr>
                    <w:rPr>
                      <w:rFonts w:ascii="DejaVu Sans" w:eastAsia="DejaVu Sans" w:hAnsi="DejaVu Sans" w:cs="DejaVu Sans"/>
                      <w:color w:val="000000"/>
                      <w:sz w:val="18"/>
                      <w:szCs w:val="18"/>
                    </w:rPr>
                    <w:pPrChange w:id="167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Insufficient output quality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676" w:author="Comparison" w:date="2026-03-13T12:31:00Z" w16du:dateUtc="2026-03-13T03:31:00Z">
                    <w:tcPr>
                      <w:tcW w:w="2880"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D36B9BC" w14:textId="77777777" w:rsidR="006441E9" w:rsidRDefault="00EC58B6">
                  <w:pPr>
                    <w:rPr>
                      <w:rFonts w:ascii="DejaVu Sans" w:eastAsia="DejaVu Sans" w:hAnsi="DejaVu Sans" w:cs="DejaVu Sans"/>
                      <w:color w:val="000000"/>
                      <w:sz w:val="18"/>
                      <w:szCs w:val="18"/>
                    </w:rPr>
                    <w:pPrChange w:id="167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Descriptions that evoke the feeling of being reviewed by a human</w:t>
                  </w:r>
                  <w:r>
                    <w:rPr>
                      <w:rFonts w:ascii="DejaVu Sans" w:eastAsia="DejaVu Sans" w:hAnsi="DejaVu Sans" w:cs="DejaVu Sans"/>
                      <w:color w:val="000000"/>
                      <w:sz w:val="18"/>
                      <w:szCs w:val="18"/>
                    </w:rPr>
                    <w:br/>
                    <w:t>- Natural expressions</w:t>
                  </w:r>
                </w:p>
              </w:tc>
            </w:tr>
            <w:tr w:rsidR="006441E9" w14:paraId="390CC59E" w14:textId="77777777" w:rsidTr="006441E9">
              <w:trPr>
                <w:jc w:val="center"/>
                <w:trPrChange w:id="1678" w:author="Comparison" w:date="2026-03-13T12:31:00Z" w16du:dateUtc="2026-03-13T03:31:00Z">
                  <w:trPr>
                    <w:gridAfter w:val="0"/>
                    <w:jc w:val="center"/>
                  </w:trPr>
                </w:trPrChange>
              </w:trPr>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79" w:author="Comparison" w:date="2026-03-13T12:31:00Z" w16du:dateUtc="2026-03-13T03:31:00Z">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6F7899E" w14:textId="77777777" w:rsidR="006441E9" w:rsidRDefault="00EC58B6">
                  <w:pPr>
                    <w:rPr>
                      <w:rFonts w:ascii="DejaVu Sans" w:eastAsia="DejaVu Sans" w:hAnsi="DejaVu Sans" w:cs="DejaVu Sans"/>
                      <w:color w:val="000000"/>
                      <w:sz w:val="18"/>
                      <w:szCs w:val="18"/>
                    </w:rPr>
                    <w:pPrChange w:id="168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Text length</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81" w:author="Comparison" w:date="2026-03-13T12:31:00Z" w16du:dateUtc="2026-03-13T03:31:00Z">
                    <w:tcPr>
                      <w:tcW w:w="288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167651C" w14:textId="77777777" w:rsidR="006441E9" w:rsidRDefault="00EC58B6">
                  <w:pPr>
                    <w:rPr>
                      <w:rFonts w:ascii="DejaVu Sans" w:eastAsia="DejaVu Sans" w:hAnsi="DejaVu Sans" w:cs="DejaVu Sans"/>
                      <w:color w:val="000000"/>
                      <w:sz w:val="18"/>
                      <w:szCs w:val="18"/>
                    </w:rPr>
                    <w:pPrChange w:id="168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Overly verbose expressions</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683" w:author="Comparison" w:date="2026-03-13T12:31:00Z" w16du:dateUtc="2026-03-13T03:31:00Z">
                    <w:tcPr>
                      <w:tcW w:w="2880"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69EE6E6" w14:textId="77777777" w:rsidR="006441E9" w:rsidRDefault="00EC58B6">
                  <w:pPr>
                    <w:rPr>
                      <w:rFonts w:ascii="DejaVu Sans" w:eastAsia="DejaVu Sans" w:hAnsi="DejaVu Sans" w:cs="DejaVu Sans"/>
                      <w:color w:val="000000"/>
                      <w:sz w:val="18"/>
                      <w:szCs w:val="18"/>
                    </w:rPr>
                    <w:pPrChange w:id="168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Insufficient amount of description</w:t>
                  </w:r>
                </w:p>
              </w:tc>
            </w:tr>
          </w:tbl>
          <w:p w14:paraId="3A0623DA" w14:textId="77777777" w:rsidR="006441E9" w:rsidRDefault="006441E9">
            <w:pPr>
              <w:pPrChange w:id="1685" w:author="Comparison" w:date="2026-03-13T12:31:00Z" w16du:dateUtc="2026-03-13T03:31:00Z">
                <w:pPr>
                  <w:spacing w:after="240"/>
                </w:pPr>
              </w:pPrChange>
            </w:pPr>
          </w:p>
        </w:tc>
        <w:bookmarkEnd w:id="1637"/>
      </w:tr>
    </w:tbl>
    <w:p w14:paraId="6FA7BAD2" w14:textId="77777777" w:rsidR="006441E9" w:rsidRDefault="00EC58B6">
      <w:pPr>
        <w:pStyle w:val="Plattetekst"/>
        <w:pPrChange w:id="1686" w:author="Comparison" w:date="2026-03-13T12:31:00Z" w16du:dateUtc="2026-03-13T03:31:00Z">
          <w:pPr>
            <w:spacing w:after="240"/>
          </w:pPr>
        </w:pPrChange>
      </w:pPr>
      <w:r>
        <w:t xml:space="preserve">Five themes were identified as differences between AI and supervisor feedback: “Adherence to the feedback criteria and structure”, “Continuity and consistency”, “Perspective as a clinician”, “Quality of the Japanese language”, and “Text length”. Below we describe the details of these themes. Citations consist of IDs with three parts. When the first part is “AI_”, it indicates comments about AI feedback, and when it is “SU_”, it indicates comments about supervisor feedback. The second part shows “_FA” for comments by faculty evaluators and “_ST” for comments by student </w:t>
      </w:r>
      <w:r>
        <w:lastRenderedPageBreak/>
        <w:t>evaluators. The number in the latter half represents the evaluator ID. The final part indicates the dataset ID.</w:t>
      </w:r>
    </w:p>
    <w:p w14:paraId="10B6EC39" w14:textId="77777777" w:rsidR="006441E9" w:rsidRDefault="00EC58B6">
      <w:pPr>
        <w:pStyle w:val="Kop4"/>
        <w:pPrChange w:id="1687" w:author="Comparison" w:date="2026-03-13T12:31:00Z" w16du:dateUtc="2026-03-13T03:31:00Z">
          <w:pPr>
            <w:pStyle w:val="Kop4"/>
            <w:spacing w:after="240"/>
          </w:pPr>
        </w:pPrChange>
      </w:pPr>
      <w:bookmarkStart w:id="1688" w:name="X47fb754f346a27bb0b9e24337d737e8c4f10bf9"/>
      <w:r>
        <w:t>Adherence to the feedback criteria and structure</w:t>
      </w:r>
    </w:p>
    <w:p w14:paraId="549109C4" w14:textId="77777777" w:rsidR="006441E9" w:rsidRDefault="00EC58B6">
      <w:pPr>
        <w:pStyle w:val="FirstParagraph"/>
        <w:pPrChange w:id="1689" w:author="Comparison" w:date="2026-03-13T12:31:00Z" w16du:dateUtc="2026-03-13T03:31:00Z">
          <w:pPr>
            <w:spacing w:after="240"/>
          </w:pPr>
        </w:pPrChange>
      </w:pPr>
      <w:r>
        <w:t>Across comments, AI‑generated feedback was repeatedly described as tightly aligned with the rubric and highly structured. Evaluators highlighted concrete, example‑driven suggestions, clear prioritization, and a predictable structure. This structure made next steps “easy to put into practice,” but some judged it overly prescriptive or formulaic. By contrast, supervisor feedback often departed from the rubric’s structure: at times it omitted actionable “points for improvement,” offered too few details, or listed many items without prioritization. Several comments, however, framed these departures as deliberate, “living” feedback rooted in real clinical work rather than in formal criteria.</w:t>
      </w:r>
    </w:p>
    <w:p w14:paraId="5B3093D8" w14:textId="77777777" w:rsidR="006441E9" w:rsidRDefault="00EC58B6">
      <w:pPr>
        <w:pStyle w:val="Plattetekst"/>
        <w:pPrChange w:id="1690" w:author="Comparison" w:date="2026-03-13T12:31:00Z" w16du:dateUtc="2026-03-13T03:31:00Z">
          <w:pPr>
            <w:spacing w:after="240"/>
          </w:pPr>
        </w:pPrChange>
      </w:pPr>
      <w:r>
        <w:t>Illustrative comments included: “This is a well-written report that starts with positive feedback, is specific and constructive, and doesn’t have too many points” (AI_FA07_060); “It goes from positive to constructive… priorities are also pointed out… good feedback” (AI_FA07_063); and “It is very specific and detailed. It is written in the classic P‑N‑P format.…” (AI_FA09_086). On limits of the AI style, evaluators noted it could feel templated or prescriptive, e.g., “sentences were… not natural” (AI_ST18_078) and “it would be better if the suggestions for revision were not given in specific sentences” (AI_ST20_115). For supervisors, one comment praised specificity but worried that “there are many items, there is no priority, and it seems a little harsh” (SU_FA07_058), while many others pointed out missing action points: “There is no specific feedback…” (SU_FA13_163) and “No evaluation was given at all. No feedback… on areas for improvement” (SU_ST21_131). Several remarks captured the trade‑off: “In terms of referring to the evaluation criteria, it is inferior… but it is more in line with the content of the practical training and presents the next task” (SU_FA11_127), and “It’s not feedback that is tailored to a standard, but it feels like ‘living’ feedback that is likely to bring about behavioral change” (SU_FA09_088).</w:t>
      </w:r>
    </w:p>
    <w:p w14:paraId="71A4B808" w14:textId="77777777" w:rsidR="006441E9" w:rsidRDefault="00EC58B6">
      <w:pPr>
        <w:pStyle w:val="Kop4"/>
        <w:pPrChange w:id="1691" w:author="Comparison" w:date="2026-03-13T12:31:00Z" w16du:dateUtc="2026-03-13T03:31:00Z">
          <w:pPr>
            <w:pStyle w:val="Kop4"/>
            <w:spacing w:after="240"/>
          </w:pPr>
        </w:pPrChange>
      </w:pPr>
      <w:bookmarkStart w:id="1692" w:name="continuity-and-consistency"/>
      <w:bookmarkEnd w:id="1688"/>
      <w:r>
        <w:t>Continuity and consistency</w:t>
      </w:r>
    </w:p>
    <w:p w14:paraId="573500B1" w14:textId="77777777" w:rsidR="006441E9" w:rsidRDefault="00EC58B6">
      <w:pPr>
        <w:pStyle w:val="FirstParagraph"/>
        <w:pPrChange w:id="1693" w:author="Comparison" w:date="2026-03-13T12:31:00Z" w16du:dateUtc="2026-03-13T03:31:00Z">
          <w:pPr>
            <w:spacing w:after="240"/>
          </w:pPr>
        </w:pPrChange>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w:t>
      </w:r>
      <w:r>
        <w:lastRenderedPageBreak/>
        <w:t>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14:paraId="276874D2" w14:textId="77777777" w:rsidR="006441E9" w:rsidRDefault="00EC58B6">
      <w:pPr>
        <w:pStyle w:val="Plattetekst"/>
        <w:pPrChange w:id="1694" w:author="Comparison" w:date="2026-03-13T12:31:00Z" w16du:dateUtc="2026-03-13T03:31:00Z">
          <w:pPr>
            <w:spacing w:after="240"/>
          </w:pPr>
        </w:pPrChange>
      </w:pPr>
      <w:r>
        <w:t xml:space="preserve">This pattern was visible in how AI consistently tied remarks to what students had written, “the feedback is tailored to the clinical clerkship logs… points that need to be improved… are mentioned in detail, with specific examples” (AI_ST15_031), and “careful guidance in response to the lack of clinical clerkship logs… specific suggestions for improvement” (AI_ST15_030). Evaluators repeatedly noted that AI “gave feedback after the log had been carefully examined… [with] very specific” next steps (AI_ST21_117) and that its “comments are based on the content” (AI_FA05_034). Yet this text‑level consistency sometimes slipped when context mattered: AI “gives the impression that days without logs = days without practice” (AI_FA10_104), and tended to “encourage learning by improving how they write… [with] a lack of clinical knowledge or perspective” (AI_ST21_121). Several evaluators wished for an overarching synthesis across the week or rotation, “no overall evaluation… perhaps (AI was) a good micro‑manager?” (AI_FA11_117), and “it would be even better if the feedback also took into account the overall outcome” (AI_FA10_109). By contrast, supervisors frequently referenced shared clinical situations and behaviors, “useful because it gave supplementary information that wasn’t included in the medical student’s description” (SU_ST17_062); advice that was “practical and in line with real clinical practice” (SU_ST18_080); and impressions that only a clinician observing the student could offer, such as “he was going about things in a calm and collected way” (SU_ST23_157) and the feeling of “working together with medical students” (SU_FA04_008). However, this experiential continuity often bypassed the portfolio itself: “no mention of the content of the practical training or the learner’s own description” (SU_FA10_109); “they did not evaluate the logs that </w:t>
      </w:r>
      <w:del w:id="1695" w:author="Comparison" w:date="2026-03-13T12:31:00Z" w16du:dateUtc="2026-03-13T03:31:00Z">
        <w:r w:rsidR="004D4528">
          <w:delText>was</w:delText>
        </w:r>
      </w:del>
      <w:ins w:id="1696" w:author="Comparison" w:date="2026-03-13T12:31:00Z" w16du:dateUtc="2026-03-13T03:31:00Z">
        <w:r>
          <w:t>were</w:t>
        </w:r>
      </w:ins>
      <w:r>
        <w:t xml:space="preserve"> written… just a summary evaluation conclusion” (SU_FA11_119); and “feedback was based on the actual content of the practical training… it would be better if there was more feedback on the learning logs” (SU_ST21_124). In some instances, identical or near‑identical messages suggested time‑pressured reuse rather than log‑specific engagement (e.g., “copied and pasted feedback,” SU_ST23_164). Taken together, the data indicate that AI maintained continuity with what students wrote, whereas supervisors maintained continuity with what students did, each affording a different, and at times incomplete, alignment with the students’ log.</w:t>
      </w:r>
    </w:p>
    <w:p w14:paraId="6D56730E" w14:textId="77777777" w:rsidR="006441E9" w:rsidRDefault="00EC58B6">
      <w:pPr>
        <w:pStyle w:val="Kop4"/>
        <w:pPrChange w:id="1697" w:author="Comparison" w:date="2026-03-13T12:31:00Z" w16du:dateUtc="2026-03-13T03:31:00Z">
          <w:pPr>
            <w:pStyle w:val="Kop4"/>
            <w:spacing w:after="240"/>
          </w:pPr>
        </w:pPrChange>
      </w:pPr>
      <w:bookmarkStart w:id="1698" w:name="perspective-as-a-clinician"/>
      <w:bookmarkEnd w:id="1692"/>
      <w:r>
        <w:lastRenderedPageBreak/>
        <w:t>Perspective as a clinician</w:t>
      </w:r>
    </w:p>
    <w:p w14:paraId="2888C6F7" w14:textId="77777777" w:rsidR="006441E9" w:rsidRDefault="00EC58B6">
      <w:pPr>
        <w:pStyle w:val="FirstParagraph"/>
        <w:pPrChange w:id="1699" w:author="Comparison" w:date="2026-03-13T12:31:00Z" w16du:dateUtc="2026-03-13T03:31:00Z">
          <w:pPr>
            <w:spacing w:after="240"/>
          </w:pPr>
        </w:pPrChange>
      </w:pPr>
      <w:r>
        <w:t>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14:paraId="2245B458" w14:textId="77777777" w:rsidR="006441E9" w:rsidRDefault="00EC58B6">
      <w:pPr>
        <w:pStyle w:val="Plattetekst"/>
        <w:pPrChange w:id="1700" w:author="Comparison" w:date="2026-03-13T12:31:00Z" w16du:dateUtc="2026-03-13T03:31:00Z">
          <w:pPr>
            <w:spacing w:after="240"/>
          </w:pPr>
        </w:pPrChange>
      </w:pPr>
      <w:r>
        <w:t>Comments underscoring AI’s limits included: “did not point out the errors in the words ‘pulse irregularity’ and ‘electrocardiogram holder’” (AI_FA11_120); “specific examples… are ideas that are not based on much medical expertise” (AI_ST22_143); “suggestions for improvement… are not from the surgeon’s perspective” (AI_FA06_050); “fixated on relatively trivial points… specific feedback lacks accurate knowledge” (AI_ST15_024); and “main points were comments on how to fill in the student logs… lack of clinical feedback” (AI_ST21_123). By contrast, supervisor excerpts highlighted the expert stance: “points out errors in writing and correctly teaches medical knowledge” (SU_FA06_037); “I can get feedback on my knowledge, so it is useful for my studies” (SU_ST17_058); and advice “that would only be conveyed by a clinician, such as the long‑term perspective of ‘going home’” (SU_ST23_150). Potential downsides were also noted: “content is more focused on recruiting students to the department” (SU_FA05_022) and concerns about prioritization, “few opportunities to do peripheral nerve examinations, but… whether this is something that all medical students should learn” (SU_FA10_110). as well as an authority gradient</w:t>
      </w:r>
      <w:ins w:id="1701" w:author="Comparison" w:date="2026-03-13T12:31:00Z" w16du:dateUtc="2026-03-13T03:31:00Z">
        <w:r>
          <w:t>,</w:t>
        </w:r>
      </w:ins>
      <w:r>
        <w:t xml:space="preserve"> as exemplified by the following quote:</w:t>
      </w:r>
      <w:ins w:id="1702" w:author="Comparison" w:date="2026-03-13T12:31:00Z" w16du:dateUtc="2026-03-13T03:31:00Z">
        <w:r>
          <w:t xml:space="preserve"> </w:t>
        </w:r>
      </w:ins>
      <w:r>
        <w:t>“show the superiority and infallibility of the instructor…makes learners feel an authority gradient” (SU_FA10_108).</w:t>
      </w:r>
    </w:p>
    <w:p w14:paraId="672459CD" w14:textId="77777777" w:rsidR="006441E9" w:rsidRDefault="00EC58B6">
      <w:pPr>
        <w:pStyle w:val="Kop4"/>
        <w:pPrChange w:id="1703" w:author="Comparison" w:date="2026-03-13T12:31:00Z" w16du:dateUtc="2026-03-13T03:31:00Z">
          <w:pPr>
            <w:pStyle w:val="Kop4"/>
            <w:spacing w:after="240"/>
          </w:pPr>
        </w:pPrChange>
      </w:pPr>
      <w:bookmarkStart w:id="1704" w:name="quality-of-the-japanese-language"/>
      <w:bookmarkEnd w:id="1698"/>
      <w:r>
        <w:t>Quality of the Japanese language</w:t>
      </w:r>
    </w:p>
    <w:p w14:paraId="7895F266" w14:textId="77777777" w:rsidR="006441E9" w:rsidRDefault="00EC58B6">
      <w:pPr>
        <w:pStyle w:val="FirstParagraph"/>
        <w:pPrChange w:id="1705" w:author="Comparison" w:date="2026-03-13T12:31:00Z" w16du:dateUtc="2026-03-13T03:31:00Z">
          <w:pPr>
            <w:spacing w:after="240"/>
          </w:pPr>
        </w:pPrChange>
      </w:pPr>
      <w:r>
        <w:t>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14:paraId="2B812698" w14:textId="77777777" w:rsidR="006441E9" w:rsidRDefault="00EC58B6">
      <w:pPr>
        <w:pStyle w:val="Plattetekst"/>
        <w:pPrChange w:id="1706" w:author="Comparison" w:date="2026-03-13T12:31:00Z" w16du:dateUtc="2026-03-13T03:31:00Z">
          <w:pPr>
            <w:spacing w:after="240"/>
          </w:pPr>
        </w:pPrChange>
      </w:pPr>
      <w:r>
        <w:t xml:space="preserve">Illustrative appraisals of AI language included: “Expressions such as ‘Great job!’ and ‘I will provide feedback.’ are English‑Japanese translation‑like… unnatural as Japanese” (AI_ST23_149); “mysterious extra characters” (AI_ST18_083); “divided into paragraphs… a bug or character corruption” (AI_FA08_083); and “very ChatGPT‑like” </w:t>
      </w:r>
      <w:r>
        <w:lastRenderedPageBreak/>
        <w:t>(AI_ST17_054). Several noted formulaic tone: “the sandwich of good points… is so formulaic that… students might stop reading the feedback seriously” (AI_ST14_014), alongside word choice that “gives the impression of being a little unfriendly” (AI_FA10_108). In contrast, supervisor comments emphasized naturalness and human presence: “the advice is very good, accurate and natural” (SU_ST18_079) and “it feels like the individual is being looked at and taught” (SU_ST20_109).</w:t>
      </w:r>
    </w:p>
    <w:p w14:paraId="14B272A8" w14:textId="77777777" w:rsidR="006441E9" w:rsidRDefault="00EC58B6">
      <w:pPr>
        <w:pStyle w:val="Kop4"/>
        <w:pPrChange w:id="1707" w:author="Comparison" w:date="2026-03-13T12:31:00Z" w16du:dateUtc="2026-03-13T03:31:00Z">
          <w:pPr>
            <w:pStyle w:val="Kop4"/>
            <w:spacing w:after="240"/>
          </w:pPr>
        </w:pPrChange>
      </w:pPr>
      <w:bookmarkStart w:id="1708" w:name="text-length"/>
      <w:bookmarkEnd w:id="1704"/>
      <w:r>
        <w:t>Text length</w:t>
      </w:r>
    </w:p>
    <w:p w14:paraId="1CE55DEA" w14:textId="77777777" w:rsidR="006441E9" w:rsidRDefault="00EC58B6">
      <w:pPr>
        <w:pStyle w:val="FirstParagraph"/>
        <w:pPrChange w:id="1709" w:author="Comparison" w:date="2026-03-13T12:31:00Z" w16du:dateUtc="2026-03-13T03:31:00Z">
          <w:pPr>
            <w:spacing w:after="240"/>
          </w:pPr>
        </w:pPrChange>
      </w:pPr>
      <w:r>
        <w:t>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14:paraId="2650AD68" w14:textId="77777777" w:rsidR="006441E9" w:rsidRDefault="00EC58B6">
      <w:pPr>
        <w:pStyle w:val="Plattetekst"/>
        <w:pPrChange w:id="1710" w:author="Comparison" w:date="2026-03-13T12:31:00Z" w16du:dateUtc="2026-03-13T03:31:00Z">
          <w:pPr>
            <w:spacing w:after="240"/>
          </w:pPr>
        </w:pPrChange>
      </w:pPr>
      <w:r>
        <w:t>Exemplars included the AI being “somewhat verbose” (AI_ST23_155) with “so many points… it would be easier to understand if there was a summary” (AI_ST16_047). For supervisors, multiple comments judged entries too brief: “not possible to give feedback with just a few words” (SU_ST16_044); “just too short” (SU_FA05_020); “I don’t think a simple ‘Thank you for your hard work’ would be considered feedback” (SU_FA09_094); and “too simple and doesn’t amount to feedback” (SU_FA11_131). A counterexample highlighted that brevity can still work when targeted: “concise feedback that includes the necessary content… motivates the student for future practice” (SU_ST15_034).</w:t>
      </w:r>
    </w:p>
    <w:p w14:paraId="001928A1" w14:textId="77777777" w:rsidR="006441E9" w:rsidRDefault="00EC58B6">
      <w:pPr>
        <w:pStyle w:val="Kop3"/>
        <w:pPrChange w:id="1711" w:author="Comparison" w:date="2026-03-13T12:31:00Z" w16du:dateUtc="2026-03-13T03:31:00Z">
          <w:pPr>
            <w:pStyle w:val="Kop3"/>
            <w:spacing w:after="240"/>
          </w:pPr>
        </w:pPrChange>
      </w:pPr>
      <w:bookmarkStart w:id="1712" w:name="X01bb3417fd4971b816d1200b89fc4d2acf53b02"/>
      <w:bookmarkEnd w:id="1628"/>
      <w:bookmarkEnd w:id="1708"/>
      <w:r>
        <w:t>Integration of Quantitative and Qualitative Results</w:t>
      </w:r>
    </w:p>
    <w:p w14:paraId="603864A7" w14:textId="77777777" w:rsidR="006441E9" w:rsidRDefault="00EC58B6">
      <w:pPr>
        <w:pStyle w:val="FirstParagraph"/>
        <w:pPrChange w:id="1713" w:author="Comparison" w:date="2026-03-13T12:31:00Z" w16du:dateUtc="2026-03-13T03:31:00Z">
          <w:pPr>
            <w:spacing w:after="240"/>
          </w:pPr>
        </w:pPrChange>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 </w:t>
      </w:r>
      <w:r>
        <w:fldChar w:fldCharType="begin"/>
      </w:r>
      <w:r>
        <w:instrText>HYPERLINK \l "tbl-joint_display" \h</w:instrText>
      </w:r>
      <w:r>
        <w:fldChar w:fldCharType="separate"/>
      </w:r>
      <w:r>
        <w:rPr>
          <w:rStyle w:val="Hyperlink"/>
        </w:rPr>
        <w:t>Table </w:t>
      </w:r>
      <w:del w:id="1714" w:author="Comparison" w:date="2026-03-13T12:31:00Z" w16du:dateUtc="2026-03-13T03:31:00Z">
        <w:r w:rsidR="004D4528">
          <w:rPr>
            <w:rStyle w:val="Hyperlink"/>
          </w:rPr>
          <w:delText>6</w:delText>
        </w:r>
      </w:del>
      <w:ins w:id="1715" w:author="Comparison" w:date="2026-03-13T12:31:00Z" w16du:dateUtc="2026-03-13T03:31:00Z">
        <w:r>
          <w:rPr>
            <w:rStyle w:val="Hyperlink"/>
          </w:rPr>
          <w:t>7</w:t>
        </w:r>
      </w:ins>
      <w:r>
        <w:fldChar w:fldCharType="end"/>
      </w:r>
      <w:r>
        <w:t>, while the themes identified in the qualitative analysis are shown in the third column. The fourth column shows how the quantitative and qualitative results are related. Below, we explain the integrated insights obtained from each row.</w:t>
      </w:r>
    </w:p>
    <w:tbl>
      <w:tblPr>
        <w:tblStyle w:val="Table"/>
        <w:tblW w:w="5000" w:type="pct"/>
        <w:tblLayout w:type="fixed"/>
        <w:tblLook w:val="0000" w:firstRow="0" w:lastRow="0" w:firstColumn="0" w:lastColumn="0" w:noHBand="0" w:noVBand="0"/>
        <w:tblPrChange w:id="1716" w:author="Comparison" w:date="2026-03-13T12:31:00Z" w16du:dateUtc="2026-03-13T03:31:00Z">
          <w:tblPr>
            <w:tblW w:w="5000" w:type="pct"/>
            <w:tblLayout w:type="fixed"/>
            <w:tblLook w:val="0000" w:firstRow="0" w:lastRow="0" w:firstColumn="0" w:lastColumn="0" w:noHBand="0" w:noVBand="0"/>
          </w:tblPr>
        </w:tblPrChange>
      </w:tblPr>
      <w:tblGrid>
        <w:gridCol w:w="9054"/>
        <w:tblGridChange w:id="1717">
          <w:tblGrid>
            <w:gridCol w:w="108"/>
            <w:gridCol w:w="8640"/>
            <w:gridCol w:w="306"/>
          </w:tblGrid>
        </w:tblGridChange>
      </w:tblGrid>
      <w:tr w:rsidR="006441E9" w14:paraId="6699B976" w14:textId="77777777">
        <w:trPr>
          <w:trPrChange w:id="1718" w:author="Comparison" w:date="2026-03-13T12:31:00Z" w16du:dateUtc="2026-03-13T03:31:00Z">
            <w:trPr>
              <w:gridBefore w:val="1"/>
              <w:gridAfter w:val="0"/>
            </w:trPr>
          </w:trPrChange>
        </w:trPr>
        <w:tc>
          <w:tcPr>
            <w:tcW w:w="7920" w:type="dxa"/>
            <w:tcPrChange w:id="1719" w:author="Comparison" w:date="2026-03-13T12:31:00Z" w16du:dateUtc="2026-03-13T03:31:00Z">
              <w:tcPr>
                <w:tcW w:w="7920" w:type="dxa"/>
              </w:tcPr>
            </w:tcPrChange>
          </w:tcPr>
          <w:p w14:paraId="6E7A5566" w14:textId="77777777" w:rsidR="006441E9" w:rsidRDefault="00EC58B6">
            <w:pPr>
              <w:pStyle w:val="ImageCaption"/>
              <w:spacing w:before="200"/>
              <w:pPrChange w:id="1720" w:author="Comparison" w:date="2026-03-13T12:31:00Z" w16du:dateUtc="2026-03-13T03:31:00Z">
                <w:pPr>
                  <w:spacing w:before="200" w:after="240"/>
                </w:pPr>
              </w:pPrChange>
            </w:pPr>
            <w:bookmarkStart w:id="1721" w:name="tbl-joint_display"/>
            <w:r>
              <w:t>Table </w:t>
            </w:r>
            <w:del w:id="1722" w:author="Comparison" w:date="2026-03-13T12:31:00Z" w16du:dateUtc="2026-03-13T03:31:00Z">
              <w:r w:rsidR="004D4528">
                <w:delText>6</w:delText>
              </w:r>
            </w:del>
            <w:ins w:id="1723" w:author="Comparison" w:date="2026-03-13T12:31:00Z" w16du:dateUtc="2026-03-13T03:31:00Z">
              <w:r>
                <w:t>7</w:t>
              </w:r>
            </w:ins>
            <w:r>
              <w:t xml:space="preserve">: Joint Display Integrating Quantitative and Qualitative </w:t>
            </w:r>
            <w:del w:id="1724" w:author="Comparison" w:date="2026-03-13T12:31:00Z" w16du:dateUtc="2026-03-13T03:31:00Z">
              <w:r w:rsidR="004D4528">
                <w:delText>Results</w:delText>
              </w:r>
            </w:del>
            <w:ins w:id="1725" w:author="Comparison" w:date="2026-03-13T12:31:00Z" w16du:dateUtc="2026-03-13T03:31:00Z">
              <w:r>
                <w:t>Findings From a Convergent Mixed-Methods Study Comparing AI-Generated and Supervisor Feedback on Clinical Clerkship Logs, Nagoya University, Japan, 2024.</w:t>
              </w:r>
            </w:ins>
          </w:p>
          <w:tbl>
            <w:tblPr>
              <w:tblStyle w:val="Table"/>
              <w:tblW w:w="5000" w:type="pct"/>
              <w:jc w:val="center"/>
              <w:tblLayout w:type="fixed"/>
              <w:tblLook w:val="0420" w:firstRow="1" w:lastRow="0" w:firstColumn="0" w:lastColumn="0" w:noHBand="0" w:noVBand="1"/>
              <w:tblPrChange w:id="1726" w:author="Comparison" w:date="2026-03-13T12:31:00Z" w16du:dateUtc="2026-03-13T03:31:00Z">
                <w:tblPr>
                  <w:tblW w:w="0" w:type="auto"/>
                  <w:jc w:val="center"/>
                  <w:tblLayout w:type="fixed"/>
                  <w:tblLook w:val="0420" w:firstRow="1" w:lastRow="0" w:firstColumn="0" w:lastColumn="0" w:noHBand="0" w:noVBand="1"/>
                </w:tblPr>
              </w:tblPrChange>
            </w:tblPr>
            <w:tblGrid>
              <w:gridCol w:w="885"/>
              <w:gridCol w:w="2651"/>
              <w:gridCol w:w="2651"/>
              <w:gridCol w:w="2651"/>
              <w:tblGridChange w:id="1727">
                <w:tblGrid>
                  <w:gridCol w:w="864"/>
                  <w:gridCol w:w="21"/>
                  <w:gridCol w:w="2571"/>
                  <w:gridCol w:w="80"/>
                  <w:gridCol w:w="2512"/>
                  <w:gridCol w:w="139"/>
                  <w:gridCol w:w="2453"/>
                  <w:gridCol w:w="198"/>
                </w:tblGrid>
              </w:tblGridChange>
            </w:tblGrid>
            <w:tr w:rsidR="006441E9" w14:paraId="766C32A4" w14:textId="77777777" w:rsidTr="006441E9">
              <w:trPr>
                <w:cnfStyle w:val="100000000000" w:firstRow="1" w:lastRow="0" w:firstColumn="0" w:lastColumn="0" w:oddVBand="0" w:evenVBand="0" w:oddHBand="0" w:evenHBand="0" w:firstRowFirstColumn="0" w:firstRowLastColumn="0" w:lastRowFirstColumn="0" w:lastRowLastColumn="0"/>
                <w:tblHeader/>
                <w:jc w:val="center"/>
                <w:trPrChange w:id="1728" w:author="Comparison" w:date="2026-03-13T12:31:00Z" w16du:dateUtc="2026-03-13T03:31:00Z">
                  <w:trPr>
                    <w:gridAfter w:val="0"/>
                    <w:tblHeader/>
                    <w:jc w:val="center"/>
                  </w:trPr>
                </w:trPrChange>
              </w:trPr>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29" w:author="Comparison" w:date="2026-03-13T12:31:00Z" w16du:dateUtc="2026-03-13T03:31:00Z">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62B25C2" w14:textId="77777777" w:rsidR="006441E9" w:rsidRDefault="00EC58B6">
                  <w:pPr>
                    <w:jc w:val="right"/>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73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Index</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31" w:author="Comparison" w:date="2026-03-13T12:31:00Z" w16du:dateUtc="2026-03-13T03:31: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0547F7C"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73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Quantitative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33" w:author="Comparison" w:date="2026-03-13T12:31:00Z" w16du:dateUtc="2026-03-13T03:31: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4AB8320"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73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Qualitative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35" w:author="Comparison" w:date="2026-03-13T12:31:00Z" w16du:dateUtc="2026-03-13T03:31:00Z">
                    <w:tcPr>
                      <w:tcW w:w="259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2D23C9E" w14:textId="77777777" w:rsidR="006441E9" w:rsidRDefault="00EC58B6">
                  <w:pPr>
                    <w:cnfStyle w:val="100000000000" w:firstRow="1" w:lastRow="0" w:firstColumn="0" w:lastColumn="0" w:oddVBand="0" w:evenVBand="0" w:oddHBand="0" w:evenHBand="0" w:firstRowFirstColumn="0" w:firstRowLastColumn="0" w:lastRowFirstColumn="0" w:lastRowLastColumn="0"/>
                    <w:rPr>
                      <w:rFonts w:ascii="DejaVu Sans" w:eastAsia="DejaVu Sans" w:hAnsi="DejaVu Sans" w:cs="DejaVu Sans"/>
                      <w:b/>
                      <w:color w:val="000000"/>
                      <w:sz w:val="18"/>
                      <w:szCs w:val="18"/>
                    </w:rPr>
                    <w:pPrChange w:id="173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cnfStyle w:val="100000000000" w:firstRow="1" w:lastRow="0" w:firstColumn="0" w:lastColumn="0" w:oddVBand="0" w:evenVBand="0" w:oddHBand="0" w:evenHBand="0" w:firstRowFirstColumn="0" w:firstRowLastColumn="0" w:lastRowFirstColumn="0" w:lastRowLastColumn="0"/>
                      </w:pPr>
                    </w:pPrChange>
                  </w:pPr>
                  <w:r>
                    <w:rPr>
                      <w:rFonts w:ascii="DejaVu Sans" w:eastAsia="DejaVu Sans" w:hAnsi="DejaVu Sans" w:cs="DejaVu Sans"/>
                      <w:b/>
                      <w:color w:val="000000"/>
                      <w:sz w:val="18"/>
                      <w:szCs w:val="18"/>
                    </w:rPr>
                    <w:t>Type of Integration</w:t>
                  </w:r>
                </w:p>
              </w:tc>
            </w:tr>
            <w:tr w:rsidR="006441E9" w14:paraId="1AC47062" w14:textId="77777777" w:rsidTr="006441E9">
              <w:trPr>
                <w:jc w:val="center"/>
                <w:trPrChange w:id="1737" w:author="Comparison" w:date="2026-03-13T12:31:00Z" w16du:dateUtc="2026-03-13T03:31:00Z">
                  <w:trPr>
                    <w:gridAfter w:val="0"/>
                    <w:jc w:val="center"/>
                  </w:trPr>
                </w:trPrChange>
              </w:trPr>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38" w:author="Comparison" w:date="2026-03-13T12:31:00Z" w16du:dateUtc="2026-03-13T03:31:00Z">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FDFB517" w14:textId="77777777" w:rsidR="006441E9" w:rsidRDefault="00EC58B6">
                  <w:pPr>
                    <w:jc w:val="right"/>
                    <w:rPr>
                      <w:rFonts w:ascii="DejaVu Sans" w:eastAsia="DejaVu Sans" w:hAnsi="DejaVu Sans" w:cs="DejaVu Sans"/>
                      <w:color w:val="000000"/>
                      <w:sz w:val="18"/>
                      <w:szCs w:val="18"/>
                    </w:rPr>
                    <w:pPrChange w:id="173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lastRenderedPageBreak/>
                    <w:t>1</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40" w:author="Comparison" w:date="2026-03-13T12:31:00Z" w16du:dateUtc="2026-03-13T03:31: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4330268" w14:textId="77777777" w:rsidR="006441E9" w:rsidRDefault="00EC58B6">
                  <w:pPr>
                    <w:rPr>
                      <w:rFonts w:ascii="DejaVu Sans" w:eastAsia="DejaVu Sans" w:hAnsi="DejaVu Sans" w:cs="DejaVu Sans"/>
                      <w:color w:val="000000"/>
                      <w:sz w:val="18"/>
                      <w:szCs w:val="18"/>
                    </w:rPr>
                    <w:pPrChange w:id="174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Feedback length</w:t>
                  </w:r>
                  <w:ins w:id="1742" w:author="Comparison" w:date="2026-03-13T12:31:00Z" w16du:dateUtc="2026-03-13T03:31:00Z">
                    <w:r>
                      <w:rPr>
                        <w:rFonts w:ascii="DejaVu Sans" w:eastAsia="DejaVu Sans" w:hAnsi="DejaVu Sans" w:cs="DejaVu Sans"/>
                        <w:color w:val="000000"/>
                        <w:sz w:val="18"/>
                        <w:szCs w:val="18"/>
                      </w:rPr>
                      <w:t xml:space="preserve"> difference (AI &gt; supervisor)</w:t>
                    </w:r>
                  </w:ins>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43" w:author="Comparison" w:date="2026-03-13T12:31:00Z" w16du:dateUtc="2026-03-13T03:31: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3F01B76" w14:textId="77777777" w:rsidR="006441E9" w:rsidRDefault="00EC58B6">
                  <w:pPr>
                    <w:rPr>
                      <w:rFonts w:ascii="DejaVu Sans" w:eastAsia="DejaVu Sans" w:hAnsi="DejaVu Sans" w:cs="DejaVu Sans"/>
                      <w:color w:val="000000"/>
                      <w:sz w:val="18"/>
                      <w:szCs w:val="18"/>
                    </w:rPr>
                    <w:pPrChange w:id="174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"Text Length"</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45" w:author="Comparison" w:date="2026-03-13T12:31:00Z" w16du:dateUtc="2026-03-13T03:31:00Z">
                    <w:tcPr>
                      <w:tcW w:w="259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D5A42E0" w14:textId="77777777" w:rsidR="006441E9" w:rsidRDefault="00EC58B6">
                  <w:pPr>
                    <w:rPr>
                      <w:rFonts w:ascii="DejaVu Sans" w:eastAsia="DejaVu Sans" w:hAnsi="DejaVu Sans" w:cs="DejaVu Sans"/>
                      <w:color w:val="000000"/>
                      <w:sz w:val="18"/>
                      <w:szCs w:val="18"/>
                    </w:rPr>
                    <w:pPrChange w:id="174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results support qualitative findings</w:t>
                  </w:r>
                  <w:r>
                    <w:rPr>
                      <w:rFonts w:ascii="DejaVu Sans" w:eastAsia="DejaVu Sans" w:hAnsi="DejaVu Sans" w:cs="DejaVu Sans"/>
                      <w:color w:val="000000"/>
                      <w:sz w:val="18"/>
                      <w:szCs w:val="18"/>
                    </w:rPr>
                    <w:br/>
                    <w:t>- Qualitative findings explain quantitative results</w:t>
                  </w:r>
                </w:p>
              </w:tc>
            </w:tr>
            <w:tr w:rsidR="006441E9" w14:paraId="21F5D1C4" w14:textId="77777777" w:rsidTr="006441E9">
              <w:trPr>
                <w:jc w:val="center"/>
                <w:trPrChange w:id="1747" w:author="Comparison" w:date="2026-03-13T12:31:00Z" w16du:dateUtc="2026-03-13T03:31: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48" w:author="Comparison" w:date="2026-03-13T12:31:00Z" w16du:dateUtc="2026-03-13T03:31: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7D180D61" w14:textId="77777777" w:rsidR="006441E9" w:rsidRDefault="00EC58B6">
                  <w:pPr>
                    <w:jc w:val="right"/>
                    <w:rPr>
                      <w:rFonts w:ascii="DejaVu Sans" w:eastAsia="DejaVu Sans" w:hAnsi="DejaVu Sans" w:cs="DejaVu Sans"/>
                      <w:color w:val="000000"/>
                      <w:sz w:val="18"/>
                      <w:szCs w:val="18"/>
                    </w:rPr>
                    <w:pPrChange w:id="174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2</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50"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EC641C5" w14:textId="77777777" w:rsidR="006441E9" w:rsidRDefault="00EC58B6">
                  <w:pPr>
                    <w:rPr>
                      <w:rFonts w:ascii="DejaVu Sans" w:eastAsia="DejaVu Sans" w:hAnsi="DejaVu Sans" w:cs="DejaVu Sans"/>
                      <w:color w:val="000000"/>
                      <w:sz w:val="18"/>
                      <w:szCs w:val="18"/>
                    </w:rPr>
                    <w:pPrChange w:id="175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Comparison of Rubric Scores</w:t>
                  </w:r>
                  <w:r>
                    <w:rPr>
                      <w:rFonts w:ascii="DejaVu Sans" w:eastAsia="DejaVu Sans" w:hAnsi="DejaVu Sans" w:cs="DejaVu Sans"/>
                      <w:color w:val="000000"/>
                      <w:sz w:val="18"/>
                      <w:szCs w:val="18"/>
                    </w:rPr>
                    <w:br/>
                    <w:t>- Feedback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52"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6D5DC0A" w14:textId="77777777" w:rsidR="006441E9" w:rsidRDefault="00EC58B6">
                  <w:pPr>
                    <w:rPr>
                      <w:rFonts w:ascii="DejaVu Sans" w:eastAsia="DejaVu Sans" w:hAnsi="DejaVu Sans" w:cs="DejaVu Sans"/>
                      <w:color w:val="000000"/>
                      <w:sz w:val="18"/>
                      <w:szCs w:val="18"/>
                    </w:rPr>
                    <w:pPrChange w:id="175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54"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5672B52" w14:textId="77777777" w:rsidR="006441E9" w:rsidRDefault="00EC58B6">
                  <w:pPr>
                    <w:rPr>
                      <w:rFonts w:ascii="DejaVu Sans" w:eastAsia="DejaVu Sans" w:hAnsi="DejaVu Sans" w:cs="DejaVu Sans"/>
                      <w:color w:val="000000"/>
                      <w:sz w:val="18"/>
                      <w:szCs w:val="18"/>
                    </w:rPr>
                    <w:pPrChange w:id="175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and qualitative results complement each other</w:t>
                  </w:r>
                </w:p>
              </w:tc>
            </w:tr>
            <w:tr w:rsidR="006441E9" w14:paraId="0234950D" w14:textId="77777777" w:rsidTr="006441E9">
              <w:trPr>
                <w:jc w:val="center"/>
                <w:trPrChange w:id="1756" w:author="Comparison" w:date="2026-03-13T12:31:00Z" w16du:dateUtc="2026-03-13T03:31: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57" w:author="Comparison" w:date="2026-03-13T12:31:00Z" w16du:dateUtc="2026-03-13T03:31: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6E7D1209" w14:textId="77777777" w:rsidR="006441E9" w:rsidRDefault="00EC58B6">
                  <w:pPr>
                    <w:jc w:val="right"/>
                    <w:rPr>
                      <w:rFonts w:ascii="DejaVu Sans" w:eastAsia="DejaVu Sans" w:hAnsi="DejaVu Sans" w:cs="DejaVu Sans"/>
                      <w:color w:val="000000"/>
                      <w:sz w:val="18"/>
                      <w:szCs w:val="18"/>
                    </w:rPr>
                    <w:pPrChange w:id="175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3</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59"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4F29C833" w14:textId="77777777" w:rsidR="006441E9" w:rsidRDefault="00EC58B6">
                  <w:pPr>
                    <w:rPr>
                      <w:rFonts w:ascii="DejaVu Sans" w:eastAsia="DejaVu Sans" w:hAnsi="DejaVu Sans" w:cs="DejaVu Sans"/>
                      <w:color w:val="000000"/>
                      <w:sz w:val="18"/>
                      <w:szCs w:val="18"/>
                    </w:rPr>
                    <w:pPrChange w:id="176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xml:space="preserve">- Correlation between feedback length and </w:t>
                  </w:r>
                  <w:ins w:id="1761" w:author="Comparison" w:date="2026-03-13T12:31:00Z" w16du:dateUtc="2026-03-13T03:31:00Z">
                    <w:r>
                      <w:rPr>
                        <w:rFonts w:ascii="DejaVu Sans" w:eastAsia="DejaVu Sans" w:hAnsi="DejaVu Sans" w:cs="DejaVu Sans"/>
                        <w:color w:val="000000"/>
                        <w:sz w:val="18"/>
                        <w:szCs w:val="18"/>
                      </w:rPr>
                      <w:t xml:space="preserve">rubric </w:t>
                    </w:r>
                  </w:ins>
                  <w:r>
                    <w:rPr>
                      <w:rFonts w:ascii="DejaVu Sans" w:eastAsia="DejaVu Sans" w:hAnsi="DejaVu Sans" w:cs="DejaVu Sans"/>
                      <w:color w:val="000000"/>
                      <w:sz w:val="18"/>
                      <w:szCs w:val="18"/>
                    </w:rPr>
                    <w:t>score</w:t>
                  </w:r>
                  <w:del w:id="1762" w:author="Comparison" w:date="2026-03-13T12:31:00Z" w16du:dateUtc="2026-03-13T03:31:00Z">
                    <w:r w:rsidR="004D4528">
                      <w:rPr>
                        <w:rFonts w:ascii="DejaVu Sans" w:eastAsia="DejaVu Sans" w:hAnsi="DejaVu Sans" w:cs="DejaVu Sans"/>
                        <w:color w:val="000000"/>
                        <w:sz w:val="18"/>
                        <w:szCs w:val="18"/>
                      </w:rPr>
                      <w:br/>
                      <w:delText>- Feedback length</w:delText>
                    </w:r>
                  </w:del>
                  <w:ins w:id="1763" w:author="Comparison" w:date="2026-03-13T12:31:00Z" w16du:dateUtc="2026-03-13T03:31:00Z">
                    <w:r>
                      <w:rPr>
                        <w:rFonts w:ascii="DejaVu Sans" w:eastAsia="DejaVu Sans" w:hAnsi="DejaVu Sans" w:cs="DejaVu Sans"/>
                        <w:color w:val="000000"/>
                        <w:sz w:val="18"/>
                        <w:szCs w:val="18"/>
                      </w:rPr>
                      <w:t xml:space="preserve"> (significant for supervisors, absent for AI)</w:t>
                    </w:r>
                  </w:ins>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64"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0F219C8" w14:textId="77777777" w:rsidR="006441E9" w:rsidRDefault="00EC58B6">
                  <w:pPr>
                    <w:rPr>
                      <w:rFonts w:ascii="DejaVu Sans" w:eastAsia="DejaVu Sans" w:hAnsi="DejaVu Sans" w:cs="DejaVu Sans"/>
                      <w:color w:val="000000"/>
                      <w:sz w:val="18"/>
                      <w:szCs w:val="18"/>
                    </w:rPr>
                    <w:pPrChange w:id="176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66"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2D3CB8C" w14:textId="77777777" w:rsidR="006441E9" w:rsidRDefault="00EC58B6">
                  <w:pPr>
                    <w:rPr>
                      <w:rFonts w:ascii="DejaVu Sans" w:eastAsia="DejaVu Sans" w:hAnsi="DejaVu Sans" w:cs="DejaVu Sans"/>
                      <w:color w:val="000000"/>
                      <w:sz w:val="18"/>
                      <w:szCs w:val="18"/>
                    </w:rPr>
                    <w:pPrChange w:id="1767"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Combination of quantitative and qualitative results leads to new insights</w:t>
                  </w:r>
                </w:p>
              </w:tc>
            </w:tr>
            <w:tr w:rsidR="006441E9" w14:paraId="30CBD678" w14:textId="77777777" w:rsidTr="006441E9">
              <w:trPr>
                <w:jc w:val="center"/>
                <w:trPrChange w:id="1768" w:author="Comparison" w:date="2026-03-13T12:31:00Z" w16du:dateUtc="2026-03-13T03:31: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69" w:author="Comparison" w:date="2026-03-13T12:31:00Z" w16du:dateUtc="2026-03-13T03:31: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646C95F" w14:textId="77777777" w:rsidR="006441E9" w:rsidRDefault="00EC58B6">
                  <w:pPr>
                    <w:jc w:val="right"/>
                    <w:rPr>
                      <w:rFonts w:ascii="DejaVu Sans" w:eastAsia="DejaVu Sans" w:hAnsi="DejaVu Sans" w:cs="DejaVu Sans"/>
                      <w:color w:val="000000"/>
                      <w:sz w:val="18"/>
                      <w:szCs w:val="18"/>
                    </w:rPr>
                    <w:pPrChange w:id="177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4</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71"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4A81D73" w14:textId="77777777" w:rsidR="006441E9" w:rsidRDefault="00EC58B6">
                  <w:pPr>
                    <w:rPr>
                      <w:rFonts w:ascii="DejaVu Sans" w:eastAsia="DejaVu Sans" w:hAnsi="DejaVu Sans" w:cs="DejaVu Sans"/>
                      <w:color w:val="000000"/>
                      <w:sz w:val="18"/>
                      <w:szCs w:val="18"/>
                    </w:rPr>
                    <w:pPrChange w:id="177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Consistency of Feedback Quality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73"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507EB0C0" w14:textId="77777777" w:rsidR="006441E9" w:rsidRDefault="00EC58B6">
                  <w:pPr>
                    <w:rPr>
                      <w:rFonts w:ascii="DejaVu Sans" w:eastAsia="DejaVu Sans" w:hAnsi="DejaVu Sans" w:cs="DejaVu Sans"/>
                      <w:color w:val="000000"/>
                      <w:sz w:val="18"/>
                      <w:szCs w:val="18"/>
                    </w:rPr>
                    <w:pPrChange w:id="177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75"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274F85C6" w14:textId="77777777" w:rsidR="006441E9" w:rsidRDefault="00EC58B6">
                  <w:pPr>
                    <w:rPr>
                      <w:rFonts w:ascii="DejaVu Sans" w:eastAsia="DejaVu Sans" w:hAnsi="DejaVu Sans" w:cs="DejaVu Sans"/>
                      <w:color w:val="000000"/>
                      <w:sz w:val="18"/>
                      <w:szCs w:val="18"/>
                    </w:rPr>
                    <w:pPrChange w:id="1776"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Quantitative results support qualitative findings</w:t>
                  </w:r>
                </w:p>
              </w:tc>
            </w:tr>
            <w:tr w:rsidR="006441E9" w14:paraId="19177826" w14:textId="77777777" w:rsidTr="006441E9">
              <w:trPr>
                <w:jc w:val="center"/>
                <w:trPrChange w:id="1777" w:author="Comparison" w:date="2026-03-13T12:31:00Z" w16du:dateUtc="2026-03-13T03:31:00Z">
                  <w:trPr>
                    <w:gridAfter w:val="0"/>
                    <w:jc w:val="center"/>
                  </w:trPr>
                </w:trPrChange>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78" w:author="Comparison" w:date="2026-03-13T12:31:00Z" w16du:dateUtc="2026-03-13T03:31:00Z">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6EF95C2" w14:textId="77777777" w:rsidR="006441E9" w:rsidRDefault="00EC58B6">
                  <w:pPr>
                    <w:jc w:val="right"/>
                    <w:rPr>
                      <w:rFonts w:ascii="DejaVu Sans" w:eastAsia="DejaVu Sans" w:hAnsi="DejaVu Sans" w:cs="DejaVu Sans"/>
                      <w:color w:val="000000"/>
                      <w:sz w:val="18"/>
                      <w:szCs w:val="18"/>
                    </w:rPr>
                    <w:pPrChange w:id="1779"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5</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80"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0050F6FE" w14:textId="77777777" w:rsidR="006441E9" w:rsidRDefault="00EC58B6">
                  <w:pPr>
                    <w:rPr>
                      <w:rFonts w:ascii="DejaVu Sans" w:eastAsia="DejaVu Sans" w:hAnsi="DejaVu Sans" w:cs="DejaVu Sans"/>
                      <w:color w:val="000000"/>
                      <w:sz w:val="18"/>
                      <w:szCs w:val="18"/>
                    </w:rPr>
                    <w:pPrChange w:id="1781"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Comparison of Rubric Scores</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82"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3D2014A3" w14:textId="77777777" w:rsidR="006441E9" w:rsidRDefault="00EC58B6">
                  <w:pPr>
                    <w:rPr>
                      <w:rFonts w:ascii="DejaVu Sans" w:eastAsia="DejaVu Sans" w:hAnsi="DejaVu Sans" w:cs="DejaVu Sans"/>
                      <w:color w:val="000000"/>
                      <w:sz w:val="18"/>
                      <w:szCs w:val="18"/>
                    </w:rPr>
                    <w:pPrChange w:id="1783"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"Continuity and consistency"</w:t>
                  </w:r>
                  <w:r>
                    <w:rPr>
                      <w:rFonts w:ascii="DejaVu Sans" w:eastAsia="DejaVu Sans" w:hAnsi="DejaVu Sans" w:cs="DejaVu Sans"/>
                      <w:color w:val="000000"/>
                      <w:sz w:val="18"/>
                      <w:szCs w:val="18"/>
                    </w:rPr>
                    <w:br/>
                    <w:t>- Theme: "Perspective as a clinician"</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Change w:id="1784" w:author="Comparison" w:date="2026-03-13T12:31:00Z" w16du:dateUtc="2026-03-13T03:31:00Z">
                    <w:tcPr>
                      <w:tcW w:w="2592" w:type="dxa"/>
                      <w:gridSpan w:val="2"/>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tcPrChange>
                </w:tcPr>
                <w:p w14:paraId="12C48B0F" w14:textId="77777777" w:rsidR="006441E9" w:rsidRDefault="00EC58B6">
                  <w:pPr>
                    <w:rPr>
                      <w:rFonts w:ascii="DejaVu Sans" w:eastAsia="DejaVu Sans" w:hAnsi="DejaVu Sans" w:cs="DejaVu Sans"/>
                      <w:color w:val="000000"/>
                      <w:sz w:val="18"/>
                      <w:szCs w:val="18"/>
                    </w:rPr>
                    <w:pPrChange w:id="1785"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Qualitative results expand quantitative results</w:t>
                  </w:r>
                </w:p>
              </w:tc>
            </w:tr>
            <w:tr w:rsidR="006441E9" w14:paraId="64F82AA6" w14:textId="77777777" w:rsidTr="006441E9">
              <w:trPr>
                <w:jc w:val="center"/>
                <w:trPrChange w:id="1786" w:author="Comparison" w:date="2026-03-13T12:31:00Z" w16du:dateUtc="2026-03-13T03:31:00Z">
                  <w:trPr>
                    <w:gridAfter w:val="0"/>
                    <w:jc w:val="center"/>
                  </w:trPr>
                </w:trPrChange>
              </w:trPr>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87" w:author="Comparison" w:date="2026-03-13T12:31:00Z" w16du:dateUtc="2026-03-13T03:31:00Z">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468F809" w14:textId="77777777" w:rsidR="006441E9" w:rsidRDefault="00EC58B6">
                  <w:pPr>
                    <w:jc w:val="right"/>
                    <w:rPr>
                      <w:rFonts w:ascii="DejaVu Sans" w:eastAsia="DejaVu Sans" w:hAnsi="DejaVu Sans" w:cs="DejaVu Sans"/>
                      <w:color w:val="000000"/>
                      <w:sz w:val="18"/>
                      <w:szCs w:val="18"/>
                    </w:rPr>
                    <w:pPrChange w:id="1788"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jc w:val="right"/>
                      </w:pPr>
                    </w:pPrChange>
                  </w:pPr>
                  <w:r>
                    <w:rPr>
                      <w:rFonts w:ascii="DejaVu Sans" w:eastAsia="DejaVu Sans" w:hAnsi="DejaVu Sans" w:cs="DejaVu Sans"/>
                      <w:color w:val="000000"/>
                      <w:sz w:val="18"/>
                      <w:szCs w:val="18"/>
                    </w:rPr>
                    <w:t>6</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89" w:author="Comparison" w:date="2026-03-13T12:31:00Z" w16du:dateUtc="2026-03-13T03:31: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A004DE2" w14:textId="77777777" w:rsidR="006441E9" w:rsidRDefault="00EC58B6">
                  <w:pPr>
                    <w:rPr>
                      <w:rFonts w:ascii="DejaVu Sans" w:eastAsia="DejaVu Sans" w:hAnsi="DejaVu Sans" w:cs="DejaVu Sans"/>
                      <w:color w:val="000000"/>
                      <w:sz w:val="18"/>
                      <w:szCs w:val="18"/>
                    </w:rPr>
                    <w:pPrChange w:id="1790"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Identification of Feedback Source</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91" w:author="Comparison" w:date="2026-03-13T12:31:00Z" w16du:dateUtc="2026-03-13T03:31: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8B89E0F" w14:textId="77777777" w:rsidR="006441E9" w:rsidRDefault="00EC58B6">
                  <w:pPr>
                    <w:rPr>
                      <w:rFonts w:ascii="DejaVu Sans" w:eastAsia="DejaVu Sans" w:hAnsi="DejaVu Sans" w:cs="DejaVu Sans"/>
                      <w:color w:val="000000"/>
                      <w:sz w:val="18"/>
                      <w:szCs w:val="18"/>
                    </w:rPr>
                    <w:pPrChange w:id="1792"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"Continuity and consistency"</w:t>
                  </w:r>
                  <w:r>
                    <w:rPr>
                      <w:rFonts w:ascii="DejaVu Sans" w:eastAsia="DejaVu Sans" w:hAnsi="DejaVu Sans" w:cs="DejaVu Sans"/>
                      <w:color w:val="000000"/>
                      <w:sz w:val="18"/>
                      <w:szCs w:val="18"/>
                    </w:rPr>
                    <w:br/>
                    <w:t>- Theme: "Perspective as a clinician"</w:t>
                  </w:r>
                  <w:r>
                    <w:rPr>
                      <w:rFonts w:ascii="DejaVu Sans" w:eastAsia="DejaVu Sans" w:hAnsi="DejaVu Sans" w:cs="DejaVu Sans"/>
                      <w:color w:val="000000"/>
                      <w:sz w:val="18"/>
                      <w:szCs w:val="18"/>
                    </w:rPr>
                    <w:br/>
                    <w:t>- Theme: "Quality of the Japanese language"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793" w:author="Comparison" w:date="2026-03-13T12:31:00Z" w16du:dateUtc="2026-03-13T03:31:00Z">
                    <w:tcPr>
                      <w:tcW w:w="2592" w:type="dxa"/>
                      <w:gridSpan w:val="2"/>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D947FD1" w14:textId="77777777" w:rsidR="006441E9" w:rsidRDefault="00EC58B6">
                  <w:pPr>
                    <w:rPr>
                      <w:rFonts w:ascii="DejaVu Sans" w:eastAsia="DejaVu Sans" w:hAnsi="DejaVu Sans" w:cs="DejaVu Sans"/>
                      <w:color w:val="000000"/>
                      <w:sz w:val="18"/>
                      <w:szCs w:val="18"/>
                    </w:rPr>
                    <w:pPrChange w:id="1794" w:author="Comparison" w:date="2026-03-13T12:31:00Z" w16du:dateUtc="2026-03-13T03:31:00Z">
                      <w:pPr>
                        <w:pBdr>
                          <w:top w:val="none" w:sz="0" w:space="0" w:color="000000"/>
                          <w:left w:val="none" w:sz="0" w:space="0" w:color="000000"/>
                          <w:bottom w:val="none" w:sz="0" w:space="0" w:color="000000"/>
                          <w:right w:val="none" w:sz="0" w:space="0" w:color="000000"/>
                        </w:pBdr>
                        <w:spacing w:before="100" w:after="240"/>
                        <w:ind w:left="100" w:right="100"/>
                      </w:pPr>
                    </w:pPrChange>
                  </w:pPr>
                  <w:r>
                    <w:rPr>
                      <w:rFonts w:ascii="DejaVu Sans" w:eastAsia="DejaVu Sans" w:hAnsi="DejaVu Sans" w:cs="DejaVu Sans"/>
                      <w:color w:val="000000"/>
                      <w:sz w:val="18"/>
                      <w:szCs w:val="18"/>
                    </w:rPr>
                    <w:t>- Qualitative findings explain quantitative results</w:t>
                  </w:r>
                </w:p>
              </w:tc>
            </w:tr>
          </w:tbl>
          <w:p w14:paraId="1F890536" w14:textId="77777777" w:rsidR="006441E9" w:rsidRDefault="006441E9">
            <w:pPr>
              <w:pPrChange w:id="1795" w:author="Comparison" w:date="2026-03-13T12:31:00Z" w16du:dateUtc="2026-03-13T03:31:00Z">
                <w:pPr>
                  <w:spacing w:after="240"/>
                </w:pPr>
              </w:pPrChange>
            </w:pPr>
          </w:p>
        </w:tc>
        <w:bookmarkEnd w:id="1721"/>
      </w:tr>
    </w:tbl>
    <w:p w14:paraId="326CE3B2" w14:textId="77777777" w:rsidR="006441E9" w:rsidRDefault="00EC58B6">
      <w:pPr>
        <w:pStyle w:val="Kop4"/>
        <w:pPrChange w:id="1796" w:author="Comparison" w:date="2026-03-13T12:31:00Z" w16du:dateUtc="2026-03-13T03:31:00Z">
          <w:pPr>
            <w:pStyle w:val="Kop4"/>
            <w:spacing w:after="240"/>
          </w:pPr>
        </w:pPrChange>
      </w:pPr>
      <w:bookmarkStart w:id="1797" w:name="index-1-text-length-and-feedback-quality"/>
      <w:r>
        <w:lastRenderedPageBreak/>
        <w:t>Index 1: Text Length and Feedback Quality</w:t>
      </w:r>
    </w:p>
    <w:p w14:paraId="1667F8DC" w14:textId="77777777" w:rsidR="006441E9" w:rsidRDefault="00EC58B6">
      <w:pPr>
        <w:pStyle w:val="FirstParagraph"/>
        <w:pPrChange w:id="1798" w:author="Comparison" w:date="2026-03-13T12:31:00Z" w16du:dateUtc="2026-03-13T03:31:00Z">
          <w:pPr>
            <w:spacing w:after="240"/>
          </w:pPr>
        </w:pPrChange>
      </w:pPr>
      <w:r>
        <w:t>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p w14:paraId="2DC2D78E" w14:textId="77777777" w:rsidR="006441E9" w:rsidRDefault="00EC58B6">
      <w:pPr>
        <w:pStyle w:val="Kop4"/>
        <w:pPrChange w:id="1799" w:author="Comparison" w:date="2026-03-13T12:31:00Z" w16du:dateUtc="2026-03-13T03:31:00Z">
          <w:pPr>
            <w:pStyle w:val="Kop4"/>
            <w:spacing w:after="240"/>
          </w:pPr>
        </w:pPrChange>
      </w:pPr>
      <w:bookmarkStart w:id="1800" w:name="index-2-adherence-to-rubric-criteria"/>
      <w:bookmarkEnd w:id="1797"/>
      <w:r>
        <w:t>Index 2: Adherence to Rubric Criteria</w:t>
      </w:r>
    </w:p>
    <w:p w14:paraId="26D42EF1" w14:textId="77777777" w:rsidR="006441E9" w:rsidRDefault="00EC58B6">
      <w:pPr>
        <w:pStyle w:val="FirstParagraph"/>
        <w:pPrChange w:id="1801" w:author="Comparison" w:date="2026-03-13T12:31:00Z" w16du:dateUtc="2026-03-13T03:31:00Z">
          <w:pPr>
            <w:spacing w:after="240"/>
          </w:pPr>
        </w:pPrChange>
      </w:pPr>
      <w:r>
        <w:t xml:space="preserve">The quantitative results showing AI feedback scored significantly higher in clear direction and criteria-based categories, with higher trends in other rubric items, were complemented by qualitative findings regarding adherence to feedback criteria and </w:t>
      </w:r>
      <w:r>
        <w:lastRenderedPageBreak/>
        <w:t>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p w14:paraId="35198A8D" w14:textId="77777777" w:rsidR="006441E9" w:rsidRDefault="00EC58B6">
      <w:pPr>
        <w:pStyle w:val="Kop4"/>
        <w:pPrChange w:id="1802" w:author="Comparison" w:date="2026-03-13T12:31:00Z" w16du:dateUtc="2026-03-13T03:31:00Z">
          <w:pPr>
            <w:pStyle w:val="Kop4"/>
            <w:spacing w:after="240"/>
          </w:pPr>
        </w:pPrChange>
      </w:pPr>
      <w:bookmarkStart w:id="1803" w:name="Xd1c650e3ae642ac87bada9194c8acbe62b9c680"/>
      <w:bookmarkEnd w:id="1800"/>
      <w:r>
        <w:t>Index 3: Length-Quality Correlation Patterns</w:t>
      </w:r>
    </w:p>
    <w:p w14:paraId="2FE50323" w14:textId="77777777" w:rsidR="006441E9" w:rsidRDefault="00EC58B6">
      <w:pPr>
        <w:pStyle w:val="FirstParagraph"/>
        <w:pPrChange w:id="1804" w:author="Comparison" w:date="2026-03-13T12:31:00Z" w16du:dateUtc="2026-03-13T03:31:00Z">
          <w:pPr>
            <w:spacing w:after="240"/>
          </w:pPr>
        </w:pPrChange>
      </w:pPr>
      <w:r>
        <w:t>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p w14:paraId="7FB62D3A" w14:textId="77777777" w:rsidR="006441E9" w:rsidRDefault="00EC58B6">
      <w:pPr>
        <w:pStyle w:val="Kop4"/>
        <w:pPrChange w:id="1805" w:author="Comparison" w:date="2026-03-13T12:31:00Z" w16du:dateUtc="2026-03-13T03:31:00Z">
          <w:pPr>
            <w:pStyle w:val="Kop4"/>
            <w:spacing w:after="240"/>
          </w:pPr>
        </w:pPrChange>
      </w:pPr>
      <w:bookmarkStart w:id="1806" w:name="X75c9f45f769c997232980d27b432b05b41cc210"/>
      <w:bookmarkEnd w:id="1803"/>
      <w:r>
        <w:t>Index 4: Quality Consistency and Variability</w:t>
      </w:r>
    </w:p>
    <w:p w14:paraId="0AF21045" w14:textId="77777777" w:rsidR="006441E9" w:rsidRDefault="00EC58B6">
      <w:pPr>
        <w:pStyle w:val="FirstParagraph"/>
        <w:pPrChange w:id="1807" w:author="Comparison" w:date="2026-03-13T12:31:00Z" w16du:dateUtc="2026-03-13T03:31:00Z">
          <w:pPr>
            <w:spacing w:after="240"/>
          </w:pPr>
        </w:pPrChange>
      </w:pPr>
      <w:r>
        <w:t>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p w14:paraId="0366E6D6" w14:textId="77777777" w:rsidR="006441E9" w:rsidRDefault="00EC58B6">
      <w:pPr>
        <w:pStyle w:val="Kop4"/>
        <w:pPrChange w:id="1808" w:author="Comparison" w:date="2026-03-13T12:31:00Z" w16du:dateUtc="2026-03-13T03:31:00Z">
          <w:pPr>
            <w:pStyle w:val="Kop4"/>
            <w:spacing w:after="240"/>
          </w:pPr>
        </w:pPrChange>
      </w:pPr>
      <w:bookmarkStart w:id="1809" w:name="index-5-clinical-context-and-perspective"/>
      <w:bookmarkEnd w:id="1806"/>
      <w:r>
        <w:t>Index 5: Clinical Context and Perspective</w:t>
      </w:r>
    </w:p>
    <w:p w14:paraId="1DB242F6" w14:textId="77777777" w:rsidR="006441E9" w:rsidRDefault="00EC58B6">
      <w:pPr>
        <w:pStyle w:val="FirstParagraph"/>
        <w:pPrChange w:id="1810" w:author="Comparison" w:date="2026-03-13T12:31:00Z" w16du:dateUtc="2026-03-13T03:31:00Z">
          <w:pPr>
            <w:spacing w:after="240"/>
          </w:pPr>
        </w:pPrChange>
      </w:pPr>
      <w:r>
        <w:t>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p w14:paraId="5ABF9914" w14:textId="77777777" w:rsidR="006441E9" w:rsidRDefault="00EC58B6">
      <w:pPr>
        <w:pStyle w:val="Kop4"/>
        <w:pPrChange w:id="1811" w:author="Comparison" w:date="2026-03-13T12:31:00Z" w16du:dateUtc="2026-03-13T03:31:00Z">
          <w:pPr>
            <w:pStyle w:val="Kop4"/>
            <w:spacing w:after="240"/>
          </w:pPr>
        </w:pPrChange>
      </w:pPr>
      <w:bookmarkStart w:id="1812" w:name="X4da3c695ca00bef982cbcc6bfc184f1b852278a"/>
      <w:bookmarkEnd w:id="1809"/>
      <w:r>
        <w:lastRenderedPageBreak/>
        <w:t>Index 6: Distinguishability of Feedback Sources</w:t>
      </w:r>
    </w:p>
    <w:p w14:paraId="03607993" w14:textId="77777777" w:rsidR="006441E9" w:rsidRDefault="00EC58B6">
      <w:pPr>
        <w:pStyle w:val="FirstParagraph"/>
        <w:pPrChange w:id="1813" w:author="Comparison" w:date="2026-03-13T12:31:00Z" w16du:dateUtc="2026-03-13T03:31:00Z">
          <w:pPr>
            <w:spacing w:after="240"/>
          </w:pPr>
        </w:pPrChange>
      </w:pPr>
      <w:r>
        <w:t>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p w14:paraId="27249FB2" w14:textId="77777777" w:rsidR="006441E9" w:rsidRDefault="00EC58B6">
      <w:pPr>
        <w:pStyle w:val="Kop2"/>
        <w:pPrChange w:id="1814" w:author="Comparison" w:date="2026-03-13T12:31:00Z" w16du:dateUtc="2026-03-13T03:31:00Z">
          <w:pPr>
            <w:pStyle w:val="Kop2"/>
            <w:spacing w:after="240"/>
          </w:pPr>
        </w:pPrChange>
      </w:pPr>
      <w:bookmarkStart w:id="1815" w:name="discussion"/>
      <w:bookmarkEnd w:id="353"/>
      <w:bookmarkEnd w:id="1712"/>
      <w:bookmarkEnd w:id="1812"/>
      <w:r>
        <w:t>Discussion</w:t>
      </w:r>
    </w:p>
    <w:p w14:paraId="430F3858" w14:textId="77777777" w:rsidR="006441E9" w:rsidRDefault="00EC58B6">
      <w:pPr>
        <w:pStyle w:val="Kop3"/>
        <w:pPrChange w:id="1816" w:author="Comparison" w:date="2026-03-13T12:31:00Z" w16du:dateUtc="2026-03-13T03:31:00Z">
          <w:pPr>
            <w:pStyle w:val="Kop3"/>
            <w:spacing w:after="240"/>
          </w:pPr>
        </w:pPrChange>
      </w:pPr>
      <w:bookmarkStart w:id="1817" w:name="principal-findings"/>
      <w:r>
        <w:t>Principal Findings</w:t>
      </w:r>
    </w:p>
    <w:p w14:paraId="39F16927" w14:textId="77777777" w:rsidR="006441E9" w:rsidRDefault="00EC58B6">
      <w:pPr>
        <w:pStyle w:val="FirstParagraph"/>
        <w:pPrChange w:id="1818" w:author="Comparison" w:date="2026-03-13T12:31:00Z" w16du:dateUtc="2026-03-13T03:31:00Z">
          <w:pPr>
            <w:spacing w:after="240"/>
          </w:pPr>
        </w:pPrChange>
      </w:pPr>
      <w:r>
        <w:t>This study compared AI-generated feedback with supervisor-provided feedback on medical student clinical clerkship logs through mixed-methods analysis,</w:t>
      </w:r>
      <w:ins w:id="1819" w:author="Comparison" w:date="2026-03-13T12:31:00Z" w16du:dateUtc="2026-03-13T03:31:00Z">
        <w:r>
          <w:t xml:space="preserve"> </w:t>
        </w:r>
      </w:ins>
      <w:r>
        <w:t>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p w14:paraId="7D5BC732" w14:textId="77777777" w:rsidR="006441E9" w:rsidRDefault="00EC58B6">
      <w:pPr>
        <w:pStyle w:val="Kop3"/>
        <w:pPrChange w:id="1820" w:author="Comparison" w:date="2026-03-13T12:31:00Z" w16du:dateUtc="2026-03-13T03:31:00Z">
          <w:pPr>
            <w:pStyle w:val="Kop3"/>
            <w:spacing w:after="240"/>
          </w:pPr>
        </w:pPrChange>
      </w:pPr>
      <w:bookmarkStart w:id="1821" w:name="comparison-with-the-literature"/>
      <w:bookmarkEnd w:id="1817"/>
      <w:r>
        <w:t>Comparison with the Literature</w:t>
      </w:r>
    </w:p>
    <w:p w14:paraId="44F5B4B0" w14:textId="77777777" w:rsidR="006441E9" w:rsidRDefault="00EC58B6">
      <w:pPr>
        <w:pStyle w:val="FirstParagraph"/>
        <w:pPrChange w:id="1822" w:author="Comparison" w:date="2026-03-13T12:31:00Z" w16du:dateUtc="2026-03-13T03:31:00Z">
          <w:pPr>
            <w:spacing w:after="240"/>
          </w:pPr>
        </w:pPrChange>
      </w:pPr>
      <w:r>
        <w:t xml:space="preserve">Our findings align with and extend previous research on AI-generated feedback in several key areas. Regarding feedback length, prior studies have reported various findings [20,23–25]. Our study demonstrated that AI feedback was significantly longer than supervisor feedback, which is consistent with some previous findings [20,23,24]. In our research, the supervisors providing feedback were working in busy clinical environments, which likely contributed to their tendency to provide shorter feedback. </w:t>
      </w:r>
      <w:r>
        <w:lastRenderedPageBreak/>
        <w:t>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 [50].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 [28,51]. Our findings suggest that AI-generated feedback may be able to complement elements that tend to be missing in supervisors’ brief feedback.</w:t>
      </w:r>
    </w:p>
    <w:p w14:paraId="21219097" w14:textId="77777777" w:rsidR="006441E9" w:rsidRDefault="00EC58B6">
      <w:pPr>
        <w:pStyle w:val="Plattetekst"/>
        <w:pPrChange w:id="1823" w:author="Comparison" w:date="2026-03-13T12:31:00Z" w16du:dateUtc="2026-03-13T03:31:00Z">
          <w:pPr>
            <w:spacing w:after="240"/>
          </w:pPr>
        </w:pPrChange>
      </w:pPr>
      <w:r>
        <w:t xml:space="preserve">Regarding consistency in feedback quality, previous research has shown mixed results about whether AI or human feedback demonstrates greater consistency [25,29–32]. </w:t>
      </w:r>
      <w:del w:id="1824" w:author="Comparison" w:date="2026-03-13T12:31:00Z" w16du:dateUtc="2026-03-13T03:31:00Z">
        <w:r w:rsidR="004D4528">
          <w:delText>Our study found that AI feedback exhibited higher quality consistency compared to supervisor feedback. This consistency likely stems from AI’s tendency to adhere closely to the evaluation rubric.</w:delText>
        </w:r>
      </w:del>
      <w:ins w:id="1825" w:author="Comparison" w:date="2026-03-13T12:31:00Z" w16du:dateUtc="2026-03-13T03:31:00Z">
        <w:r>
          <w:t>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w:t>
        </w:r>
      </w:ins>
      <w:r>
        <w:t xml:space="preserve"> Previous research has identified multiple factors that influence feedback quality variability, including feedback length [29], the subject of feedback [30], and whether supervisors have received feedback training [52]. Our findings suggest that in busy clinical environments, AI could provide </w:t>
      </w:r>
      <w:del w:id="1826" w:author="Comparison" w:date="2026-03-13T12:31:00Z" w16du:dateUtc="2026-03-13T03:31:00Z">
        <w:r w:rsidR="004D4528">
          <w:delText>relatively</w:delText>
        </w:r>
      </w:del>
      <w:ins w:id="1827" w:author="Comparison" w:date="2026-03-13T12:31:00Z" w16du:dateUtc="2026-03-13T03:31:00Z">
        <w:r>
          <w:t>structurally</w:t>
        </w:r>
      </w:ins>
      <w:r>
        <w:t xml:space="preserve"> stable feedback </w:t>
      </w:r>
      <w:del w:id="1828" w:author="Comparison" w:date="2026-03-13T12:31:00Z" w16du:dateUtc="2026-03-13T03:31:00Z">
        <w:r w:rsidR="004D4528">
          <w:delText>quality</w:delText>
        </w:r>
      </w:del>
      <w:ins w:id="1829" w:author="Comparison" w:date="2026-03-13T12:31:00Z" w16du:dateUtc="2026-03-13T03:31:00Z">
        <w:r>
          <w:t>that complements the individualized, experience-driven feedback of supervisors</w:t>
        </w:r>
      </w:ins>
      <w:r>
        <w:t>.</w:t>
      </w:r>
    </w:p>
    <w:p w14:paraId="1FB4C3BA" w14:textId="77777777" w:rsidR="006441E9" w:rsidRDefault="00EC58B6">
      <w:pPr>
        <w:pStyle w:val="Plattetekst"/>
        <w:pPrChange w:id="1830" w:author="Comparison" w:date="2026-03-13T12:31:00Z" w16du:dateUtc="2026-03-13T03:31:00Z">
          <w:pPr>
            <w:spacing w:after="240"/>
          </w:pPr>
        </w:pPrChange>
      </w:pPr>
      <w:r>
        <w:t xml:space="preserve">The distinction between text-anchored versus experience-based feedback represents a novel contribution of our study. </w:t>
      </w:r>
      <w:ins w:id="1831" w:author="Comparison" w:date="2026-03-13T12:31:00Z" w16du:dateUtc="2026-03-13T03:31:00Z">
        <w:r>
          <w:t xml:space="preserve">Most prior comparisons of AI and human feedback have been conducted in classroom or simulation settings [22,24,25,53],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w:t>
        </w:r>
        <w:r>
          <w:lastRenderedPageBreak/>
          <w:t xml:space="preserve">are difficult to articulate in written form and largely inaccessible to AI systems that operate solely on the written log text. </w:t>
        </w:r>
      </w:ins>
      <w:r>
        <w:t xml:space="preserve">Previous research has noted that AI feedback tends to provide comprehensive feedback closely tied to the target text [24,25], while human experts in specialized fields provide context-informed feedback which </w:t>
      </w:r>
      <w:del w:id="1832" w:author="Comparison" w:date="2026-03-13T12:31:00Z" w16du:dateUtc="2026-03-13T03:31:00Z">
        <w:r w:rsidR="004D4528">
          <w:delText>are</w:delText>
        </w:r>
      </w:del>
      <w:ins w:id="1833" w:author="Comparison" w:date="2026-03-13T12:31:00Z" w16du:dateUtc="2026-03-13T03:31:00Z">
        <w:r>
          <w:t>is</w:t>
        </w:r>
      </w:ins>
      <w:r>
        <w:t xml:space="preserve"> perceived </w:t>
      </w:r>
      <w:ins w:id="1834" w:author="Comparison" w:date="2026-03-13T12:31:00Z" w16du:dateUtc="2026-03-13T03:31:00Z">
        <w:r>
          <w:t xml:space="preserve">to be </w:t>
        </w:r>
      </w:ins>
      <w:r>
        <w:t xml:space="preserve">of higher quality [22,53]. Our </w:t>
      </w:r>
      <w:del w:id="1835" w:author="Comparison" w:date="2026-03-13T12:31:00Z" w16du:dateUtc="2026-03-13T03:31:00Z">
        <w:r w:rsidR="004D4528">
          <w:delText>study revealed that</w:delText>
        </w:r>
      </w:del>
      <w:ins w:id="1836" w:author="Comparison" w:date="2026-03-13T12:31:00Z" w16du:dateUtc="2026-03-13T03:31:00Z">
        <w:r>
          <w:t>findings confirm and deepen this pattern:</w:t>
        </w:r>
      </w:ins>
      <w:r>
        <w:t xml:space="preserve"> AI feedback was more likely to provide text-consistent feedback aligned with students’ written clerkship logs, while supervisor feedback </w:t>
      </w:r>
      <w:del w:id="1837" w:author="Comparison" w:date="2026-03-13T12:31:00Z" w16du:dateUtc="2026-03-13T03:31:00Z">
        <w:r w:rsidR="004D4528">
          <w:delText>was more likely to draw</w:delText>
        </w:r>
      </w:del>
      <w:ins w:id="1838" w:author="Comparison" w:date="2026-03-13T12:31:00Z" w16du:dateUtc="2026-03-13T03:31:00Z">
        <w:r>
          <w:t>drew</w:t>
        </w:r>
      </w:ins>
      <w:r>
        <w:t xml:space="preserve"> on clinical experience, the </w:t>
      </w:r>
      <w:del w:id="1839" w:author="Comparison" w:date="2026-03-13T12:31:00Z" w16du:dateUtc="2026-03-13T03:31:00Z">
        <w:r w:rsidR="004D4528">
          <w:delText>whole context and feedback from a clinical expert’s perspective. This suggests</w:delText>
        </w:r>
      </w:del>
      <w:ins w:id="1840" w:author="Comparison" w:date="2026-03-13T12:31:00Z" w16du:dateUtc="2026-03-13T03:31:00Z">
        <w:r>
          <w:t>broader educational relationship, and professional judgment</w:t>
        </w:r>
      </w:ins>
      <w:r>
        <w:t xml:space="preserve"> that </w:t>
      </w:r>
      <w:ins w:id="1841" w:author="Comparison" w:date="2026-03-13T12:31:00Z" w16du:dateUtc="2026-03-13T03:31:00Z">
        <w:r>
          <w:t xml:space="preserve">extends well beyond what is documented in the log. These contextual features of clinical clerkships amplify </w:t>
        </w:r>
      </w:ins>
      <w:r>
        <w:t xml:space="preserve">the qualitative differences between AI and </w:t>
      </w:r>
      <w:del w:id="1842" w:author="Comparison" w:date="2026-03-13T12:31:00Z" w16du:dateUtc="2026-03-13T03:31:00Z">
        <w:r w:rsidR="004D4528">
          <w:delText>human expert</w:delText>
        </w:r>
      </w:del>
      <w:ins w:id="1843" w:author="Comparison" w:date="2026-03-13T12:31:00Z" w16du:dateUtc="2026-03-13T03:31:00Z">
        <w:r>
          <w:t>supervisor feedback compared to what has been observed in classroom settings, and underscore the importance of studying AI</w:t>
        </w:r>
      </w:ins>
      <w:r>
        <w:t xml:space="preserve"> feedback </w:t>
      </w:r>
      <w:del w:id="1844" w:author="Comparison" w:date="2026-03-13T12:31:00Z" w16du:dateUtc="2026-03-13T03:31:00Z">
        <w:r w:rsidR="004D4528">
          <w:delText xml:space="preserve">may become more pronounced </w:delText>
        </w:r>
      </w:del>
      <w:r>
        <w:t xml:space="preserve">in </w:t>
      </w:r>
      <w:del w:id="1845" w:author="Comparison" w:date="2026-03-13T12:31:00Z" w16du:dateUtc="2026-03-13T03:31:00Z">
        <w:r w:rsidR="004D4528">
          <w:delText>settings like</w:delText>
        </w:r>
      </w:del>
      <w:ins w:id="1846" w:author="Comparison" w:date="2026-03-13T12:31:00Z" w16du:dateUtc="2026-03-13T03:31:00Z">
        <w:r>
          <w:t>authentic</w:t>
        </w:r>
      </w:ins>
      <w:r>
        <w:t xml:space="preserve"> clinical </w:t>
      </w:r>
      <w:del w:id="1847" w:author="Comparison" w:date="2026-03-13T12:31:00Z" w16du:dateUtc="2026-03-13T03:31:00Z">
        <w:r w:rsidR="004D4528">
          <w:delText>clerkships,</w:delText>
        </w:r>
      </w:del>
      <w:ins w:id="1848" w:author="Comparison" w:date="2026-03-13T12:31:00Z" w16du:dateUtc="2026-03-13T03:31:00Z">
        <w:r>
          <w:t>environments</w:t>
        </w:r>
      </w:ins>
      <w:r>
        <w:t xml:space="preserve"> where </w:t>
      </w:r>
      <w:del w:id="1849" w:author="Comparison" w:date="2026-03-13T12:31:00Z" w16du:dateUtc="2026-03-13T03:31:00Z">
        <w:r w:rsidR="004D4528">
          <w:delText>interpersonal relationships are intensive and professional expertise is more complex and specialized</w:delText>
        </w:r>
      </w:del>
      <w:ins w:id="1850" w:author="Comparison" w:date="2026-03-13T12:31:00Z" w16du:dateUtc="2026-03-13T03:31:00Z">
        <w:r>
          <w:t>the complementary nature of each feedback source is most evident</w:t>
        </w:r>
      </w:ins>
      <w:r>
        <w:t>.</w:t>
      </w:r>
    </w:p>
    <w:p w14:paraId="74C58C5C" w14:textId="77777777" w:rsidR="006441E9" w:rsidRDefault="00EC58B6">
      <w:pPr>
        <w:pStyle w:val="Plattetekst"/>
        <w:rPr>
          <w:ins w:id="1851" w:author="Comparison" w:date="2026-03-13T12:31:00Z" w16du:dateUtc="2026-03-13T03:31:00Z"/>
        </w:rPr>
      </w:pPr>
      <w:r>
        <w:t>Regarding the ability to distinguish between AI and human feedback, previous studies have reported inconsistent findings [33–35]. In our study, all evaluators correctly identified the source of feedback with 100% accuracy</w:t>
      </w:r>
      <w:del w:id="1852" w:author="Comparison" w:date="2026-03-13T12:31:00Z" w16du:dateUtc="2026-03-13T03:31:00Z">
        <w:r w:rsidR="004D4528">
          <w:delText>.</w:delText>
        </w:r>
      </w:del>
      <w:ins w:id="1853" w:author="Comparison" w:date="2026-03-13T12:31:00Z" w16du:dateUtc="2026-03-13T03:31:00Z">
        <w:r>
          <w:t>, despite blinding procedures that included randomized presentation order, removal of source labels, and placement of the identification question after all rubric scoring and free-text comments had been completed.</w:t>
        </w:r>
      </w:ins>
      <w:r>
        <w:t xml:space="preserve"> The differences we observed in text length, feedback structure, and clinical perspective in the busy clinical environment likely served as decisive factors for identification</w:t>
      </w:r>
      <w:del w:id="1854" w:author="Comparison" w:date="2026-03-13T12:31:00Z" w16du:dateUtc="2026-03-13T03:31:00Z">
        <w:r w:rsidR="004D4528">
          <w:delText>. These substantial differences suggest</w:delText>
        </w:r>
      </w:del>
      <w:ins w:id="1855" w:author="Comparison" w:date="2026-03-13T12:31:00Z" w16du:dateUtc="2026-03-13T03:31:00Z">
        <w:r>
          <w:t>, consistent with all five qualitative themes that highlighted distinct textual characteristics of each feedback type.</w:t>
        </w:r>
      </w:ins>
    </w:p>
    <w:p w14:paraId="59A6A4CC" w14:textId="77777777" w:rsidR="006441E9" w:rsidRDefault="00EC58B6">
      <w:pPr>
        <w:pStyle w:val="Plattetekst"/>
        <w:pPrChange w:id="1856" w:author="Comparison" w:date="2026-03-13T12:31:00Z" w16du:dateUtc="2026-03-13T03:31:00Z">
          <w:pPr>
            <w:spacing w:after="240"/>
          </w:pPr>
        </w:pPrChange>
      </w:pPr>
      <w:ins w:id="1857" w:author="Comparison" w:date="2026-03-13T12:31:00Z" w16du:dateUtc="2026-03-13T03:31:00Z">
        <w:r>
          <w:t>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 [43,44],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w:t>
        </w:r>
      </w:ins>
      <w:r>
        <w:t xml:space="preserve"> that AI feedback should not replace human feedback but rather complement it by leveraging their respective strengths.</w:t>
      </w:r>
    </w:p>
    <w:p w14:paraId="690D1E38" w14:textId="77777777" w:rsidR="006441E9" w:rsidRDefault="00EC58B6">
      <w:pPr>
        <w:pStyle w:val="Kop3"/>
        <w:pPrChange w:id="1858" w:author="Comparison" w:date="2026-03-13T12:31:00Z" w16du:dateUtc="2026-03-13T03:31:00Z">
          <w:pPr>
            <w:pStyle w:val="Kop3"/>
            <w:spacing w:after="240"/>
          </w:pPr>
        </w:pPrChange>
      </w:pPr>
      <w:bookmarkStart w:id="1859" w:name="implications-of-findings"/>
      <w:bookmarkEnd w:id="1821"/>
      <w:r>
        <w:lastRenderedPageBreak/>
        <w:t>Implications of Findings</w:t>
      </w:r>
    </w:p>
    <w:p w14:paraId="374D2AB4" w14:textId="77777777" w:rsidR="006441E9" w:rsidRDefault="00EC58B6">
      <w:pPr>
        <w:pStyle w:val="FirstParagraph"/>
        <w:pPrChange w:id="1860" w:author="Comparison" w:date="2026-03-13T12:31:00Z" w16du:dateUtc="2026-03-13T03:31:00Z">
          <w:pPr>
            <w:spacing w:after="240"/>
          </w:pPr>
        </w:pPrChange>
      </w:pPr>
      <w:r>
        <w:t>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 [54] or conversely, dismissal of AI-generated insights [20].</w:t>
      </w:r>
    </w:p>
    <w:p w14:paraId="266C057F" w14:textId="77777777" w:rsidR="006441E9" w:rsidRDefault="00EC58B6">
      <w:pPr>
        <w:pStyle w:val="Plattetekst"/>
        <w:pPrChange w:id="1861" w:author="Comparison" w:date="2026-03-13T12:31:00Z" w16du:dateUtc="2026-03-13T03:31:00Z">
          <w:pPr>
            <w:spacing w:after="240"/>
          </w:pPr>
        </w:pPrChange>
      </w:pPr>
      <w:r>
        <w:t>Various hybrid approaches merit exploration, including AI-drafted feedback refined by educators, role-based distribution where AI and supervisors focus on different aspects of student work, or AI enhancement of educator-authored feedback [55]. However, empirical research on these hybrid models remains limited, particularly in authentic clinical settings.</w:t>
      </w:r>
    </w:p>
    <w:p w14:paraId="191BA544" w14:textId="77777777" w:rsidR="006441E9" w:rsidRDefault="00EC58B6">
      <w:pPr>
        <w:pStyle w:val="Plattetekst"/>
        <w:pPrChange w:id="1862" w:author="Comparison" w:date="2026-03-13T12:31:00Z" w16du:dateUtc="2026-03-13T03:31:00Z">
          <w:pPr>
            <w:spacing w:after="240"/>
          </w:pPr>
        </w:pPrChange>
      </w:pPr>
      <w:r>
        <w:t>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p w14:paraId="549FEA28" w14:textId="77777777" w:rsidR="006441E9" w:rsidRDefault="00EC58B6">
      <w:pPr>
        <w:pStyle w:val="Kop3"/>
        <w:pPrChange w:id="1863" w:author="Comparison" w:date="2026-03-13T12:31:00Z" w16du:dateUtc="2026-03-13T03:31:00Z">
          <w:pPr>
            <w:pStyle w:val="Kop3"/>
            <w:spacing w:after="240"/>
          </w:pPr>
        </w:pPrChange>
      </w:pPr>
      <w:bookmarkStart w:id="1864" w:name="limitations"/>
      <w:bookmarkEnd w:id="1859"/>
      <w:r>
        <w:t>Limitations</w:t>
      </w:r>
    </w:p>
    <w:p w14:paraId="15E6F32D" w14:textId="77777777" w:rsidR="006441E9" w:rsidRDefault="00EC58B6">
      <w:pPr>
        <w:pStyle w:val="FirstParagraph"/>
        <w:pPrChange w:id="1865" w:author="Comparison" w:date="2026-03-13T12:31:00Z" w16du:dateUtc="2026-03-13T03:31:00Z">
          <w:pPr>
            <w:spacing w:after="240"/>
          </w:pPr>
        </w:pPrChange>
      </w:pPr>
      <w:r>
        <w:t>Several limitations should be acknowledged in this study. First, as this research was conducted at a single institution</w:t>
      </w:r>
      <w:ins w:id="1866" w:author="Comparison" w:date="2026-03-13T12:31:00Z" w16du:dateUtc="2026-03-13T03:31:00Z">
        <w:r>
          <w:t xml:space="preserve"> in Japan</w:t>
        </w:r>
      </w:ins>
      <w:r>
        <w:t xml:space="preserve">, the generalizability of our findings to other institutions or cultural contexts needs to be confirmed. </w:t>
      </w:r>
      <w:ins w:id="1867" w:author="Comparison" w:date="2026-03-13T12:31:00Z" w16du:dateUtc="2026-03-13T03:31:00Z">
        <w:r>
          <w:t xml:space="preserve">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may have contributed to higher regard for supervisor feedback and influenced evaluators’ perceptions of the two feedback sources. </w:t>
        </w:r>
      </w:ins>
      <w:r>
        <w:t xml:space="preserve">The specific characteristics of Nagoya University’s clinical clerkship program </w:t>
      </w:r>
      <w:del w:id="1868" w:author="Comparison" w:date="2026-03-13T12:31:00Z" w16du:dateUtc="2026-03-13T03:31:00Z">
        <w:r w:rsidR="004D4528">
          <w:delText>and the Japanese medical education system may not be representative of other settings.</w:delText>
        </w:r>
      </w:del>
      <w:ins w:id="1869" w:author="Comparison" w:date="2026-03-13T12:31:00Z" w16du:dateUtc="2026-03-13T03:31:00Z">
        <w:r>
          <w:t>may further limit representativeness.</w:t>
        </w:r>
      </w:ins>
      <w:r>
        <w:t xml:space="preserve"> Second, while our evaluators included both faculty and students, their individual backgrounds and experiences may have influenced their feedback evaluations. The relatively small number of evaluators (10 faculty and 10 students) may also limit the robustness of our findings. </w:t>
      </w:r>
      <w:del w:id="1870" w:author="Comparison" w:date="2026-03-13T12:31:00Z" w16du:dateUtc="2026-03-13T03:31:00Z">
        <w:r w:rsidR="004D4528">
          <w:delText>Third</w:delText>
        </w:r>
      </w:del>
      <w:ins w:id="1871" w:author="Comparison" w:date="2026-03-13T12:31:00Z" w16du:dateUtc="2026-03-13T03:31:00Z">
        <w:r>
          <w:t xml:space="preserve">Third, all evaluators correctly identified the source of every feedback entry despite blinding procedures (randomized presentation order and removal of </w:t>
        </w:r>
        <w:r>
          <w:lastRenderedPageBreak/>
          <w:t>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w:t>
        </w:r>
      </w:ins>
      <w:r>
        <w:t xml:space="preserve">,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w:t>
      </w:r>
      <w:del w:id="1872" w:author="Comparison" w:date="2026-03-13T12:31:00Z" w16du:dateUtc="2026-03-13T03:31:00Z">
        <w:r w:rsidR="004D4528">
          <w:delText>Fourth</w:delText>
        </w:r>
      </w:del>
      <w:ins w:id="1873" w:author="Comparison" w:date="2026-03-13T12:31:00Z" w16du:dateUtc="2026-03-13T03:31:00Z">
        <w:r>
          <w:t>Fifth</w:t>
        </w:r>
      </w:ins>
      <w:r>
        <w:t>, the evaluation rubric used to assess feedback quality</w:t>
      </w:r>
      <w:del w:id="1874" w:author="Comparison" w:date="2026-03-13T12:31:00Z" w16du:dateUtc="2026-03-13T03:31:00Z">
        <w:r w:rsidR="004D4528">
          <w:delText>, while validated in previous</w:delText>
        </w:r>
      </w:del>
      <w:ins w:id="1875" w:author="Comparison" w:date="2026-03-13T12:31:00Z" w16du:dateUtc="2026-03-13T03:31:00Z">
        <w:r>
          <w:t xml:space="preserve"> was originally developed for written academic feedback [18] 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w:t>
        </w:r>
      </w:ins>
      <w:r>
        <w:t xml:space="preserve"> research</w:t>
      </w:r>
      <w:del w:id="1876" w:author="Comparison" w:date="2026-03-13T12:31:00Z" w16du:dateUtc="2026-03-13T03:31:00Z">
        <w:r w:rsidR="004D4528">
          <w:delText xml:space="preserve">, was adapted for our context and may have </w:delText>
        </w:r>
      </w:del>
      <w:ins w:id="1877" w:author="Comparison" w:date="2026-03-13T12:31:00Z" w16du:dateUtc="2026-03-13T03:31:00Z">
        <w:r>
          <w:t xml:space="preserve">.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w:t>
        </w:r>
      </w:ins>
      <w:r>
        <w:t>limited</w:t>
      </w:r>
      <w:del w:id="1878" w:author="Comparison" w:date="2026-03-13T12:31:00Z" w16du:dateUtc="2026-03-13T03:31:00Z">
        <w:r w:rsidR="004D4528">
          <w:delText xml:space="preserve"> applicability to other educational settings or feedback purposes. Finally</w:delText>
        </w:r>
      </w:del>
      <w:ins w:id="1879" w:author="Comparison" w:date="2026-03-13T12:31:00Z" w16du:dateUtc="2026-03-13T03:31:00Z">
        <w:r>
          <w:t>. Eighth</w:t>
        </w:r>
      </w:ins>
      <w:r>
        <w:t xml:space="preserve">, our study </w:t>
      </w:r>
      <w:del w:id="1880" w:author="Comparison" w:date="2026-03-13T12:31:00Z" w16du:dateUtc="2026-03-13T03:31:00Z">
        <w:r w:rsidR="004D4528">
          <w:delText>examined</w:delText>
        </w:r>
      </w:del>
      <w:ins w:id="1881" w:author="Comparison" w:date="2026-03-13T12:31:00Z" w16du:dateUtc="2026-03-13T03:31:00Z">
        <w:r>
          <w:t>evaluated the structural quality of</w:t>
        </w:r>
      </w:ins>
      <w:r>
        <w:t xml:space="preserve"> feedback </w:t>
      </w:r>
      <w:del w:id="1882" w:author="Comparison" w:date="2026-03-13T12:31:00Z" w16du:dateUtc="2026-03-13T03:31:00Z">
        <w:r w:rsidR="004D4528">
          <w:delText>on student logs</w:delText>
        </w:r>
      </w:del>
      <w:ins w:id="1883" w:author="Comparison" w:date="2026-03-13T12:31:00Z" w16du:dateUtc="2026-03-13T03:31:00Z">
        <w:r>
          <w:t>as assessed by the rubric,</w:t>
        </w:r>
      </w:ins>
      <w:r>
        <w:t xml:space="preserve"> but did not investigate </w:t>
      </w:r>
      <w:del w:id="1884" w:author="Comparison" w:date="2026-03-13T12:31:00Z" w16du:dateUtc="2026-03-13T03:31:00Z">
        <w:r w:rsidR="004D4528">
          <w:delText>how students actually utilize or respond to different types of feedback, which represents</w:delText>
        </w:r>
      </w:del>
      <w:ins w:id="1885" w:author="Comparison" w:date="2026-03-13T12:31:00Z" w16du:dateUtc="2026-03-13T03:31:00Z">
        <w:r>
          <w:t xml:space="preserve">whether AI-generated or supervisor-provided feedback led to different learning behaviors, revisions, or clinical </w:t>
        </w:r>
        <w:r>
          <w:lastRenderedPageBreak/>
          <w:t>improvement. The relationship between perceived feedback quality and actual educational outcomes remains</w:t>
        </w:r>
      </w:ins>
      <w:r>
        <w:t xml:space="preserve"> an important area for future investigation.</w:t>
      </w:r>
    </w:p>
    <w:p w14:paraId="580BB560" w14:textId="77777777" w:rsidR="006441E9" w:rsidRDefault="00EC58B6">
      <w:pPr>
        <w:pStyle w:val="Kop3"/>
        <w:pPrChange w:id="1886" w:author="Comparison" w:date="2026-03-13T12:31:00Z" w16du:dateUtc="2026-03-13T03:31:00Z">
          <w:pPr>
            <w:pStyle w:val="Kop2"/>
            <w:spacing w:after="240"/>
          </w:pPr>
        </w:pPrChange>
      </w:pPr>
      <w:bookmarkStart w:id="1887" w:name="conclusions"/>
      <w:bookmarkEnd w:id="1864"/>
      <w:r>
        <w:t>Conclusions</w:t>
      </w:r>
    </w:p>
    <w:p w14:paraId="3E510545" w14:textId="77777777" w:rsidR="003E7C0E" w:rsidRDefault="004D4528">
      <w:pPr>
        <w:spacing w:after="240"/>
        <w:rPr>
          <w:del w:id="1888" w:author="Comparison" w:date="2026-03-13T12:31:00Z" w16du:dateUtc="2026-03-13T03:31:00Z"/>
        </w:rPr>
      </w:pPr>
      <w:del w:id="1889" w:author="Comparison" w:date="2026-03-13T12:31:00Z" w16du:dateUtc="2026-03-13T03:31:00Z">
        <w:r>
          <w:delText>This study revealed distinct strengths and limitations of AI-generated and supervisor-provided feedback on clinical clerkship portfolios. AI demonstrated the ability to consistently provide structured, rubric-adherent feedback, while struggling to offer clinically-grounded insights based on professional expertise. Conversely, supervisors provided contextually relevant feedback rooted in clinical experience, though their feedback tended to be brief and deviate from prescribed criteria in busy clinical environments. These findings suggest that AI-generated and supervisor feedback should be leveraged as complementary tools, with each addressing the limitations of the other to optimize student learning in clinical clerkship settings.</w:delText>
        </w:r>
      </w:del>
    </w:p>
    <w:p w14:paraId="543A0E46" w14:textId="77777777" w:rsidR="006441E9" w:rsidRDefault="00EC58B6">
      <w:pPr>
        <w:pStyle w:val="FirstParagraph"/>
        <w:rPr>
          <w:ins w:id="1890" w:author="Comparison" w:date="2026-03-13T12:31:00Z" w16du:dateUtc="2026-03-13T03:31:00Z"/>
        </w:rPr>
      </w:pPr>
      <w:ins w:id="1891" w:author="Comparison" w:date="2026-03-13T12:31:00Z" w16du:dateUtc="2026-03-13T03:31:00Z">
        <w:r>
          <w:t>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ins>
    </w:p>
    <w:p w14:paraId="52426A92" w14:textId="77777777" w:rsidR="006441E9" w:rsidRDefault="00EC58B6">
      <w:pPr>
        <w:pStyle w:val="Kop2"/>
        <w:pPrChange w:id="1892" w:author="Comparison" w:date="2026-03-13T12:31:00Z" w16du:dateUtc="2026-03-13T03:31:00Z">
          <w:pPr>
            <w:pStyle w:val="Kop2"/>
            <w:spacing w:after="240"/>
          </w:pPr>
        </w:pPrChange>
      </w:pPr>
      <w:bookmarkStart w:id="1893" w:name="acknowledgements"/>
      <w:bookmarkEnd w:id="1815"/>
      <w:bookmarkEnd w:id="1887"/>
      <w:r>
        <w:t>Acknowledgements</w:t>
      </w:r>
    </w:p>
    <w:p w14:paraId="58FF4665" w14:textId="77777777" w:rsidR="006441E9" w:rsidRDefault="00EC58B6">
      <w:pPr>
        <w:pStyle w:val="FirstParagraph"/>
        <w:pPrChange w:id="1894" w:author="Comparison" w:date="2026-03-13T12:31:00Z" w16du:dateUtc="2026-03-13T03:31:00Z">
          <w:pPr>
            <w:spacing w:after="240"/>
          </w:pPr>
        </w:pPrChange>
      </w:pPr>
      <w:r>
        <w:t>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14:paraId="543C64FC" w14:textId="77777777" w:rsidR="006441E9" w:rsidRDefault="00EC58B6">
      <w:pPr>
        <w:pStyle w:val="Plattetekst"/>
        <w:pPrChange w:id="1895" w:author="Comparison" w:date="2026-03-13T12:31:00Z" w16du:dateUtc="2026-03-13T03:31:00Z">
          <w:pPr>
            <w:spacing w:after="240"/>
          </w:pPr>
        </w:pPrChange>
      </w:pPr>
      <w:r>
        <w:t>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14:paraId="2BFAFEA6" w14:textId="77777777" w:rsidR="006441E9" w:rsidRDefault="00EC58B6">
      <w:pPr>
        <w:pStyle w:val="Plattetekst"/>
        <w:pPrChange w:id="1896" w:author="Comparison" w:date="2026-03-13T12:31:00Z" w16du:dateUtc="2026-03-13T03:31:00Z">
          <w:pPr>
            <w:spacing w:after="240"/>
          </w:pPr>
        </w:pPrChange>
      </w:pPr>
      <w:r>
        <w:lastRenderedPageBreak/>
        <w:t xml:space="preserve">GitHub Copilot (Ver. 0.35.2, AI models used: Claude Sonnet 4.5/Claude </w:t>
      </w:r>
      <w:del w:id="1897" w:author="Comparison" w:date="2026-03-13T12:31:00Z" w16du:dateUtc="2026-03-13T03:31:00Z">
        <w:r w:rsidR="004D4528">
          <w:delText>Opus4</w:delText>
        </w:r>
      </w:del>
      <w:ins w:id="1898" w:author="Comparison" w:date="2026-03-13T12:31:00Z" w16du:dateUtc="2026-03-13T03:31:00Z">
        <w:r>
          <w:t>Opus 4</w:t>
        </w:r>
      </w:ins>
      <w:r>
        <w:t xml:space="preserve">.5/GPT-4.1/GPT-5) </w:t>
      </w:r>
      <w:del w:id="1899" w:author="Comparison" w:date="2026-03-13T12:31:00Z" w16du:dateUtc="2026-03-13T03:31:00Z">
        <w:r w:rsidR="004D4528">
          <w:delText>was</w:delText>
        </w:r>
      </w:del>
      <w:ins w:id="1900" w:author="Comparison" w:date="2026-03-13T12:31:00Z" w16du:dateUtc="2026-03-13T03:31:00Z">
        <w:r>
          <w:t>and Claude Code (Claude Opus 4.5) were</w:t>
        </w:r>
      </w:ins>
      <w:r>
        <w:t xml:space="preserve"> used to assist in writing R code for quantitative analysis. The editor’s predictive code</w:t>
      </w:r>
      <w:del w:id="1901" w:author="Comparison" w:date="2026-03-13T12:31:00Z" w16du:dateUtc="2026-03-13T03:31:00Z">
        <w:r w:rsidR="004D4528">
          <w:delText>‑</w:delText>
        </w:r>
      </w:del>
      <w:ins w:id="1902" w:author="Comparison" w:date="2026-03-13T12:31:00Z" w16du:dateUtc="2026-03-13T03:31:00Z">
        <w:r>
          <w:t>-</w:t>
        </w:r>
      </w:ins>
      <w:r>
        <w:t>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 “translate to english” 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w:t>
      </w:r>
      <w:ins w:id="1903" w:author="Comparison" w:date="2026-03-13T12:31:00Z" w16du:dateUtc="2026-03-13T03:31:00Z">
        <w:r>
          <w:t xml:space="preserve">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ins>
    </w:p>
    <w:p w14:paraId="5707FDBF" w14:textId="77777777" w:rsidR="006441E9" w:rsidRDefault="00EC58B6">
      <w:pPr>
        <w:pStyle w:val="Plattetekst"/>
        <w:pPrChange w:id="1904" w:author="Comparison" w:date="2026-03-13T12:31:00Z" w16du:dateUtc="2026-03-13T03:31:00Z">
          <w:pPr>
            <w:spacing w:after="240"/>
          </w:pPr>
        </w:pPrChange>
      </w:pPr>
      <w:r>
        <w:t>This work was supported by JSPS KAKENHI Grant Number 25K06542.</w:t>
      </w:r>
      <w:ins w:id="1905" w:author="Comparison" w:date="2026-03-13T12:31:00Z" w16du:dateUtc="2026-03-13T03:31:00Z">
        <w:r>
          <w:t xml:space="preserve"> The funder had no role in the study design, data collection, analysis, interpretation of results, or the writing of the manuscript.</w:t>
        </w:r>
      </w:ins>
    </w:p>
    <w:p w14:paraId="689E6140" w14:textId="77777777" w:rsidR="006441E9" w:rsidRDefault="00EC58B6">
      <w:pPr>
        <w:pStyle w:val="Kop2"/>
        <w:rPr>
          <w:ins w:id="1906" w:author="Comparison" w:date="2026-03-13T12:31:00Z" w16du:dateUtc="2026-03-13T03:31:00Z"/>
        </w:rPr>
      </w:pPr>
      <w:bookmarkStart w:id="1907" w:name="data-availability"/>
      <w:bookmarkEnd w:id="1893"/>
      <w:ins w:id="1908" w:author="Comparison" w:date="2026-03-13T12:31:00Z" w16du:dateUtc="2026-03-13T03:31:00Z">
        <w:r>
          <w:t>Data Availability</w:t>
        </w:r>
      </w:ins>
    </w:p>
    <w:p w14:paraId="1F05BE6D" w14:textId="77777777" w:rsidR="006441E9" w:rsidRDefault="00EC58B6">
      <w:pPr>
        <w:pStyle w:val="FirstParagraph"/>
        <w:rPr>
          <w:ins w:id="1909" w:author="Comparison" w:date="2026-03-13T12:31:00Z" w16du:dateUtc="2026-03-13T03:31:00Z"/>
        </w:rPr>
      </w:pPr>
      <w:ins w:id="1910" w:author="Comparison" w:date="2026-03-13T12:31:00Z" w16du:dateUtc="2026-03-13T03:31:00Z">
        <w:r>
          <w:t>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ins>
    </w:p>
    <w:p w14:paraId="3A671DD6" w14:textId="77777777" w:rsidR="006441E9" w:rsidRDefault="00EC58B6">
      <w:pPr>
        <w:pStyle w:val="Kop2"/>
        <w:pPrChange w:id="1911" w:author="Comparison" w:date="2026-03-13T12:31:00Z" w16du:dateUtc="2026-03-13T03:31:00Z">
          <w:pPr>
            <w:pStyle w:val="Kop2"/>
            <w:spacing w:after="240"/>
          </w:pPr>
        </w:pPrChange>
      </w:pPr>
      <w:bookmarkStart w:id="1912" w:name="conflicts-of-interest"/>
      <w:bookmarkEnd w:id="1907"/>
      <w:r>
        <w:t>Conflicts of Interest</w:t>
      </w:r>
    </w:p>
    <w:p w14:paraId="129AD7A0" w14:textId="77777777" w:rsidR="003E7C0E" w:rsidRDefault="004D4528">
      <w:pPr>
        <w:spacing w:after="240"/>
        <w:rPr>
          <w:del w:id="1913" w:author="Comparison" w:date="2026-03-13T12:31:00Z" w16du:dateUtc="2026-03-13T03:31:00Z"/>
        </w:rPr>
      </w:pPr>
      <w:del w:id="1914" w:author="Comparison" w:date="2026-03-13T12:31:00Z" w16du:dateUtc="2026-03-13T03:31:00Z">
        <w:r>
          <w:delText>The authors have no conflicts of interest to declare.</w:delText>
        </w:r>
      </w:del>
    </w:p>
    <w:p w14:paraId="20F06419" w14:textId="77777777" w:rsidR="006441E9" w:rsidRDefault="00EC58B6">
      <w:pPr>
        <w:pStyle w:val="FirstParagraph"/>
        <w:rPr>
          <w:ins w:id="1915" w:author="Comparison" w:date="2026-03-13T12:31:00Z" w16du:dateUtc="2026-03-13T03:31:00Z"/>
        </w:rPr>
      </w:pPr>
      <w:ins w:id="1916" w:author="Comparison" w:date="2026-03-13T12:31:00Z" w16du:dateUtc="2026-03-13T03:31:00Z">
        <w:r>
          <w:t>None declared.</w:t>
        </w:r>
      </w:ins>
    </w:p>
    <w:p w14:paraId="413CE641" w14:textId="77777777" w:rsidR="006441E9" w:rsidRDefault="00EC58B6">
      <w:pPr>
        <w:pStyle w:val="Kop2"/>
        <w:pPrChange w:id="1917" w:author="Comparison" w:date="2026-03-13T12:31:00Z" w16du:dateUtc="2026-03-13T03:31:00Z">
          <w:pPr>
            <w:pStyle w:val="Kop2"/>
            <w:spacing w:after="240"/>
          </w:pPr>
        </w:pPrChange>
      </w:pPr>
      <w:bookmarkStart w:id="1918" w:name="multimedia-appendix-1"/>
      <w:bookmarkEnd w:id="1912"/>
      <w:r>
        <w:t>Multimedia Appendix 1</w:t>
      </w:r>
    </w:p>
    <w:p w14:paraId="585A16EA" w14:textId="77777777" w:rsidR="006441E9" w:rsidRDefault="00EC58B6">
      <w:pPr>
        <w:pStyle w:val="FirstParagraph"/>
        <w:pPrChange w:id="1919" w:author="Comparison" w:date="2026-03-13T12:31:00Z" w16du:dateUtc="2026-03-13T03:31:00Z">
          <w:pPr>
            <w:spacing w:after="240"/>
          </w:pPr>
        </w:pPrChange>
      </w:pPr>
      <w:r>
        <w:t>This file contains the feedback generation prompt for AI used in this study and its development process.</w:t>
      </w:r>
    </w:p>
    <w:p w14:paraId="132DFDE8" w14:textId="77777777" w:rsidR="006441E9" w:rsidRDefault="00EC58B6">
      <w:pPr>
        <w:pStyle w:val="Kop2"/>
        <w:pPrChange w:id="1920" w:author="Comparison" w:date="2026-03-13T12:31:00Z" w16du:dateUtc="2026-03-13T03:31:00Z">
          <w:pPr>
            <w:pStyle w:val="Kop2"/>
            <w:spacing w:after="240"/>
          </w:pPr>
        </w:pPrChange>
      </w:pPr>
      <w:bookmarkStart w:id="1921" w:name="multimedia-appendix-2"/>
      <w:bookmarkEnd w:id="1918"/>
      <w:r>
        <w:lastRenderedPageBreak/>
        <w:t>Multimedia Appendix 2</w:t>
      </w:r>
    </w:p>
    <w:p w14:paraId="66725A29" w14:textId="77777777" w:rsidR="006441E9" w:rsidRDefault="00EC58B6">
      <w:pPr>
        <w:pStyle w:val="FirstParagraph"/>
        <w:pPrChange w:id="1922" w:author="Comparison" w:date="2026-03-13T12:31:00Z" w16du:dateUtc="2026-03-13T03:31:00Z">
          <w:pPr>
            <w:spacing w:after="240"/>
          </w:pPr>
        </w:pPrChange>
      </w:pPr>
      <w:r>
        <w:t>This file contains the feedback evaluation rubric used in this study.</w:t>
      </w:r>
    </w:p>
    <w:p w14:paraId="4BF9CF87" w14:textId="77777777" w:rsidR="006441E9" w:rsidRDefault="00EC58B6">
      <w:pPr>
        <w:pStyle w:val="Kop2"/>
        <w:pPrChange w:id="1923" w:author="Comparison" w:date="2026-03-13T12:31:00Z" w16du:dateUtc="2026-03-13T03:31:00Z">
          <w:pPr>
            <w:pStyle w:val="Kop2"/>
            <w:spacing w:after="240"/>
          </w:pPr>
        </w:pPrChange>
      </w:pPr>
      <w:bookmarkStart w:id="1924" w:name="multimedia-appendix-3"/>
      <w:bookmarkEnd w:id="1921"/>
      <w:r>
        <w:t>Multimedia Appendix 3</w:t>
      </w:r>
    </w:p>
    <w:p w14:paraId="499B58D1" w14:textId="77777777" w:rsidR="006441E9" w:rsidRDefault="00EC58B6">
      <w:pPr>
        <w:pStyle w:val="FirstParagraph"/>
        <w:pPrChange w:id="1925" w:author="Comparison" w:date="2026-03-13T12:31:00Z" w16du:dateUtc="2026-03-13T03:31:00Z">
          <w:pPr>
            <w:spacing w:after="240"/>
          </w:pPr>
        </w:pPrChange>
      </w:pPr>
      <w:r>
        <w:t>This file contains the translation process into Japanese for the feedback evaluation rubric used in this study.</w:t>
      </w:r>
    </w:p>
    <w:p w14:paraId="67AB1D8B" w14:textId="77777777" w:rsidR="006441E9" w:rsidRDefault="00EC58B6">
      <w:pPr>
        <w:pStyle w:val="Kop2"/>
        <w:pPrChange w:id="1926" w:author="Comparison" w:date="2026-03-13T12:31:00Z" w16du:dateUtc="2026-03-13T03:31:00Z">
          <w:pPr>
            <w:pStyle w:val="Kop2"/>
            <w:spacing w:after="240"/>
          </w:pPr>
        </w:pPrChange>
      </w:pPr>
      <w:bookmarkStart w:id="1927" w:name="references"/>
      <w:bookmarkEnd w:id="1924"/>
      <w:r>
        <w:t>References</w:t>
      </w:r>
    </w:p>
    <w:p w14:paraId="2A99529C" w14:textId="77777777" w:rsidR="006441E9" w:rsidRDefault="00EC58B6">
      <w:pPr>
        <w:pStyle w:val="Bibliografie"/>
        <w:pPrChange w:id="1928" w:author="Comparison" w:date="2026-03-13T12:31:00Z" w16du:dateUtc="2026-03-13T03:31:00Z">
          <w:pPr>
            <w:spacing w:after="240"/>
          </w:pPr>
        </w:pPrChange>
      </w:pPr>
      <w:bookmarkStart w:id="1929" w:name="ref-Hansen2024-fe"/>
      <w:bookmarkStart w:id="1930" w:name="refs"/>
      <w:r>
        <w:t xml:space="preserve">1. </w:t>
      </w:r>
      <w:r>
        <w:tab/>
        <w:t xml:space="preserve">Hansen A, Klute RM, Yadav M, Bansal S, Bond WF. How do learners receive feedback on note writing? A scoping review. </w:t>
      </w:r>
      <w:del w:id="1931" w:author="Comparison" w:date="2026-03-13T12:31:00Z" w16du:dateUtc="2026-03-13T03:31:00Z">
        <w:r w:rsidR="004D4528">
          <w:delText>Academic medicine: journal of the Association of American Medical Colleges</w:delText>
        </w:r>
      </w:del>
      <w:ins w:id="1932" w:author="Comparison" w:date="2026-03-13T12:31:00Z" w16du:dateUtc="2026-03-13T03:31:00Z">
        <w:r>
          <w:t>Acad Med</w:t>
        </w:r>
      </w:ins>
      <w:r>
        <w:t xml:space="preserve"> Ovid Technologies (Wolters Kluwer Health); 2024</w:t>
      </w:r>
      <w:ins w:id="1933" w:author="Comparison" w:date="2026-03-13T12:31:00Z" w16du:dateUtc="2026-03-13T03:31:00Z">
        <w:r>
          <w:t xml:space="preserve"> Jun 1</w:t>
        </w:r>
      </w:ins>
      <w:r>
        <w:t>;99(6):683–690. PMID:</w:t>
      </w:r>
      <w:r>
        <w:fldChar w:fldCharType="begin"/>
      </w:r>
      <w:r>
        <w:instrText>HYPERLINK "https://www.ncbi.nlm.nih.gov/pubmed/38306581" \h</w:instrText>
      </w:r>
      <w:r>
        <w:fldChar w:fldCharType="separate"/>
      </w:r>
      <w:r>
        <w:rPr>
          <w:rStyle w:val="Hyperlink"/>
        </w:rPr>
        <w:t>38306581</w:t>
      </w:r>
      <w:r>
        <w:fldChar w:fldCharType="end"/>
      </w:r>
    </w:p>
    <w:p w14:paraId="570300D7" w14:textId="77777777" w:rsidR="006441E9" w:rsidRDefault="00EC58B6">
      <w:pPr>
        <w:pStyle w:val="Bibliografie"/>
        <w:pPrChange w:id="1934" w:author="Comparison" w:date="2026-03-13T12:31:00Z" w16du:dateUtc="2026-03-13T03:31:00Z">
          <w:pPr>
            <w:spacing w:after="240"/>
          </w:pPr>
        </w:pPrChange>
      </w:pPr>
      <w:bookmarkStart w:id="1935" w:name="ref-Ende1983-yv"/>
      <w:bookmarkEnd w:id="1929"/>
      <w:r>
        <w:t xml:space="preserve">2. </w:t>
      </w:r>
      <w:r>
        <w:tab/>
        <w:t>Ende J. Feedback in clinical medical education. JAMA</w:t>
      </w:r>
      <w:del w:id="1936" w:author="Comparison" w:date="2026-03-13T12:31:00Z" w16du:dateUtc="2026-03-13T03:31:00Z">
        <w:r w:rsidR="004D4528">
          <w:delText>: the journal of the American Medical Association</w:delText>
        </w:r>
      </w:del>
      <w:r>
        <w:t xml:space="preserve"> 1983</w:t>
      </w:r>
      <w:ins w:id="1937" w:author="Comparison" w:date="2026-03-13T12:31:00Z" w16du:dateUtc="2026-03-13T03:31:00Z">
        <w:r>
          <w:t xml:space="preserve"> Aug 12</w:t>
        </w:r>
      </w:ins>
      <w:r>
        <w:t xml:space="preserve">;250(6):777–781. doi: </w:t>
      </w:r>
      <w:r>
        <w:fldChar w:fldCharType="begin"/>
      </w:r>
      <w:r>
        <w:instrText>HYPERLINK "https://doi.org/10.1001/jama.1983.03340060055026" \h</w:instrText>
      </w:r>
      <w:r>
        <w:fldChar w:fldCharType="separate"/>
      </w:r>
      <w:r>
        <w:rPr>
          <w:rStyle w:val="Hyperlink"/>
        </w:rPr>
        <w:t>10.1001/jama.1983.03340060055026</w:t>
      </w:r>
      <w:r>
        <w:fldChar w:fldCharType="end"/>
      </w:r>
    </w:p>
    <w:p w14:paraId="29440D9A" w14:textId="77777777" w:rsidR="006441E9" w:rsidRDefault="00EC58B6">
      <w:pPr>
        <w:pStyle w:val="Bibliografie"/>
        <w:pPrChange w:id="1938" w:author="Comparison" w:date="2026-03-13T12:31:00Z" w16du:dateUtc="2026-03-13T03:31:00Z">
          <w:pPr>
            <w:spacing w:after="240"/>
          </w:pPr>
        </w:pPrChange>
      </w:pPr>
      <w:bookmarkStart w:id="1939" w:name="ref-Norcini2007-dh"/>
      <w:bookmarkEnd w:id="1935"/>
      <w:r>
        <w:t xml:space="preserve">3. </w:t>
      </w:r>
      <w:r>
        <w:tab/>
        <w:t xml:space="preserve">Norcini JJ, Burch V. Workplace-based assessment as an educational tool: AMEE Guide No. 31. </w:t>
      </w:r>
      <w:del w:id="1940" w:author="Comparison" w:date="2026-03-13T12:31:00Z" w16du:dateUtc="2026-03-13T03:31:00Z">
        <w:r w:rsidR="004D4528">
          <w:delText>Medical teacher</w:delText>
        </w:r>
      </w:del>
      <w:ins w:id="1941" w:author="Comparison" w:date="2026-03-13T12:31:00Z" w16du:dateUtc="2026-03-13T03:31:00Z">
        <w:r>
          <w:t>Med Teach</w:t>
        </w:r>
      </w:ins>
      <w:r>
        <w:t xml:space="preserve"> 2007 Nov;29(9):855–871. PMID:</w:t>
      </w:r>
      <w:r>
        <w:fldChar w:fldCharType="begin"/>
      </w:r>
      <w:r>
        <w:instrText>HYPERLINK "https://www.ncbi.nlm.nih.gov/pubmed/18158655" \h</w:instrText>
      </w:r>
      <w:r>
        <w:fldChar w:fldCharType="separate"/>
      </w:r>
      <w:r>
        <w:rPr>
          <w:rStyle w:val="Hyperlink"/>
        </w:rPr>
        <w:t>18158655</w:t>
      </w:r>
      <w:r>
        <w:fldChar w:fldCharType="end"/>
      </w:r>
    </w:p>
    <w:p w14:paraId="32CA8A17" w14:textId="77777777" w:rsidR="006441E9" w:rsidRDefault="00EC58B6">
      <w:pPr>
        <w:pStyle w:val="Bibliografie"/>
        <w:pPrChange w:id="1942" w:author="Comparison" w:date="2026-03-13T12:31:00Z" w16du:dateUtc="2026-03-13T03:31:00Z">
          <w:pPr>
            <w:spacing w:after="240"/>
          </w:pPr>
        </w:pPrChange>
      </w:pPr>
      <w:bookmarkStart w:id="1943" w:name="ref-Burgess2020-tj"/>
      <w:bookmarkEnd w:id="1939"/>
      <w:r>
        <w:t xml:space="preserve">4. </w:t>
      </w:r>
      <w:r>
        <w:tab/>
        <w:t xml:space="preserve">Burgess A, </w:t>
      </w:r>
      <w:ins w:id="1944" w:author="Comparison" w:date="2026-03-13T12:31:00Z" w16du:dateUtc="2026-03-13T03:31:00Z">
        <w:r>
          <w:t xml:space="preserve">van </w:t>
        </w:r>
      </w:ins>
      <w:r>
        <w:t>Diggele C</w:t>
      </w:r>
      <w:del w:id="1945" w:author="Comparison" w:date="2026-03-13T12:31:00Z" w16du:dateUtc="2026-03-13T03:31:00Z">
        <w:r w:rsidR="004D4528">
          <w:delText xml:space="preserve"> van</w:delText>
        </w:r>
      </w:del>
      <w:r>
        <w:t xml:space="preserve">, Roberts C, Mellis C. Feedback in the clinical setting. BMC </w:t>
      </w:r>
      <w:del w:id="1946" w:author="Comparison" w:date="2026-03-13T12:31:00Z" w16du:dateUtc="2026-03-13T03:31:00Z">
        <w:r w:rsidR="004D4528">
          <w:delText>medical education</w:delText>
        </w:r>
      </w:del>
      <w:ins w:id="1947" w:author="Comparison" w:date="2026-03-13T12:31:00Z" w16du:dateUtc="2026-03-13T03:31:00Z">
        <w:r>
          <w:t>Med Educ</w:t>
        </w:r>
      </w:ins>
      <w:r>
        <w:t xml:space="preserve"> 2020</w:t>
      </w:r>
      <w:ins w:id="1948" w:author="Comparison" w:date="2026-03-13T12:31:00Z" w16du:dateUtc="2026-03-13T03:31:00Z">
        <w:r>
          <w:t xml:space="preserve"> Dec 3</w:t>
        </w:r>
      </w:ins>
      <w:r>
        <w:t>;20(Suppl 2):460. PMID:</w:t>
      </w:r>
      <w:r>
        <w:fldChar w:fldCharType="begin"/>
      </w:r>
      <w:r>
        <w:instrText>HYPERLINK "https://www.ncbi.nlm.nih.gov/pubmed/33272265" \h</w:instrText>
      </w:r>
      <w:r>
        <w:fldChar w:fldCharType="separate"/>
      </w:r>
      <w:r>
        <w:rPr>
          <w:rStyle w:val="Hyperlink"/>
        </w:rPr>
        <w:t>33272265</w:t>
      </w:r>
      <w:r>
        <w:fldChar w:fldCharType="end"/>
      </w:r>
    </w:p>
    <w:p w14:paraId="1F20503A" w14:textId="77777777" w:rsidR="006441E9" w:rsidRDefault="00EC58B6">
      <w:pPr>
        <w:pStyle w:val="Bibliografie"/>
        <w:pPrChange w:id="1949" w:author="Comparison" w:date="2026-03-13T12:31:00Z" w16du:dateUtc="2026-03-13T03:31:00Z">
          <w:pPr>
            <w:spacing w:after="240"/>
          </w:pPr>
        </w:pPrChange>
      </w:pPr>
      <w:bookmarkStart w:id="1950" w:name="ref-Elnicki1998-df"/>
      <w:bookmarkEnd w:id="1943"/>
      <w:r>
        <w:t xml:space="preserve">5. </w:t>
      </w:r>
      <w:r>
        <w:tab/>
        <w:t xml:space="preserve">Elnicki DM, Layne RD, Ogden PE, Morris DK. Oral versus written feedback in medical clinic. </w:t>
      </w:r>
      <w:del w:id="1951" w:author="Comparison" w:date="2026-03-13T12:31:00Z" w16du:dateUtc="2026-03-13T03:31:00Z">
        <w:r w:rsidR="004D4528">
          <w:delText>Journal of general internal medicine</w:delText>
        </w:r>
      </w:del>
      <w:ins w:id="1952" w:author="Comparison" w:date="2026-03-13T12:31:00Z" w16du:dateUtc="2026-03-13T03:31:00Z">
        <w:r>
          <w:t>J Gen Intern Med</w:t>
        </w:r>
      </w:ins>
      <w:r>
        <w:t xml:space="preserve"> Springer Nature; 1998 Mar;13(3):155–158. PMID:</w:t>
      </w:r>
      <w:r>
        <w:fldChar w:fldCharType="begin"/>
      </w:r>
      <w:r>
        <w:instrText>HYPERLINK "https://www.ncbi.nlm.nih.gov/pubmed/9541371" \h</w:instrText>
      </w:r>
      <w:r>
        <w:fldChar w:fldCharType="separate"/>
      </w:r>
      <w:r>
        <w:rPr>
          <w:rStyle w:val="Hyperlink"/>
        </w:rPr>
        <w:t>9541371</w:t>
      </w:r>
      <w:r>
        <w:fldChar w:fldCharType="end"/>
      </w:r>
    </w:p>
    <w:p w14:paraId="35B27991" w14:textId="77777777" w:rsidR="006441E9" w:rsidRDefault="00EC58B6">
      <w:pPr>
        <w:pStyle w:val="Bibliografie"/>
        <w:pPrChange w:id="1953" w:author="Comparison" w:date="2026-03-13T12:31:00Z" w16du:dateUtc="2026-03-13T03:31:00Z">
          <w:pPr>
            <w:spacing w:after="240"/>
          </w:pPr>
        </w:pPrChange>
      </w:pPr>
      <w:bookmarkStart w:id="1954" w:name="ref-Harvey2013-hx"/>
      <w:bookmarkEnd w:id="1950"/>
      <w:r>
        <w:t xml:space="preserve">6. </w:t>
      </w:r>
      <w:r>
        <w:tab/>
        <w:t xml:space="preserve">Harvey P, Radomski N, O’Connor D. Written feedback and continuity of learning in a geographically distributed medical education program. </w:t>
      </w:r>
      <w:del w:id="1955" w:author="Comparison" w:date="2026-03-13T12:31:00Z" w16du:dateUtc="2026-03-13T03:31:00Z">
        <w:r w:rsidR="004D4528">
          <w:delText>Medical teacher</w:delText>
        </w:r>
      </w:del>
      <w:ins w:id="1956" w:author="Comparison" w:date="2026-03-13T12:31:00Z" w16du:dateUtc="2026-03-13T03:31:00Z">
        <w:r>
          <w:t>Med Teach</w:t>
        </w:r>
      </w:ins>
      <w:r>
        <w:t xml:space="preserve"> Informa UK Limited; 2013</w:t>
      </w:r>
      <w:ins w:id="1957" w:author="Comparison" w:date="2026-03-13T12:31:00Z" w16du:dateUtc="2026-03-13T03:31:00Z">
        <w:r>
          <w:t xml:space="preserve"> Dec 1</w:t>
        </w:r>
      </w:ins>
      <w:r>
        <w:t>;35(12):1009–1013. PMID:</w:t>
      </w:r>
      <w:r>
        <w:fldChar w:fldCharType="begin"/>
      </w:r>
      <w:r>
        <w:instrText>HYPERLINK "https://www.ncbi.nlm.nih.gov/pubmed/23971889" \h</w:instrText>
      </w:r>
      <w:r>
        <w:fldChar w:fldCharType="separate"/>
      </w:r>
      <w:r>
        <w:rPr>
          <w:rStyle w:val="Hyperlink"/>
        </w:rPr>
        <w:t>23971889</w:t>
      </w:r>
      <w:r>
        <w:fldChar w:fldCharType="end"/>
      </w:r>
    </w:p>
    <w:p w14:paraId="1AEE87DE" w14:textId="77777777" w:rsidR="006441E9" w:rsidRDefault="00EC58B6">
      <w:pPr>
        <w:pStyle w:val="Bibliografie"/>
        <w:pPrChange w:id="1958" w:author="Comparison" w:date="2026-03-13T12:31:00Z" w16du:dateUtc="2026-03-13T03:31:00Z">
          <w:pPr>
            <w:spacing w:after="240"/>
          </w:pPr>
        </w:pPrChange>
      </w:pPr>
      <w:bookmarkStart w:id="1959" w:name="ref-Greviana2024-xd"/>
      <w:bookmarkEnd w:id="1954"/>
      <w:r>
        <w:t xml:space="preserve">7. </w:t>
      </w:r>
      <w:r>
        <w:tab/>
        <w:t xml:space="preserve">Greviana N, Pinasthika A, Soemantri D. The best of both worlds: Exploring the interplay between written and verbal feedback in the continuum of medical education. </w:t>
      </w:r>
      <w:del w:id="1960" w:author="Comparison" w:date="2026-03-13T12:31:00Z" w16du:dateUtc="2026-03-13T03:31:00Z">
        <w:r w:rsidR="004D4528">
          <w:delText>Medical science educator</w:delText>
        </w:r>
      </w:del>
      <w:ins w:id="1961" w:author="Comparison" w:date="2026-03-13T12:31:00Z" w16du:dateUtc="2026-03-13T03:31:00Z">
        <w:r>
          <w:t>Med Sci Educ</w:t>
        </w:r>
      </w:ins>
      <w:r>
        <w:t xml:space="preserve"> Springer Science</w:t>
      </w:r>
      <w:del w:id="1962" w:author="Comparison" w:date="2026-03-13T12:31:00Z" w16du:dateUtc="2026-03-13T03:31:00Z">
        <w:r w:rsidR="004D4528">
          <w:delText>;</w:delText>
        </w:r>
      </w:del>
      <w:ins w:id="1963" w:author="Comparison" w:date="2026-03-13T12:31:00Z" w16du:dateUtc="2026-03-13T03:31:00Z">
        <w:r>
          <w:t xml:space="preserve"> and</w:t>
        </w:r>
      </w:ins>
      <w:r>
        <w:t xml:space="preserve"> Business Media LLC; 2024</w:t>
      </w:r>
      <w:ins w:id="1964" w:author="Comparison" w:date="2026-03-13T12:31:00Z" w16du:dateUtc="2026-03-13T03:31:00Z">
        <w:r>
          <w:t xml:space="preserve"> Dec 2</w:t>
        </w:r>
      </w:ins>
      <w:r>
        <w:t xml:space="preserve">;1–9. doi: </w:t>
      </w:r>
      <w:r>
        <w:fldChar w:fldCharType="begin"/>
      </w:r>
      <w:r>
        <w:instrText>HYPERLINK "https://doi.org/10.1007/s40670-024-02244-0" \h</w:instrText>
      </w:r>
      <w:r>
        <w:fldChar w:fldCharType="separate"/>
      </w:r>
      <w:r>
        <w:rPr>
          <w:rStyle w:val="Hyperlink"/>
        </w:rPr>
        <w:t>10.1007/s40670-024-02244-0</w:t>
      </w:r>
      <w:r>
        <w:fldChar w:fldCharType="end"/>
      </w:r>
    </w:p>
    <w:p w14:paraId="4BDF2178" w14:textId="77777777" w:rsidR="006441E9" w:rsidRDefault="00EC58B6">
      <w:pPr>
        <w:pStyle w:val="Bibliografie"/>
        <w:pPrChange w:id="1965" w:author="Comparison" w:date="2026-03-13T12:31:00Z" w16du:dateUtc="2026-03-13T03:31:00Z">
          <w:pPr>
            <w:spacing w:after="240"/>
          </w:pPr>
        </w:pPrChange>
      </w:pPr>
      <w:bookmarkStart w:id="1966" w:name="ref-van-der-Vleuten2018-hd"/>
      <w:bookmarkEnd w:id="1959"/>
      <w:r>
        <w:t xml:space="preserve">8. </w:t>
      </w:r>
      <w:r>
        <w:tab/>
      </w:r>
      <w:ins w:id="1967" w:author="Comparison" w:date="2026-03-13T12:31:00Z" w16du:dateUtc="2026-03-13T03:31:00Z">
        <w:r>
          <w:t xml:space="preserve">van der </w:t>
        </w:r>
      </w:ins>
      <w:r>
        <w:t>Vleuten C</w:t>
      </w:r>
      <w:del w:id="1968" w:author="Comparison" w:date="2026-03-13T12:31:00Z" w16du:dateUtc="2026-03-13T03:31:00Z">
        <w:r w:rsidR="004D4528">
          <w:delText xml:space="preserve"> van der</w:delText>
        </w:r>
      </w:del>
      <w:r>
        <w:t xml:space="preserve">, Lindemann I, Schmidt L. Programmatic assessment: the process, rationale and evidence for modern evaluation approaches in medical education. </w:t>
      </w:r>
      <w:del w:id="1969" w:author="Comparison" w:date="2026-03-13T12:31:00Z" w16du:dateUtc="2026-03-13T03:31:00Z">
        <w:r w:rsidR="004D4528">
          <w:delText>The Medical journal of Australia</w:delText>
        </w:r>
      </w:del>
      <w:ins w:id="1970" w:author="Comparison" w:date="2026-03-13T12:31:00Z" w16du:dateUtc="2026-03-13T03:31:00Z">
        <w:r>
          <w:t>Med J Aust</w:t>
        </w:r>
      </w:ins>
      <w:r>
        <w:t xml:space="preserve"> AMPCo; 2018</w:t>
      </w:r>
      <w:ins w:id="1971" w:author="Comparison" w:date="2026-03-13T12:31:00Z" w16du:dateUtc="2026-03-13T03:31:00Z">
        <w:r>
          <w:t xml:space="preserve"> Nov 5</w:t>
        </w:r>
      </w:ins>
      <w:r>
        <w:t>;209(9):386–388. PMID:</w:t>
      </w:r>
      <w:r>
        <w:fldChar w:fldCharType="begin"/>
      </w:r>
      <w:r>
        <w:instrText>HYPERLINK "https://www.ncbi.nlm.nih.gov/pubmed/30376659" \h</w:instrText>
      </w:r>
      <w:r>
        <w:fldChar w:fldCharType="separate"/>
      </w:r>
      <w:r>
        <w:rPr>
          <w:rStyle w:val="Hyperlink"/>
        </w:rPr>
        <w:t>30376659</w:t>
      </w:r>
      <w:r>
        <w:fldChar w:fldCharType="end"/>
      </w:r>
    </w:p>
    <w:p w14:paraId="4A13DFEB" w14:textId="77777777" w:rsidR="006441E9" w:rsidRDefault="00EC58B6">
      <w:pPr>
        <w:pStyle w:val="Bibliografie"/>
        <w:pPrChange w:id="1972" w:author="Comparison" w:date="2026-03-13T12:31:00Z" w16du:dateUtc="2026-03-13T03:31:00Z">
          <w:pPr>
            <w:spacing w:after="240"/>
          </w:pPr>
        </w:pPrChange>
      </w:pPr>
      <w:bookmarkStart w:id="1973" w:name="ref-Branfield_Day2020-gi"/>
      <w:bookmarkEnd w:id="1966"/>
      <w:r>
        <w:t xml:space="preserve">9. </w:t>
      </w:r>
      <w:r>
        <w:tab/>
        <w:t xml:space="preserve">Branfield Day L, Miles A, Ginsburg S, Melvin L. Resident Perceptions of Assessment and Feedback in Competency-Based Medical Education: A Focus Group Study of One Internal Medicine Residency Program. </w:t>
      </w:r>
      <w:del w:id="1974" w:author="Comparison" w:date="2026-03-13T12:31:00Z" w16du:dateUtc="2026-03-13T03:31:00Z">
        <w:r w:rsidR="004D4528">
          <w:delText>Academic medicine: journal of the Association of American Medical Colleges</w:delText>
        </w:r>
      </w:del>
      <w:ins w:id="1975" w:author="Comparison" w:date="2026-03-13T12:31:00Z" w16du:dateUtc="2026-03-13T03:31:00Z">
        <w:r>
          <w:t>Acad Med</w:t>
        </w:r>
      </w:ins>
      <w:r>
        <w:t xml:space="preserve"> 2020 Nov;95(11):1712–1717. PMID:</w:t>
      </w:r>
      <w:r>
        <w:fldChar w:fldCharType="begin"/>
      </w:r>
      <w:r>
        <w:instrText>HYPERLINK "https://www.ncbi.nlm.nih.gov/pubmed/32195692" \h</w:instrText>
      </w:r>
      <w:r>
        <w:fldChar w:fldCharType="separate"/>
      </w:r>
      <w:r>
        <w:rPr>
          <w:rStyle w:val="Hyperlink"/>
        </w:rPr>
        <w:t>32195692</w:t>
      </w:r>
      <w:r>
        <w:fldChar w:fldCharType="end"/>
      </w:r>
    </w:p>
    <w:p w14:paraId="778226B7" w14:textId="77777777" w:rsidR="006441E9" w:rsidRDefault="00EC58B6">
      <w:pPr>
        <w:pStyle w:val="Bibliografie"/>
        <w:pPrChange w:id="1976" w:author="Comparison" w:date="2026-03-13T12:31:00Z" w16du:dateUtc="2026-03-13T03:31:00Z">
          <w:pPr>
            <w:spacing w:after="240"/>
          </w:pPr>
        </w:pPrChange>
      </w:pPr>
      <w:bookmarkStart w:id="1977" w:name="ref-Canavan2010-zh"/>
      <w:bookmarkEnd w:id="1973"/>
      <w:r>
        <w:lastRenderedPageBreak/>
        <w:t xml:space="preserve">10. </w:t>
      </w:r>
      <w:r>
        <w:tab/>
        <w:t xml:space="preserve">Canavan C, Holtman MC, Richmond M, Katsufrakis PJ. The quality of written comments on professional behaviors in a developmental multisource feedback program. </w:t>
      </w:r>
      <w:del w:id="1978" w:author="Comparison" w:date="2026-03-13T12:31:00Z" w16du:dateUtc="2026-03-13T03:31:00Z">
        <w:r w:rsidR="004D4528">
          <w:delText>Academic medicine: journal of the Association of American Medical Colleges</w:delText>
        </w:r>
      </w:del>
      <w:ins w:id="1979" w:author="Comparison" w:date="2026-03-13T12:31:00Z" w16du:dateUtc="2026-03-13T03:31:00Z">
        <w:r>
          <w:t>Acad Med</w:t>
        </w:r>
      </w:ins>
      <w:r>
        <w:t xml:space="preserve"> 2010 Oct;85(10 Suppl):S106–9. PMID:</w:t>
      </w:r>
      <w:r>
        <w:fldChar w:fldCharType="begin"/>
      </w:r>
      <w:r>
        <w:instrText>HYPERLINK "https://www.ncbi.nlm.nih.gov/pubmed/20881691" \h</w:instrText>
      </w:r>
      <w:r>
        <w:fldChar w:fldCharType="separate"/>
      </w:r>
      <w:r>
        <w:rPr>
          <w:rStyle w:val="Hyperlink"/>
        </w:rPr>
        <w:t>20881691</w:t>
      </w:r>
      <w:r>
        <w:fldChar w:fldCharType="end"/>
      </w:r>
    </w:p>
    <w:p w14:paraId="57142D58" w14:textId="77777777" w:rsidR="006441E9" w:rsidRDefault="00EC58B6">
      <w:pPr>
        <w:pStyle w:val="Bibliografie"/>
        <w:pPrChange w:id="1980" w:author="Comparison" w:date="2026-03-13T12:31:00Z" w16du:dateUtc="2026-03-13T03:31:00Z">
          <w:pPr>
            <w:spacing w:after="240"/>
          </w:pPr>
        </w:pPrChange>
      </w:pPr>
      <w:bookmarkStart w:id="1981" w:name="ref-Lucas2024-rd"/>
      <w:bookmarkEnd w:id="1977"/>
      <w:r>
        <w:t xml:space="preserve">11. </w:t>
      </w:r>
      <w:r>
        <w:tab/>
        <w:t xml:space="preserve">Lucas HC, Upperman JS, Robinson JR. A systematic review of large language models and their implications in medical education. </w:t>
      </w:r>
      <w:del w:id="1982" w:author="Comparison" w:date="2026-03-13T12:31:00Z" w16du:dateUtc="2026-03-13T03:31:00Z">
        <w:r w:rsidR="004D4528">
          <w:delText>Medical education</w:delText>
        </w:r>
      </w:del>
      <w:ins w:id="1983" w:author="Comparison" w:date="2026-03-13T12:31:00Z" w16du:dateUtc="2026-03-13T03:31:00Z">
        <w:r>
          <w:t>Med Educ</w:t>
        </w:r>
      </w:ins>
      <w:r>
        <w:t xml:space="preserve"> Wiley; 2024</w:t>
      </w:r>
      <w:ins w:id="1984" w:author="Comparison" w:date="2026-03-13T12:31:00Z" w16du:dateUtc="2026-03-13T03:31:00Z">
        <w:r>
          <w:t xml:space="preserve"> Nov 1</w:t>
        </w:r>
      </w:ins>
      <w:r>
        <w:t>;58(11):1276–1285. PMID:</w:t>
      </w:r>
      <w:r>
        <w:fldChar w:fldCharType="begin"/>
      </w:r>
      <w:r>
        <w:instrText>HYPERLINK "https://www.ncbi.nlm.nih.gov/pubmed/38639098" \h</w:instrText>
      </w:r>
      <w:r>
        <w:fldChar w:fldCharType="separate"/>
      </w:r>
      <w:r>
        <w:rPr>
          <w:rStyle w:val="Hyperlink"/>
        </w:rPr>
        <w:t>38639098</w:t>
      </w:r>
      <w:r>
        <w:fldChar w:fldCharType="end"/>
      </w:r>
    </w:p>
    <w:p w14:paraId="3C1C7457" w14:textId="77777777" w:rsidR="006441E9" w:rsidRDefault="00EC58B6">
      <w:pPr>
        <w:pStyle w:val="Bibliografie"/>
        <w:pPrChange w:id="1985" w:author="Comparison" w:date="2026-03-13T12:31:00Z" w16du:dateUtc="2026-03-13T03:31:00Z">
          <w:pPr>
            <w:spacing w:after="240"/>
          </w:pPr>
        </w:pPrChange>
      </w:pPr>
      <w:bookmarkStart w:id="1986" w:name="ref-Dai2023-gk"/>
      <w:bookmarkEnd w:id="1981"/>
      <w:r>
        <w:t xml:space="preserve">12. </w:t>
      </w:r>
      <w:r>
        <w:tab/>
        <w:t xml:space="preserve">Dai W, Lin J, Jin H, Li T, Tsai Y-S, Gašević D, Chen G. Can large language models provide feedback to students? A case study on ChatGPT. 2023 IEEE International Conference on Advanced Learning Technologies (ICALT) IEEE; 2023. p. 323–325. doi: </w:t>
      </w:r>
      <w:r>
        <w:fldChar w:fldCharType="begin"/>
      </w:r>
      <w:r>
        <w:instrText>HYPERLINK "https://doi.org/10.1109/icalt58122.2023.00100" \h</w:instrText>
      </w:r>
      <w:r>
        <w:fldChar w:fldCharType="separate"/>
      </w:r>
      <w:r>
        <w:rPr>
          <w:rStyle w:val="Hyperlink"/>
        </w:rPr>
        <w:t>10.1109/icalt58122.2023.00100</w:t>
      </w:r>
      <w:r>
        <w:fldChar w:fldCharType="end"/>
      </w:r>
    </w:p>
    <w:p w14:paraId="2AA8129C" w14:textId="77777777" w:rsidR="006441E9" w:rsidRDefault="00EC58B6">
      <w:pPr>
        <w:pStyle w:val="Bibliografie"/>
        <w:pPrChange w:id="1987" w:author="Comparison" w:date="2026-03-13T12:31:00Z" w16du:dateUtc="2026-03-13T03:31:00Z">
          <w:pPr>
            <w:spacing w:after="240"/>
          </w:pPr>
        </w:pPrChange>
      </w:pPr>
      <w:bookmarkStart w:id="1988" w:name="ref-Jarry-Trujillo2024-kg"/>
      <w:bookmarkEnd w:id="1986"/>
      <w:r>
        <w:t xml:space="preserve">13. </w:t>
      </w:r>
      <w:r>
        <w:tab/>
        <w:t xml:space="preserve">Jarry Trujillo C, Vela Ulloa J, Escalona Vivas G, Grasset Escobar E, Villagrán Gutiérrez I, Achurra Tirado P, Varas Cohen J. Surgeons vs ChatGPT: Assessment and feedback performance based on real surgical scenarios. </w:t>
      </w:r>
      <w:del w:id="1989" w:author="Comparison" w:date="2026-03-13T12:31:00Z" w16du:dateUtc="2026-03-13T03:31:00Z">
        <w:r w:rsidR="004D4528">
          <w:delText>Journal of surgical education</w:delText>
        </w:r>
      </w:del>
      <w:ins w:id="1990" w:author="Comparison" w:date="2026-03-13T12:31:00Z" w16du:dateUtc="2026-03-13T03:31:00Z">
        <w:r>
          <w:t>J Surg Educ</w:t>
        </w:r>
      </w:ins>
      <w:r>
        <w:t xml:space="preserve"> Elsevier BV; 2024</w:t>
      </w:r>
      <w:ins w:id="1991" w:author="Comparison" w:date="2026-03-13T12:31:00Z" w16du:dateUtc="2026-03-13T03:31:00Z">
        <w:r>
          <w:t xml:space="preserve"> Jul 1</w:t>
        </w:r>
      </w:ins>
      <w:r>
        <w:t>;81(7):960–966. PMID:</w:t>
      </w:r>
      <w:r>
        <w:fldChar w:fldCharType="begin"/>
      </w:r>
      <w:r>
        <w:instrText>HYPERLINK "https://www.ncbi.nlm.nih.gov/pubmed/38749814" \h</w:instrText>
      </w:r>
      <w:r>
        <w:fldChar w:fldCharType="separate"/>
      </w:r>
      <w:r>
        <w:rPr>
          <w:rStyle w:val="Hyperlink"/>
        </w:rPr>
        <w:t>38749814</w:t>
      </w:r>
      <w:r>
        <w:fldChar w:fldCharType="end"/>
      </w:r>
    </w:p>
    <w:p w14:paraId="0CDEBED2" w14:textId="77777777" w:rsidR="006441E9" w:rsidRDefault="00EC58B6">
      <w:pPr>
        <w:pStyle w:val="Bibliografie"/>
        <w:pPrChange w:id="1992" w:author="Comparison" w:date="2026-03-13T12:31:00Z" w16du:dateUtc="2026-03-13T03:31:00Z">
          <w:pPr>
            <w:spacing w:after="240"/>
          </w:pPr>
        </w:pPrChange>
      </w:pPr>
      <w:bookmarkStart w:id="1993" w:name="ref-Abd-Alrazaq2023-tz"/>
      <w:bookmarkEnd w:id="1988"/>
      <w:r>
        <w:t xml:space="preserve">14. </w:t>
      </w:r>
      <w:r>
        <w:tab/>
        <w:t xml:space="preserve">Abd-Alrazaq A, AlSaad R, Alhuwail D, Ahmed A, Healy PM, Latifi S, Aziz S, Damseh R, Alabed Alrazak S, Sheikh J. Large language models in medical education: Opportunities, challenges, and future directions. JMIR </w:t>
      </w:r>
      <w:del w:id="1994" w:author="Comparison" w:date="2026-03-13T12:31:00Z" w16du:dateUtc="2026-03-13T03:31:00Z">
        <w:r w:rsidR="004D4528">
          <w:delText>medical education</w:delText>
        </w:r>
      </w:del>
      <w:ins w:id="1995" w:author="Comparison" w:date="2026-03-13T12:31:00Z" w16du:dateUtc="2026-03-13T03:31:00Z">
        <w:r>
          <w:t>Med Educ</w:t>
        </w:r>
      </w:ins>
      <w:r>
        <w:t xml:space="preserve"> JMIR Medical Education; 2023</w:t>
      </w:r>
      <w:ins w:id="1996" w:author="Comparison" w:date="2026-03-13T12:31:00Z" w16du:dateUtc="2026-03-13T03:31:00Z">
        <w:r>
          <w:t xml:space="preserve"> Jun 1</w:t>
        </w:r>
      </w:ins>
      <w:r>
        <w:t>;9(1):e48291. PMID:</w:t>
      </w:r>
      <w:r>
        <w:fldChar w:fldCharType="begin"/>
      </w:r>
      <w:r>
        <w:instrText>HYPERLINK "https://www.ncbi.nlm.nih.gov/pubmed/37261894" \h</w:instrText>
      </w:r>
      <w:r>
        <w:fldChar w:fldCharType="separate"/>
      </w:r>
      <w:r>
        <w:rPr>
          <w:rStyle w:val="Hyperlink"/>
        </w:rPr>
        <w:t>37261894</w:t>
      </w:r>
      <w:r>
        <w:fldChar w:fldCharType="end"/>
      </w:r>
    </w:p>
    <w:p w14:paraId="584B3117" w14:textId="77777777" w:rsidR="006441E9" w:rsidRDefault="00EC58B6">
      <w:pPr>
        <w:pStyle w:val="Bibliografie"/>
        <w:pPrChange w:id="1997" w:author="Comparison" w:date="2026-03-13T12:31:00Z" w16du:dateUtc="2026-03-13T03:31:00Z">
          <w:pPr>
            <w:spacing w:after="240"/>
          </w:pPr>
        </w:pPrChange>
      </w:pPr>
      <w:bookmarkStart w:id="1998" w:name="ref-LeCun2015-gf"/>
      <w:bookmarkEnd w:id="1993"/>
      <w:r>
        <w:t xml:space="preserve">15. </w:t>
      </w:r>
      <w:r>
        <w:tab/>
        <w:t>LeCun Y, Bengio Y, Hinton G. Deep learning. Nature 2015</w:t>
      </w:r>
      <w:ins w:id="1999" w:author="Comparison" w:date="2026-03-13T12:31:00Z" w16du:dateUtc="2026-03-13T03:31:00Z">
        <w:r>
          <w:t xml:space="preserve"> May 28</w:t>
        </w:r>
      </w:ins>
      <w:r>
        <w:t>;521(7553):436–444. PMID:</w:t>
      </w:r>
      <w:r>
        <w:fldChar w:fldCharType="begin"/>
      </w:r>
      <w:r>
        <w:instrText>HYPERLINK "https://www.ncbi.nlm.nih.gov/pubmed/26017442" \h</w:instrText>
      </w:r>
      <w:r>
        <w:fldChar w:fldCharType="separate"/>
      </w:r>
      <w:r>
        <w:rPr>
          <w:rStyle w:val="Hyperlink"/>
        </w:rPr>
        <w:t>26017442</w:t>
      </w:r>
      <w:r>
        <w:fldChar w:fldCharType="end"/>
      </w:r>
    </w:p>
    <w:p w14:paraId="57A71F0A" w14:textId="77777777" w:rsidR="006441E9" w:rsidRDefault="00EC58B6">
      <w:pPr>
        <w:pStyle w:val="Bibliografie"/>
        <w:pPrChange w:id="2000" w:author="Comparison" w:date="2026-03-13T12:31:00Z" w16du:dateUtc="2026-03-13T03:31:00Z">
          <w:pPr>
            <w:spacing w:after="240"/>
          </w:pPr>
        </w:pPrChange>
      </w:pPr>
      <w:bookmarkStart w:id="2001" w:name="ref-Khan2023-vr"/>
      <w:bookmarkEnd w:id="1998"/>
      <w:r>
        <w:t xml:space="preserve">16. </w:t>
      </w:r>
      <w:r>
        <w:tab/>
        <w:t xml:space="preserve">Khan RA, Jawaid M, Khan AR, Sajjad M. ChatGPT - Reshaping medical education and clinical management. </w:t>
      </w:r>
      <w:del w:id="2002" w:author="Comparison" w:date="2026-03-13T12:31:00Z" w16du:dateUtc="2026-03-13T03:31:00Z">
        <w:r w:rsidR="004D4528">
          <w:delText>Pakistan journal of medical sciences quarterly</w:delText>
        </w:r>
      </w:del>
      <w:ins w:id="2003" w:author="Comparison" w:date="2026-03-13T12:31:00Z" w16du:dateUtc="2026-03-13T03:31:00Z">
        <w:r>
          <w:t>Pak J Med Sci Q</w:t>
        </w:r>
      </w:ins>
      <w:r>
        <w:t xml:space="preserve"> 2023;39(2):605–607. PMID:</w:t>
      </w:r>
      <w:r>
        <w:fldChar w:fldCharType="begin"/>
      </w:r>
      <w:r>
        <w:instrText>HYPERLINK "https://www.ncbi.nlm.nih.gov/pubmed/36950398" \h</w:instrText>
      </w:r>
      <w:r>
        <w:fldChar w:fldCharType="separate"/>
      </w:r>
      <w:r>
        <w:rPr>
          <w:rStyle w:val="Hyperlink"/>
        </w:rPr>
        <w:t>36950398</w:t>
      </w:r>
      <w:r>
        <w:fldChar w:fldCharType="end"/>
      </w:r>
    </w:p>
    <w:p w14:paraId="415E9AC0" w14:textId="77777777" w:rsidR="006441E9" w:rsidRDefault="00EC58B6">
      <w:pPr>
        <w:pStyle w:val="Bibliografie"/>
        <w:pPrChange w:id="2004" w:author="Comparison" w:date="2026-03-13T12:31:00Z" w16du:dateUtc="2026-03-13T03:31:00Z">
          <w:pPr>
            <w:spacing w:after="240"/>
          </w:pPr>
        </w:pPrChange>
      </w:pPr>
      <w:bookmarkStart w:id="2005" w:name="ref-Lee2024-th"/>
      <w:bookmarkEnd w:id="2001"/>
      <w:r>
        <w:t xml:space="preserve">17. </w:t>
      </w:r>
      <w:r>
        <w:tab/>
        <w:t xml:space="preserve">Lee H. The rise of ChatGPT: Exploring its potential in medical education. </w:t>
      </w:r>
      <w:del w:id="2006" w:author="Comparison" w:date="2026-03-13T12:31:00Z" w16du:dateUtc="2026-03-13T03:31:00Z">
        <w:r w:rsidR="004D4528">
          <w:delText>Anatomical sciences education</w:delText>
        </w:r>
      </w:del>
      <w:ins w:id="2007" w:author="Comparison" w:date="2026-03-13T12:31:00Z" w16du:dateUtc="2026-03-13T03:31:00Z">
        <w:r>
          <w:t>Anat Sci Educ</w:t>
        </w:r>
      </w:ins>
      <w:r>
        <w:t xml:space="preserve"> Wiley; 2024 Jul;17(5):926–931. PMID:</w:t>
      </w:r>
      <w:r>
        <w:fldChar w:fldCharType="begin"/>
      </w:r>
      <w:r>
        <w:instrText>HYPERLINK "https://www.ncbi.nlm.nih.gov/pubmed/36916887" \h</w:instrText>
      </w:r>
      <w:r>
        <w:fldChar w:fldCharType="separate"/>
      </w:r>
      <w:r>
        <w:rPr>
          <w:rStyle w:val="Hyperlink"/>
        </w:rPr>
        <w:t>36916887</w:t>
      </w:r>
      <w:r>
        <w:fldChar w:fldCharType="end"/>
      </w:r>
    </w:p>
    <w:p w14:paraId="6563829A" w14:textId="77777777" w:rsidR="006441E9" w:rsidRDefault="00EC58B6">
      <w:pPr>
        <w:pStyle w:val="Bibliografie"/>
        <w:pPrChange w:id="2008" w:author="Comparison" w:date="2026-03-13T12:31:00Z" w16du:dateUtc="2026-03-13T03:31:00Z">
          <w:pPr>
            <w:spacing w:after="240"/>
          </w:pPr>
        </w:pPrChange>
      </w:pPr>
      <w:bookmarkStart w:id="2009" w:name="ref-Steiss2024-ra"/>
      <w:bookmarkEnd w:id="2005"/>
      <w:r>
        <w:t xml:space="preserve">18. </w:t>
      </w:r>
      <w:r>
        <w:tab/>
        <w:t>Steiss J, Tate T, Graham S, Cruz J, Hebert M, Wang J, Moon Y, Tseng W, Warschauer M, Olson CB. Comparing the quality of human and ChatGPT feedback of students’ writing. Learning and Instruction 2024</w:t>
      </w:r>
      <w:ins w:id="2010" w:author="Comparison" w:date="2026-03-13T12:31:00Z" w16du:dateUtc="2026-03-13T03:31:00Z">
        <w:r>
          <w:t xml:space="preserve"> Jun 1</w:t>
        </w:r>
      </w:ins>
      <w:r>
        <w:t xml:space="preserve">;91:101894. doi: </w:t>
      </w:r>
      <w:r>
        <w:fldChar w:fldCharType="begin"/>
      </w:r>
      <w:r>
        <w:instrText>HYPERLINK "https://doi.org/10.1016/j.learninstruc.2024.101894" \h</w:instrText>
      </w:r>
      <w:r>
        <w:fldChar w:fldCharType="separate"/>
      </w:r>
      <w:r>
        <w:rPr>
          <w:rStyle w:val="Hyperlink"/>
        </w:rPr>
        <w:t>10.1016/j.learninstruc.2024.101894</w:t>
      </w:r>
      <w:r>
        <w:fldChar w:fldCharType="end"/>
      </w:r>
    </w:p>
    <w:p w14:paraId="35963965" w14:textId="77777777" w:rsidR="006441E9" w:rsidRDefault="00EC58B6">
      <w:pPr>
        <w:pStyle w:val="Bibliografie"/>
        <w:pPrChange w:id="2011" w:author="Comparison" w:date="2026-03-13T12:31:00Z" w16du:dateUtc="2026-03-13T03:31:00Z">
          <w:pPr>
            <w:spacing w:after="240"/>
          </w:pPr>
        </w:pPrChange>
      </w:pPr>
      <w:bookmarkStart w:id="2012" w:name="ref-Ortega-Ochoa2024-ub"/>
      <w:bookmarkEnd w:id="2009"/>
      <w:r>
        <w:t xml:space="preserve">19. </w:t>
      </w:r>
      <w:r>
        <w:tab/>
        <w:t>Ortega-Ochoa E, Quiroga Pérez J, Arguedas M, Daradoumis T, Marquès Puig JM. The effectiveness of empathic chatbot feedback for developing computer competencies, motivation, self-regulation, and metacognitive reasoning in online higher education. Internet of Things 2024</w:t>
      </w:r>
      <w:ins w:id="2013" w:author="Comparison" w:date="2026-03-13T12:31:00Z" w16du:dateUtc="2026-03-13T03:31:00Z">
        <w:r>
          <w:t xml:space="preserve"> Apr 1</w:t>
        </w:r>
      </w:ins>
      <w:r>
        <w:t xml:space="preserve">;25:101101. doi: </w:t>
      </w:r>
      <w:r>
        <w:fldChar w:fldCharType="begin"/>
      </w:r>
      <w:r>
        <w:instrText>HYPERLINK "https://doi.org/10.1016/j.iot.2024.101101" \h</w:instrText>
      </w:r>
      <w:r>
        <w:fldChar w:fldCharType="separate"/>
      </w:r>
      <w:r>
        <w:rPr>
          <w:rStyle w:val="Hyperlink"/>
        </w:rPr>
        <w:t>10.1016/j.iot.2024.101101</w:t>
      </w:r>
      <w:r>
        <w:fldChar w:fldCharType="end"/>
      </w:r>
    </w:p>
    <w:p w14:paraId="5F249D4C" w14:textId="77777777" w:rsidR="006441E9" w:rsidRDefault="00EC58B6">
      <w:pPr>
        <w:pStyle w:val="Bibliografie"/>
        <w:pPrChange w:id="2014" w:author="Comparison" w:date="2026-03-13T12:31:00Z" w16du:dateUtc="2026-03-13T03:31:00Z">
          <w:pPr>
            <w:spacing w:after="240"/>
          </w:pPr>
        </w:pPrChange>
      </w:pPr>
      <w:bookmarkStart w:id="2015" w:name="ref-Jayawardena2025-gj"/>
      <w:bookmarkEnd w:id="2012"/>
      <w:r>
        <w:lastRenderedPageBreak/>
        <w:t xml:space="preserve">20. </w:t>
      </w:r>
      <w:r>
        <w:tab/>
        <w:t xml:space="preserve">Jayawardena CK, Gunathilake Y, Ihalagedara D. Dental students’ learning experience: Artificial intelligence vs human feedback on assignments. </w:t>
      </w:r>
      <w:del w:id="2016" w:author="Comparison" w:date="2026-03-13T12:31:00Z" w16du:dateUtc="2026-03-13T03:31:00Z">
        <w:r w:rsidR="004D4528">
          <w:delText>International dental journal</w:delText>
        </w:r>
      </w:del>
      <w:ins w:id="2017" w:author="Comparison" w:date="2026-03-13T12:31:00Z" w16du:dateUtc="2026-03-13T03:31:00Z">
        <w:r>
          <w:t>Int Dent J</w:t>
        </w:r>
      </w:ins>
      <w:r>
        <w:t xml:space="preserve"> Elsevier BV; 2025</w:t>
      </w:r>
      <w:ins w:id="2018" w:author="Comparison" w:date="2026-03-13T12:31:00Z" w16du:dateUtc="2026-03-13T03:31:00Z">
        <w:r>
          <w:t xml:space="preserve"> Feb 1</w:t>
        </w:r>
      </w:ins>
      <w:r>
        <w:t>;75(1):100–108. PMID:</w:t>
      </w:r>
      <w:r>
        <w:fldChar w:fldCharType="begin"/>
      </w:r>
      <w:r>
        <w:instrText>HYPERLINK "https://www.ncbi.nlm.nih.gov/pubmed/39799065" \h</w:instrText>
      </w:r>
      <w:r>
        <w:fldChar w:fldCharType="separate"/>
      </w:r>
      <w:r>
        <w:rPr>
          <w:rStyle w:val="Hyperlink"/>
        </w:rPr>
        <w:t>39799065</w:t>
      </w:r>
      <w:r>
        <w:fldChar w:fldCharType="end"/>
      </w:r>
    </w:p>
    <w:p w14:paraId="1AB36300" w14:textId="77777777" w:rsidR="006441E9" w:rsidRDefault="00EC58B6">
      <w:pPr>
        <w:pStyle w:val="Bibliografie"/>
        <w:pPrChange w:id="2019" w:author="Comparison" w:date="2026-03-13T12:31:00Z" w16du:dateUtc="2026-03-13T03:31:00Z">
          <w:pPr>
            <w:spacing w:after="240"/>
          </w:pPr>
        </w:pPrChange>
      </w:pPr>
      <w:bookmarkStart w:id="2020" w:name="ref-Haider2025-tc"/>
      <w:bookmarkEnd w:id="2015"/>
      <w:r>
        <w:t xml:space="preserve">21. </w:t>
      </w:r>
      <w:r>
        <w:tab/>
        <w:t>Haider N, Morjaria L, Sheth U, Al-Jabouri N, Sibbald M. MD student perceptions of ChatGPT for reflective writing feedback in undergraduate medical education. International Medical Education MDPI AG; 2025</w:t>
      </w:r>
      <w:ins w:id="2021" w:author="Comparison" w:date="2026-03-13T12:31:00Z" w16du:dateUtc="2026-03-13T03:31:00Z">
        <w:r>
          <w:t xml:space="preserve"> Jul 23</w:t>
        </w:r>
      </w:ins>
      <w:r>
        <w:t xml:space="preserve">;4(3):27. doi: </w:t>
      </w:r>
      <w:r>
        <w:fldChar w:fldCharType="begin"/>
      </w:r>
      <w:r>
        <w:instrText>HYPERLINK "https://doi.org/10.3390/ime4030027" \h</w:instrText>
      </w:r>
      <w:r>
        <w:fldChar w:fldCharType="separate"/>
      </w:r>
      <w:r>
        <w:rPr>
          <w:rStyle w:val="Hyperlink"/>
        </w:rPr>
        <w:t>10.3390/ime4030027</w:t>
      </w:r>
      <w:r>
        <w:fldChar w:fldCharType="end"/>
      </w:r>
    </w:p>
    <w:p w14:paraId="6EE9AA2C" w14:textId="77777777" w:rsidR="006441E9" w:rsidRDefault="00EC58B6">
      <w:pPr>
        <w:pStyle w:val="Bibliografie"/>
        <w:pPrChange w:id="2022" w:author="Comparison" w:date="2026-03-13T12:31:00Z" w16du:dateUtc="2026-03-13T03:31:00Z">
          <w:pPr>
            <w:spacing w:after="240"/>
          </w:pPr>
        </w:pPrChange>
      </w:pPr>
      <w:bookmarkStart w:id="2023" w:name="ref-Cicek2025-ru"/>
      <w:bookmarkEnd w:id="2020"/>
      <w:r>
        <w:t xml:space="preserve">22. </w:t>
      </w:r>
      <w:r>
        <w:tab/>
        <w:t xml:space="preserve">Çiçek FE, Ülker M, Özer M, Kıyak YS. ChatGPT versus expert feedback on clinical reasoning questions and their effect on learning: a randomized controlled trial. </w:t>
      </w:r>
      <w:del w:id="2024" w:author="Comparison" w:date="2026-03-13T12:31:00Z" w16du:dateUtc="2026-03-13T03:31:00Z">
        <w:r w:rsidR="004D4528">
          <w:delText>Postgraduate medical journal</w:delText>
        </w:r>
      </w:del>
      <w:ins w:id="2025" w:author="Comparison" w:date="2026-03-13T12:31:00Z" w16du:dateUtc="2026-03-13T03:31:00Z">
        <w:r>
          <w:t>Postgrad Med J</w:t>
        </w:r>
      </w:ins>
      <w:r>
        <w:t xml:space="preserve"> Postgrad Med J; 2025</w:t>
      </w:r>
      <w:ins w:id="2026" w:author="Comparison" w:date="2026-03-13T12:31:00Z" w16du:dateUtc="2026-03-13T03:31:00Z">
        <w:r>
          <w:t xml:space="preserve"> Apr 22</w:t>
        </w:r>
      </w:ins>
      <w:r>
        <w:t>;101(1195):458–463. PMID:</w:t>
      </w:r>
      <w:r>
        <w:fldChar w:fldCharType="begin"/>
      </w:r>
      <w:r>
        <w:instrText>HYPERLINK "https://www.ncbi.nlm.nih.gov/pubmed/39656920" \h</w:instrText>
      </w:r>
      <w:r>
        <w:fldChar w:fldCharType="separate"/>
      </w:r>
      <w:r>
        <w:rPr>
          <w:rStyle w:val="Hyperlink"/>
        </w:rPr>
        <w:t>39656920</w:t>
      </w:r>
      <w:r>
        <w:fldChar w:fldCharType="end"/>
      </w:r>
    </w:p>
    <w:p w14:paraId="15325C83" w14:textId="77777777" w:rsidR="006441E9" w:rsidRDefault="00EC58B6">
      <w:pPr>
        <w:pStyle w:val="Bibliografie"/>
        <w:pPrChange w:id="2027" w:author="Comparison" w:date="2026-03-13T12:31:00Z" w16du:dateUtc="2026-03-13T03:31:00Z">
          <w:pPr>
            <w:spacing w:after="240"/>
          </w:pPr>
        </w:pPrChange>
      </w:pPr>
      <w:bookmarkStart w:id="2028" w:name="ref-Usher2025-md"/>
      <w:bookmarkEnd w:id="2023"/>
      <w:r>
        <w:t xml:space="preserve">23. </w:t>
      </w:r>
      <w:r>
        <w:tab/>
        <w:t xml:space="preserve">Usher M. Generative AI vs. instructor vs. peer assessments: a comparison of grading and feedback in higher education. </w:t>
      </w:r>
      <w:del w:id="2029" w:author="Comparison" w:date="2026-03-13T12:31:00Z" w16du:dateUtc="2026-03-13T03:31:00Z">
        <w:r w:rsidR="004D4528">
          <w:delText>Assessment and evaluation in higher education</w:delText>
        </w:r>
      </w:del>
      <w:ins w:id="2030" w:author="Comparison" w:date="2026-03-13T12:31:00Z" w16du:dateUtc="2026-03-13T03:31:00Z">
        <w:r>
          <w:t>Assess Eval High Educ</w:t>
        </w:r>
      </w:ins>
      <w:r>
        <w:t xml:space="preserve"> Informa UK Limited; 2025</w:t>
      </w:r>
      <w:ins w:id="2031" w:author="Comparison" w:date="2026-03-13T12:31:00Z" w16du:dateUtc="2026-03-13T03:31:00Z">
        <w:r>
          <w:t xml:space="preserve"> Aug 18</w:t>
        </w:r>
      </w:ins>
      <w:r>
        <w:t xml:space="preserve">;50(6):912–927. doi: </w:t>
      </w:r>
      <w:r>
        <w:fldChar w:fldCharType="begin"/>
      </w:r>
      <w:r>
        <w:instrText>HYPERLINK "https://doi.org/10.1080/02602938.2025.2487495" \h</w:instrText>
      </w:r>
      <w:r>
        <w:fldChar w:fldCharType="separate"/>
      </w:r>
      <w:r>
        <w:rPr>
          <w:rStyle w:val="Hyperlink"/>
        </w:rPr>
        <w:t>10.1080/02602938.2025.2487495</w:t>
      </w:r>
      <w:r>
        <w:fldChar w:fldCharType="end"/>
      </w:r>
    </w:p>
    <w:p w14:paraId="4813D140" w14:textId="77777777" w:rsidR="006441E9" w:rsidRDefault="00EC58B6">
      <w:pPr>
        <w:pStyle w:val="Bibliografie"/>
        <w:pPrChange w:id="2032" w:author="Comparison" w:date="2026-03-13T12:31:00Z" w16du:dateUtc="2026-03-13T03:31:00Z">
          <w:pPr>
            <w:spacing w:after="240"/>
          </w:pPr>
        </w:pPrChange>
      </w:pPr>
      <w:bookmarkStart w:id="2033" w:name="ref-Er2025-is"/>
      <w:bookmarkEnd w:id="2028"/>
      <w:r>
        <w:t xml:space="preserve">24. </w:t>
      </w:r>
      <w:r>
        <w:tab/>
        <w:t xml:space="preserve">Er E, Akçapınar G, Bayazıt A, Noroozi O, Banihashem SK. Assessing student perceptions and use of instructor versus AI‐generated feedback. </w:t>
      </w:r>
      <w:del w:id="2034" w:author="Comparison" w:date="2026-03-13T12:31:00Z" w16du:dateUtc="2026-03-13T03:31:00Z">
        <w:r w:rsidR="004D4528">
          <w:delText>British journal of educational technology: journal of the Council for Educational Technology Wiley; 2025</w:delText>
        </w:r>
      </w:del>
      <w:ins w:id="2035" w:author="Comparison" w:date="2026-03-13T12:31:00Z" w16du:dateUtc="2026-03-13T03:31:00Z">
        <w:r>
          <w:t>Br J Educ Technol Wiley; 2025 May 1</w:t>
        </w:r>
      </w:ins>
      <w:r>
        <w:t xml:space="preserve">;56(3):1074–1091. doi: </w:t>
      </w:r>
      <w:r>
        <w:fldChar w:fldCharType="begin"/>
      </w:r>
      <w:r>
        <w:instrText>HYPERLINK "https://doi.org/10.1111/bjet.13558" \h</w:instrText>
      </w:r>
      <w:r>
        <w:fldChar w:fldCharType="separate"/>
      </w:r>
      <w:r>
        <w:rPr>
          <w:rStyle w:val="Hyperlink"/>
        </w:rPr>
        <w:t>10.1111/bjet.13558</w:t>
      </w:r>
      <w:r>
        <w:fldChar w:fldCharType="end"/>
      </w:r>
    </w:p>
    <w:p w14:paraId="3B4F5EEA" w14:textId="77777777" w:rsidR="006441E9" w:rsidRDefault="00EC58B6">
      <w:pPr>
        <w:pStyle w:val="Bibliografie"/>
        <w:pPrChange w:id="2036" w:author="Comparison" w:date="2026-03-13T12:31:00Z" w16du:dateUtc="2026-03-13T03:31:00Z">
          <w:pPr>
            <w:spacing w:after="240"/>
          </w:pPr>
        </w:pPrChange>
      </w:pPr>
      <w:bookmarkStart w:id="2037" w:name="ref-Ali2025-fd"/>
      <w:bookmarkEnd w:id="2033"/>
      <w:r>
        <w:t xml:space="preserve">25. </w:t>
      </w:r>
      <w:r>
        <w:tab/>
        <w:t xml:space="preserve">Ali M, Harbieh I, Haider KH. Bytes versus brains: A comparative study of AI-generated feedback and human tutor feedback in medical education. </w:t>
      </w:r>
      <w:del w:id="2038" w:author="Comparison" w:date="2026-03-13T12:31:00Z" w16du:dateUtc="2026-03-13T03:31:00Z">
        <w:r w:rsidR="004D4528">
          <w:delText>Medical teacher</w:delText>
        </w:r>
      </w:del>
      <w:ins w:id="2039" w:author="Comparison" w:date="2026-03-13T12:31:00Z" w16du:dateUtc="2026-03-13T03:31:00Z">
        <w:r>
          <w:t>Med Teach</w:t>
        </w:r>
      </w:ins>
      <w:r>
        <w:t xml:space="preserve"> Taylor &amp; Francis; 2025</w:t>
      </w:r>
      <w:ins w:id="2040" w:author="Comparison" w:date="2026-03-13T12:31:00Z" w16du:dateUtc="2026-03-13T03:31:00Z">
        <w:r>
          <w:t xml:space="preserve"> Jun 18</w:t>
        </w:r>
      </w:ins>
      <w:r>
        <w:t>;1–11. PMID:</w:t>
      </w:r>
      <w:r>
        <w:fldChar w:fldCharType="begin"/>
      </w:r>
      <w:r>
        <w:instrText>HYPERLINK "https://www.ncbi.nlm.nih.gov/pubmed/40528415" \h</w:instrText>
      </w:r>
      <w:r>
        <w:fldChar w:fldCharType="separate"/>
      </w:r>
      <w:r>
        <w:rPr>
          <w:rStyle w:val="Hyperlink"/>
        </w:rPr>
        <w:t>40528415</w:t>
      </w:r>
      <w:r>
        <w:fldChar w:fldCharType="end"/>
      </w:r>
    </w:p>
    <w:p w14:paraId="6EF9089A" w14:textId="77777777" w:rsidR="006441E9" w:rsidRDefault="00EC58B6">
      <w:pPr>
        <w:pStyle w:val="Bibliografie"/>
        <w:pPrChange w:id="2041" w:author="Comparison" w:date="2026-03-13T12:31:00Z" w16du:dateUtc="2026-03-13T03:31:00Z">
          <w:pPr>
            <w:spacing w:after="240"/>
          </w:pPr>
        </w:pPrChange>
      </w:pPr>
      <w:bookmarkStart w:id="2042" w:name="ref-Andreou2024-mt"/>
      <w:bookmarkEnd w:id="2037"/>
      <w:r>
        <w:t xml:space="preserve">26. </w:t>
      </w:r>
      <w:r>
        <w:tab/>
        <w:t xml:space="preserve">Andreou V, Peters S, Eggermont J, Schoenmakers B. Evaluating feedback comments in Entrustable Professional Activities: A cross-sectional study. </w:t>
      </w:r>
      <w:del w:id="2043" w:author="Comparison" w:date="2026-03-13T12:31:00Z" w16du:dateUtc="2026-03-13T03:31:00Z">
        <w:r w:rsidR="004D4528">
          <w:delText>Journal of medical education and curricular development</w:delText>
        </w:r>
      </w:del>
      <w:ins w:id="2044" w:author="Comparison" w:date="2026-03-13T12:31:00Z" w16du:dateUtc="2026-03-13T03:31:00Z">
        <w:r>
          <w:t>J Med Educ Curric Dev</w:t>
        </w:r>
      </w:ins>
      <w:r>
        <w:t xml:space="preserve"> J Med Educ Curric Dev; 2024</w:t>
      </w:r>
      <w:ins w:id="2045" w:author="Comparison" w:date="2026-03-13T12:31:00Z" w16du:dateUtc="2026-03-13T03:31:00Z">
        <w:r>
          <w:t xml:space="preserve"> Jan 24</w:t>
        </w:r>
      </w:ins>
      <w:r>
        <w:t>;11:23821205241275810. PMID:</w:t>
      </w:r>
      <w:r>
        <w:fldChar w:fldCharType="begin"/>
      </w:r>
      <w:r>
        <w:instrText>HYPERLINK "https://www.ncbi.nlm.nih.gov/pubmed/39346122" \h</w:instrText>
      </w:r>
      <w:r>
        <w:fldChar w:fldCharType="separate"/>
      </w:r>
      <w:r>
        <w:rPr>
          <w:rStyle w:val="Hyperlink"/>
        </w:rPr>
        <w:t>39346122</w:t>
      </w:r>
      <w:r>
        <w:fldChar w:fldCharType="end"/>
      </w:r>
    </w:p>
    <w:p w14:paraId="62CBF4BA" w14:textId="77777777" w:rsidR="006441E9" w:rsidRDefault="00EC58B6">
      <w:pPr>
        <w:pStyle w:val="Bibliografie"/>
        <w:pPrChange w:id="2046" w:author="Comparison" w:date="2026-03-13T12:31:00Z" w16du:dateUtc="2026-03-13T03:31:00Z">
          <w:pPr>
            <w:spacing w:after="240"/>
          </w:pPr>
        </w:pPrChange>
      </w:pPr>
      <w:bookmarkStart w:id="2047" w:name="ref-Poeppelman2025-iv"/>
      <w:bookmarkEnd w:id="2042"/>
      <w:r>
        <w:t xml:space="preserve">27. </w:t>
      </w:r>
      <w:r>
        <w:tab/>
        <w:t xml:space="preserve">Poeppelman RS, Cho J, Nachbor K, Sekhar TC, Pruett J, Baim A, Strul S, Barsam A, Langworthy B, Waxman EL, Culican SM. “but why?”: Explanatory feedback is a reliable marker of high-quality narrative assessment of surgical performance. </w:t>
      </w:r>
      <w:del w:id="2048" w:author="Comparison" w:date="2026-03-13T12:31:00Z" w16du:dateUtc="2026-03-13T03:31:00Z">
        <w:r w:rsidR="004D4528">
          <w:delText>Academic medicine: journal of the Association of American Medical Colleges</w:delText>
        </w:r>
      </w:del>
      <w:ins w:id="2049" w:author="Comparison" w:date="2026-03-13T12:31:00Z" w16du:dateUtc="2026-03-13T03:31:00Z">
        <w:r>
          <w:t>Acad Med</w:t>
        </w:r>
      </w:ins>
      <w:r>
        <w:t xml:space="preserve"> Ovid Technologies (Wolters Kluwer Health); 2025</w:t>
      </w:r>
      <w:ins w:id="2050" w:author="Comparison" w:date="2026-03-13T12:31:00Z" w16du:dateUtc="2026-03-13T03:31:00Z">
        <w:r>
          <w:t xml:space="preserve"> May 1</w:t>
        </w:r>
      </w:ins>
      <w:r>
        <w:t>;100(5):614–620. PMID:</w:t>
      </w:r>
      <w:r>
        <w:fldChar w:fldCharType="begin"/>
      </w:r>
      <w:r>
        <w:instrText>HYPERLINK "https://www.ncbi.nlm.nih.gov/pubmed/39889694" \h</w:instrText>
      </w:r>
      <w:r>
        <w:fldChar w:fldCharType="separate"/>
      </w:r>
      <w:r>
        <w:rPr>
          <w:rStyle w:val="Hyperlink"/>
        </w:rPr>
        <w:t>39889694</w:t>
      </w:r>
      <w:r>
        <w:fldChar w:fldCharType="end"/>
      </w:r>
    </w:p>
    <w:p w14:paraId="45787C48" w14:textId="77777777" w:rsidR="006441E9" w:rsidRDefault="00EC58B6">
      <w:pPr>
        <w:pStyle w:val="Bibliografie"/>
        <w:pPrChange w:id="2051" w:author="Comparison" w:date="2026-03-13T12:31:00Z" w16du:dateUtc="2026-03-13T03:31:00Z">
          <w:pPr>
            <w:spacing w:after="240"/>
          </w:pPr>
        </w:pPrChange>
      </w:pPr>
      <w:bookmarkStart w:id="2052" w:name="ref-Lu2023-da"/>
      <w:bookmarkEnd w:id="2047"/>
      <w:r>
        <w:t xml:space="preserve">28. </w:t>
      </w:r>
      <w:r>
        <w:tab/>
        <w:t xml:space="preserve">Lu KJQ, Meaney C, Guo E, Leung F-H. Evaluating the applicability of existing lexicon-based sentiment analysis techniques on family medicine resident feedback field notes: Retrospective cohort study. JMIR </w:t>
      </w:r>
      <w:del w:id="2053" w:author="Comparison" w:date="2026-03-13T12:31:00Z" w16du:dateUtc="2026-03-13T03:31:00Z">
        <w:r w:rsidR="004D4528">
          <w:delText>medical education</w:delText>
        </w:r>
      </w:del>
      <w:ins w:id="2054" w:author="Comparison" w:date="2026-03-13T12:31:00Z" w16du:dateUtc="2026-03-13T03:31:00Z">
        <w:r>
          <w:t>Med Educ</w:t>
        </w:r>
      </w:ins>
      <w:r>
        <w:t xml:space="preserve"> JMIR Publications Inc.; 2023</w:t>
      </w:r>
      <w:ins w:id="2055" w:author="Comparison" w:date="2026-03-13T12:31:00Z" w16du:dateUtc="2026-03-13T03:31:00Z">
        <w:r>
          <w:t xml:space="preserve"> Jul 27</w:t>
        </w:r>
      </w:ins>
      <w:r>
        <w:t>;9:e41953. PMID:</w:t>
      </w:r>
      <w:r>
        <w:fldChar w:fldCharType="begin"/>
      </w:r>
      <w:r>
        <w:instrText>HYPERLINK "https://www.ncbi.nlm.nih.gov/pubmed/37498660" \h</w:instrText>
      </w:r>
      <w:r>
        <w:fldChar w:fldCharType="separate"/>
      </w:r>
      <w:r>
        <w:rPr>
          <w:rStyle w:val="Hyperlink"/>
        </w:rPr>
        <w:t>37498660</w:t>
      </w:r>
      <w:r>
        <w:fldChar w:fldCharType="end"/>
      </w:r>
    </w:p>
    <w:p w14:paraId="3A44A189" w14:textId="77777777" w:rsidR="006441E9" w:rsidRDefault="00EC58B6">
      <w:pPr>
        <w:pStyle w:val="Bibliografie"/>
        <w:pPrChange w:id="2056" w:author="Comparison" w:date="2026-03-13T12:31:00Z" w16du:dateUtc="2026-03-13T03:31:00Z">
          <w:pPr>
            <w:spacing w:after="240"/>
          </w:pPr>
        </w:pPrChange>
      </w:pPr>
      <w:bookmarkStart w:id="2057" w:name="ref-Mooney2022-hy"/>
      <w:bookmarkEnd w:id="2052"/>
      <w:r>
        <w:t xml:space="preserve">29. </w:t>
      </w:r>
      <w:r>
        <w:tab/>
        <w:t>Mooney CJ, Pascoe JM, Blatt AE, Lang VJ, Kelly MS, Braun MK, Burch JE, Stone RT. Predictors of faculty narrative evaluation quality in medical school clerkships. Medical education Med Educ; 2022 Dec;56(12). PMID:</w:t>
      </w:r>
      <w:r>
        <w:fldChar w:fldCharType="begin"/>
      </w:r>
      <w:r>
        <w:instrText>HYPERLINK "https://www.ncbi.nlm.nih.gov/pubmed/35950329" \h</w:instrText>
      </w:r>
      <w:r>
        <w:fldChar w:fldCharType="separate"/>
      </w:r>
      <w:r>
        <w:rPr>
          <w:rStyle w:val="Hyperlink"/>
        </w:rPr>
        <w:t>35950329</w:t>
      </w:r>
      <w:r>
        <w:fldChar w:fldCharType="end"/>
      </w:r>
    </w:p>
    <w:p w14:paraId="75F5D444" w14:textId="77777777" w:rsidR="006441E9" w:rsidRDefault="00EC58B6">
      <w:pPr>
        <w:pStyle w:val="Bibliografie"/>
        <w:pPrChange w:id="2058" w:author="Comparison" w:date="2026-03-13T12:31:00Z" w16du:dateUtc="2026-03-13T03:31:00Z">
          <w:pPr>
            <w:spacing w:after="240"/>
          </w:pPr>
        </w:pPrChange>
      </w:pPr>
      <w:bookmarkStart w:id="2059" w:name="ref-Coughlin2022-qj"/>
      <w:bookmarkEnd w:id="2057"/>
      <w:r>
        <w:lastRenderedPageBreak/>
        <w:t xml:space="preserve">30. </w:t>
      </w:r>
      <w:r>
        <w:tab/>
        <w:t xml:space="preserve">Coughlin RF, Tsyrulnik A, Gottlieb M, Bod J, Barnicle R, Dziura J, Della-Giustina D, Goldflam K. Differences in faculty feedback for high, expected, and below-expected clinically performing emergency medicine residents. AEM </w:t>
      </w:r>
      <w:del w:id="2060" w:author="Comparison" w:date="2026-03-13T12:31:00Z" w16du:dateUtc="2026-03-13T03:31:00Z">
        <w:r w:rsidR="004D4528">
          <w:delText>education and training</w:delText>
        </w:r>
      </w:del>
      <w:ins w:id="2061" w:author="Comparison" w:date="2026-03-13T12:31:00Z" w16du:dateUtc="2026-03-13T03:31:00Z">
        <w:r>
          <w:t>Educ Train</w:t>
        </w:r>
      </w:ins>
      <w:r>
        <w:t xml:space="preserve"> Wiley; 2022</w:t>
      </w:r>
      <w:ins w:id="2062" w:author="Comparison" w:date="2026-03-13T12:31:00Z" w16du:dateUtc="2026-03-13T03:31:00Z">
        <w:r>
          <w:t xml:space="preserve"> Oct 17</w:t>
        </w:r>
      </w:ins>
      <w:r>
        <w:t>;6(5):e10788. PMID:</w:t>
      </w:r>
      <w:r>
        <w:fldChar w:fldCharType="begin"/>
      </w:r>
      <w:r>
        <w:instrText>HYPERLINK "https://www.ncbi.nlm.nih.gov/pubmed/36189452" \h</w:instrText>
      </w:r>
      <w:r>
        <w:fldChar w:fldCharType="separate"/>
      </w:r>
      <w:r>
        <w:rPr>
          <w:rStyle w:val="Hyperlink"/>
        </w:rPr>
        <w:t>36189452</w:t>
      </w:r>
      <w:r>
        <w:fldChar w:fldCharType="end"/>
      </w:r>
    </w:p>
    <w:p w14:paraId="72DD2A30" w14:textId="77777777" w:rsidR="006441E9" w:rsidRDefault="00EC58B6">
      <w:pPr>
        <w:pStyle w:val="Bibliografie"/>
        <w:pPrChange w:id="2063" w:author="Comparison" w:date="2026-03-13T12:31:00Z" w16du:dateUtc="2026-03-13T03:31:00Z">
          <w:pPr>
            <w:spacing w:after="240"/>
          </w:pPr>
        </w:pPrChange>
      </w:pPr>
      <w:bookmarkStart w:id="2064" w:name="ref-Van-Ostaeyen2023-wo"/>
      <w:bookmarkEnd w:id="2059"/>
      <w:r>
        <w:t xml:space="preserve">31. </w:t>
      </w:r>
      <w:r>
        <w:tab/>
        <w:t xml:space="preserve">Van Ostaeyen S, Embo M, Rotsaert T, De Clercq O, Schellens T, Valcke M. A qualitative textual analysis of feedback comments in ePortfolios: Quality and alignment with the CanMEDS roles. </w:t>
      </w:r>
      <w:del w:id="2065" w:author="Comparison" w:date="2026-03-13T12:31:00Z" w16du:dateUtc="2026-03-13T03:31:00Z">
        <w:r w:rsidR="004D4528">
          <w:delText>Perspectives on medical education</w:delText>
        </w:r>
      </w:del>
      <w:ins w:id="2066" w:author="Comparison" w:date="2026-03-13T12:31:00Z" w16du:dateUtc="2026-03-13T03:31:00Z">
        <w:r>
          <w:t>Perspect Med Educ</w:t>
        </w:r>
      </w:ins>
      <w:r>
        <w:t xml:space="preserve"> Perspect Med Educ; 2023</w:t>
      </w:r>
      <w:ins w:id="2067" w:author="Comparison" w:date="2026-03-13T12:31:00Z" w16du:dateUtc="2026-03-13T03:31:00Z">
        <w:r>
          <w:t xml:space="preserve"> Dec 22</w:t>
        </w:r>
      </w:ins>
      <w:r>
        <w:t>;12(1):584–593. PMID:</w:t>
      </w:r>
      <w:r>
        <w:fldChar w:fldCharType="begin"/>
      </w:r>
      <w:r>
        <w:instrText>HYPERLINK "https://www.ncbi.nlm.nih.gov/pubmed/38144672" \h</w:instrText>
      </w:r>
      <w:r>
        <w:fldChar w:fldCharType="separate"/>
      </w:r>
      <w:r>
        <w:rPr>
          <w:rStyle w:val="Hyperlink"/>
        </w:rPr>
        <w:t>38144672</w:t>
      </w:r>
      <w:r>
        <w:fldChar w:fldCharType="end"/>
      </w:r>
    </w:p>
    <w:p w14:paraId="29A86C73" w14:textId="77777777" w:rsidR="006441E9" w:rsidRDefault="00EC58B6">
      <w:pPr>
        <w:pStyle w:val="Bibliografie"/>
        <w:pPrChange w:id="2068" w:author="Comparison" w:date="2026-03-13T12:31:00Z" w16du:dateUtc="2026-03-13T03:31:00Z">
          <w:pPr>
            <w:spacing w:after="240"/>
          </w:pPr>
        </w:pPrChange>
      </w:pPr>
      <w:bookmarkStart w:id="2069" w:name="ref-Lin2024-zt"/>
      <w:bookmarkEnd w:id="2064"/>
      <w:r>
        <w:t xml:space="preserve">32. </w:t>
      </w:r>
      <w:r>
        <w:tab/>
        <w:t>Lin S, Crosthwaite P. The grass is not always greener: Teacher vs. GPT-assisted written corrective feedback. System Elsevier BV; 2024</w:t>
      </w:r>
      <w:ins w:id="2070" w:author="Comparison" w:date="2026-03-13T12:31:00Z" w16du:dateUtc="2026-03-13T03:31:00Z">
        <w:r>
          <w:t xml:space="preserve"> Dec 1</w:t>
        </w:r>
      </w:ins>
      <w:r>
        <w:t xml:space="preserve">;127(103529):103529. doi: </w:t>
      </w:r>
      <w:r>
        <w:fldChar w:fldCharType="begin"/>
      </w:r>
      <w:r>
        <w:instrText>HYPERLINK "https://doi.org/10.1016/j.system.2024.103529" \h</w:instrText>
      </w:r>
      <w:r>
        <w:fldChar w:fldCharType="separate"/>
      </w:r>
      <w:r>
        <w:rPr>
          <w:rStyle w:val="Hyperlink"/>
        </w:rPr>
        <w:t>10.1016/j.system.2024.103529</w:t>
      </w:r>
      <w:r>
        <w:fldChar w:fldCharType="end"/>
      </w:r>
    </w:p>
    <w:p w14:paraId="3D5538BE" w14:textId="77777777" w:rsidR="006441E9" w:rsidRDefault="00EC58B6">
      <w:pPr>
        <w:pStyle w:val="Bibliografie"/>
        <w:pPrChange w:id="2071" w:author="Comparison" w:date="2026-03-13T12:31:00Z" w16du:dateUtc="2026-03-13T03:31:00Z">
          <w:pPr>
            <w:spacing w:after="240"/>
          </w:pPr>
        </w:pPrChange>
      </w:pPr>
      <w:bookmarkStart w:id="2072" w:name="ref-Nazaretsky2024-sf"/>
      <w:bookmarkEnd w:id="2069"/>
      <w:r>
        <w:t xml:space="preserve">33. </w:t>
      </w:r>
      <w:r>
        <w:tab/>
        <w:t xml:space="preserve">Nazaretsky T, Mejia-Domenzain P, Swamy V, Frej J, Käser T. AI or human? Evaluating student feedback perceptions in higher education. Lecture Notes in Computer Science </w:t>
      </w:r>
      <w:del w:id="2073" w:author="Comparison" w:date="2026-03-13T12:31:00Z" w16du:dateUtc="2026-03-13T03:31:00Z">
        <w:r w:rsidR="004D4528">
          <w:delText xml:space="preserve">Cham: </w:delText>
        </w:r>
      </w:del>
      <w:r>
        <w:t xml:space="preserve">Springer Nature Switzerland; 2024. p. 284–298. doi: </w:t>
      </w:r>
      <w:del w:id="2074" w:author="Comparison" w:date="2026-03-13T12:31:00Z" w16du:dateUtc="2026-03-13T03:31:00Z">
        <w:r w:rsidR="004D4528">
          <w:fldChar w:fldCharType="begin"/>
        </w:r>
        <w:r w:rsidR="004D4528">
          <w:delInstrText>HYPERLINK "https://doi.org/10.1007/978-3-031-72315-5\\_20" \h</w:delInstrText>
        </w:r>
        <w:r w:rsidR="004D4528">
          <w:fldChar w:fldCharType="separate"/>
        </w:r>
        <w:r w:rsidR="004D4528">
          <w:rPr>
            <w:rStyle w:val="Hyperlink"/>
          </w:rPr>
          <w:delText>10.1007/978-3-031-72315-5\_20</w:delText>
        </w:r>
        <w:r w:rsidR="004D4528">
          <w:fldChar w:fldCharType="end"/>
        </w:r>
      </w:del>
      <w:ins w:id="2075" w:author="Comparison" w:date="2026-03-13T12:31:00Z" w16du:dateUtc="2026-03-13T03:31:00Z">
        <w:r>
          <w:fldChar w:fldCharType="begin"/>
        </w:r>
        <w:r>
          <w:instrText>HYPERLINK "https://doi.org/10.1007/978-3-031-72315-5_20" \h</w:instrText>
        </w:r>
        <w:r>
          <w:fldChar w:fldCharType="separate"/>
        </w:r>
        <w:r>
          <w:rPr>
            <w:rStyle w:val="Hyperlink"/>
          </w:rPr>
          <w:t>10.1007/978-3-031-72315-5_20</w:t>
        </w:r>
        <w:r>
          <w:fldChar w:fldCharType="end"/>
        </w:r>
      </w:ins>
      <w:r>
        <w:t>ISBN:9783031723148</w:t>
      </w:r>
      <w:del w:id="2076" w:author="Comparison" w:date="2026-03-13T12:31:00Z" w16du:dateUtc="2026-03-13T03:31:00Z">
        <w:r w:rsidR="004D4528">
          <w:delText>,9783031723155</w:delText>
        </w:r>
      </w:del>
    </w:p>
    <w:p w14:paraId="096E9703" w14:textId="77777777" w:rsidR="006441E9" w:rsidRDefault="00EC58B6">
      <w:pPr>
        <w:pStyle w:val="Bibliografie"/>
        <w:pPrChange w:id="2077" w:author="Comparison" w:date="2026-03-13T12:31:00Z" w16du:dateUtc="2026-03-13T03:31:00Z">
          <w:pPr>
            <w:spacing w:after="240"/>
          </w:pPr>
        </w:pPrChange>
      </w:pPr>
      <w:bookmarkStart w:id="2078" w:name="ref-Zhang2025-cg"/>
      <w:bookmarkEnd w:id="2072"/>
      <w:r>
        <w:t xml:space="preserve">34. </w:t>
      </w:r>
      <w:r>
        <w:tab/>
        <w:t>Zhang A, Gao Y, Suraworachet W, Nazaretsky T, Cukurova M. Evaluating trust in AI, human, and co-produced feedback among undergraduate students. arXiv [csHC] 2025</w:t>
      </w:r>
      <w:del w:id="2079" w:author="Comparison" w:date="2026-03-13T12:31:00Z" w16du:dateUtc="2026-03-13T03:31:00Z">
        <w:r w:rsidR="004D4528">
          <w:delText>;</w:delText>
        </w:r>
      </w:del>
      <w:ins w:id="2080" w:author="Comparison" w:date="2026-03-13T12:31:00Z" w16du:dateUtc="2026-03-13T03:31:00Z">
        <w:r>
          <w:t>.</w:t>
        </w:r>
      </w:ins>
      <w:r>
        <w:t xml:space="preserve"> doi: </w:t>
      </w:r>
      <w:r>
        <w:fldChar w:fldCharType="begin"/>
      </w:r>
      <w:r>
        <w:instrText>HYPERLINK "https://doi.org/10.48550/arXiv.2504.10961" \h</w:instrText>
      </w:r>
      <w:r>
        <w:fldChar w:fldCharType="separate"/>
      </w:r>
      <w:r>
        <w:rPr>
          <w:rStyle w:val="Hyperlink"/>
        </w:rPr>
        <w:t>10.48550/arXiv.2504.10961</w:t>
      </w:r>
      <w:r>
        <w:fldChar w:fldCharType="end"/>
      </w:r>
    </w:p>
    <w:p w14:paraId="72A3F43A" w14:textId="77777777" w:rsidR="006441E9" w:rsidRDefault="00EC58B6">
      <w:pPr>
        <w:pStyle w:val="Bibliografie"/>
        <w:pPrChange w:id="2081" w:author="Comparison" w:date="2026-03-13T12:31:00Z" w16du:dateUtc="2026-03-13T03:31:00Z">
          <w:pPr>
            <w:spacing w:after="240"/>
          </w:pPr>
        </w:pPrChange>
      </w:pPr>
      <w:bookmarkStart w:id="2082" w:name="ref-Rudian2025-nq"/>
      <w:bookmarkEnd w:id="2078"/>
      <w:r>
        <w:t xml:space="preserve">35. </w:t>
      </w:r>
      <w:r>
        <w:tab/>
        <w:t xml:space="preserve">Rüdian S, Podelo J, Kužílek J, Pinkwart N. Feedback on feedback: Student’s perceptions for feedback from teachers and few-shot LLMs. Proceedings of the 15th International Learning Analytics and Knowledge Conference </w:t>
      </w:r>
      <w:del w:id="2083" w:author="Comparison" w:date="2026-03-13T12:31:00Z" w16du:dateUtc="2026-03-13T03:31:00Z">
        <w:r w:rsidR="004D4528">
          <w:delText xml:space="preserve">New York, NY, USA: </w:delText>
        </w:r>
      </w:del>
      <w:r>
        <w:t xml:space="preserve">ACM; 2025. p. 82–92. doi: </w:t>
      </w:r>
      <w:r>
        <w:fldChar w:fldCharType="begin"/>
      </w:r>
      <w:r>
        <w:instrText>HYPERLINK "https://doi.org/10.1145/3706468.3706479" \h</w:instrText>
      </w:r>
      <w:r>
        <w:fldChar w:fldCharType="separate"/>
      </w:r>
      <w:r>
        <w:rPr>
          <w:rStyle w:val="Hyperlink"/>
        </w:rPr>
        <w:t>10.1145/3706468.3706479</w:t>
      </w:r>
      <w:r>
        <w:fldChar w:fldCharType="end"/>
      </w:r>
    </w:p>
    <w:p w14:paraId="16DD405F" w14:textId="77777777" w:rsidR="006441E9" w:rsidRDefault="00EC58B6">
      <w:pPr>
        <w:pStyle w:val="Bibliografie"/>
        <w:pPrChange w:id="2084" w:author="Comparison" w:date="2026-03-13T12:31:00Z" w16du:dateUtc="2026-03-13T03:31:00Z">
          <w:pPr>
            <w:spacing w:after="240"/>
          </w:pPr>
        </w:pPrChange>
      </w:pPr>
      <w:bookmarkStart w:id="2085" w:name="ref-Nishigori2024-rr"/>
      <w:bookmarkEnd w:id="2082"/>
      <w:r>
        <w:t xml:space="preserve">36. </w:t>
      </w:r>
      <w:r>
        <w:tab/>
        <w:t xml:space="preserve">Nishigori H. Medical education in Japan. </w:t>
      </w:r>
      <w:del w:id="2086" w:author="Comparison" w:date="2026-03-13T12:31:00Z" w16du:dateUtc="2026-03-13T03:31:00Z">
        <w:r w:rsidR="004D4528">
          <w:delText>Medical teacher</w:delText>
        </w:r>
      </w:del>
      <w:ins w:id="2087" w:author="Comparison" w:date="2026-03-13T12:31:00Z" w16du:dateUtc="2026-03-13T03:31:00Z">
        <w:r>
          <w:t>Med Teach</w:t>
        </w:r>
      </w:ins>
      <w:r>
        <w:t xml:space="preserve"> Informa UK Limited; 2024</w:t>
      </w:r>
      <w:ins w:id="2088" w:author="Comparison" w:date="2026-03-13T12:31:00Z" w16du:dateUtc="2026-03-13T03:31:00Z">
        <w:r>
          <w:t xml:space="preserve"> Sep 4</w:t>
        </w:r>
      </w:ins>
      <w:r>
        <w:t>;46(sup1):S4–S10. PMID:</w:t>
      </w:r>
      <w:r>
        <w:fldChar w:fldCharType="begin"/>
      </w:r>
      <w:r>
        <w:instrText>HYPERLINK "https://www.ncbi.nlm.nih.gov/pubmed/39545499" \h</w:instrText>
      </w:r>
      <w:r>
        <w:fldChar w:fldCharType="separate"/>
      </w:r>
      <w:r>
        <w:rPr>
          <w:rStyle w:val="Hyperlink"/>
        </w:rPr>
        <w:t>39545499</w:t>
      </w:r>
      <w:r>
        <w:fldChar w:fldCharType="end"/>
      </w:r>
    </w:p>
    <w:p w14:paraId="40FB342F" w14:textId="77777777" w:rsidR="006441E9" w:rsidRDefault="00EC58B6">
      <w:pPr>
        <w:pStyle w:val="Bibliografie"/>
        <w:pPrChange w:id="2089" w:author="Comparison" w:date="2026-03-13T12:31:00Z" w16du:dateUtc="2026-03-13T03:31:00Z">
          <w:pPr>
            <w:spacing w:after="240"/>
          </w:pPr>
        </w:pPrChange>
      </w:pPr>
      <w:bookmarkStart w:id="2090" w:name="ref-Fetters2013-ob"/>
      <w:bookmarkEnd w:id="2085"/>
      <w:r>
        <w:t xml:space="preserve">37. </w:t>
      </w:r>
      <w:r>
        <w:tab/>
        <w:t xml:space="preserve">Fetters MD, Curry LA, Creswell JW. Achieving integration in mixed methods designs-principles and practices. Health </w:t>
      </w:r>
      <w:del w:id="2091" w:author="Comparison" w:date="2026-03-13T12:31:00Z" w16du:dateUtc="2026-03-13T03:31:00Z">
        <w:r w:rsidR="004D4528">
          <w:delText>services research</w:delText>
        </w:r>
      </w:del>
      <w:ins w:id="2092" w:author="Comparison" w:date="2026-03-13T12:31:00Z" w16du:dateUtc="2026-03-13T03:31:00Z">
        <w:r>
          <w:t>Serv Res</w:t>
        </w:r>
      </w:ins>
      <w:r>
        <w:t xml:space="preserve"> 2013 Dec;48(6 Pt 2):2134–2156. PMID:</w:t>
      </w:r>
      <w:r>
        <w:fldChar w:fldCharType="begin"/>
      </w:r>
      <w:r>
        <w:instrText>HYPERLINK "https://www.ncbi.nlm.nih.gov/pubmed/24279835" \h</w:instrText>
      </w:r>
      <w:r>
        <w:fldChar w:fldCharType="separate"/>
      </w:r>
      <w:r>
        <w:rPr>
          <w:rStyle w:val="Hyperlink"/>
        </w:rPr>
        <w:t>24279835</w:t>
      </w:r>
      <w:r>
        <w:fldChar w:fldCharType="end"/>
      </w:r>
    </w:p>
    <w:p w14:paraId="000DC758" w14:textId="77777777" w:rsidR="006441E9" w:rsidRDefault="00EC58B6">
      <w:pPr>
        <w:pStyle w:val="Bibliografie"/>
        <w:pPrChange w:id="2093" w:author="Comparison" w:date="2026-03-13T12:31:00Z" w16du:dateUtc="2026-03-13T03:31:00Z">
          <w:pPr>
            <w:spacing w:after="240"/>
          </w:pPr>
        </w:pPrChange>
      </w:pPr>
      <w:bookmarkStart w:id="2094" w:name="ref-Maudsley2011-wz"/>
      <w:bookmarkEnd w:id="2090"/>
      <w:r>
        <w:t xml:space="preserve">38. </w:t>
      </w:r>
      <w:r>
        <w:tab/>
        <w:t xml:space="preserve">Maudsley G. Mixing it but not mixed-up: mixed methods research in medical education (a critical narrative review). </w:t>
      </w:r>
      <w:del w:id="2095" w:author="Comparison" w:date="2026-03-13T12:31:00Z" w16du:dateUtc="2026-03-13T03:31:00Z">
        <w:r w:rsidR="004D4528">
          <w:delText>Medical teacher</w:delText>
        </w:r>
      </w:del>
      <w:ins w:id="2096" w:author="Comparison" w:date="2026-03-13T12:31:00Z" w16du:dateUtc="2026-03-13T03:31:00Z">
        <w:r>
          <w:t>Med Teach</w:t>
        </w:r>
      </w:ins>
      <w:r>
        <w:t xml:space="preserve"> 2011;33(2):e92–104. PMID:</w:t>
      </w:r>
      <w:r>
        <w:fldChar w:fldCharType="begin"/>
      </w:r>
      <w:r>
        <w:instrText>HYPERLINK "https://www.ncbi.nlm.nih.gov/pubmed/21275539" \h</w:instrText>
      </w:r>
      <w:r>
        <w:fldChar w:fldCharType="separate"/>
      </w:r>
      <w:r>
        <w:rPr>
          <w:rStyle w:val="Hyperlink"/>
        </w:rPr>
        <w:t>21275539</w:t>
      </w:r>
      <w:r>
        <w:fldChar w:fldCharType="end"/>
      </w:r>
    </w:p>
    <w:p w14:paraId="2BA52D66" w14:textId="77777777" w:rsidR="006441E9" w:rsidRDefault="00EC58B6">
      <w:pPr>
        <w:pStyle w:val="Bibliografie"/>
        <w:pPrChange w:id="2097" w:author="Comparison" w:date="2026-03-13T12:31:00Z" w16du:dateUtc="2026-03-13T03:31:00Z">
          <w:pPr>
            <w:spacing w:after="240"/>
          </w:pPr>
        </w:pPrChange>
      </w:pPr>
      <w:bookmarkStart w:id="2098" w:name="ref-Jacobsen2023-jl"/>
      <w:bookmarkEnd w:id="2094"/>
      <w:r>
        <w:t xml:space="preserve">39. </w:t>
      </w:r>
      <w:r>
        <w:tab/>
        <w:t xml:space="preserve">Jacobsen LJ, Weber KE. The Promises and Pitfalls of ChatGPT as a Feedback Provider in Higher Education: An Exploratory Study of Prompt Engineering and the Quality of AI-Driven Feedback. </w:t>
      </w:r>
      <w:ins w:id="2099" w:author="Comparison" w:date="2026-03-13T12:31:00Z" w16du:dateUtc="2026-03-13T03:31:00Z">
        <w:r>
          <w:t xml:space="preserve">OSF Preprints; </w:t>
        </w:r>
      </w:ins>
      <w:r>
        <w:t>2023</w:t>
      </w:r>
      <w:del w:id="2100" w:author="Comparison" w:date="2026-03-13T12:31:00Z" w16du:dateUtc="2026-03-13T03:31:00Z">
        <w:r w:rsidR="004D4528">
          <w:delText xml:space="preserve"> Sep;</w:delText>
        </w:r>
      </w:del>
      <w:ins w:id="2101" w:author="Comparison" w:date="2026-03-13T12:31:00Z" w16du:dateUtc="2026-03-13T03:31:00Z">
        <w:r>
          <w:t>.</w:t>
        </w:r>
      </w:ins>
      <w:r>
        <w:t xml:space="preserve"> doi: </w:t>
      </w:r>
      <w:r>
        <w:fldChar w:fldCharType="begin"/>
      </w:r>
      <w:r>
        <w:instrText>HYPERLINK "https://doi.org/10.31219/osf.io/cr257" \h</w:instrText>
      </w:r>
      <w:r>
        <w:fldChar w:fldCharType="separate"/>
      </w:r>
      <w:r>
        <w:rPr>
          <w:rStyle w:val="Hyperlink"/>
        </w:rPr>
        <w:t>10.31219/osf.io/cr257</w:t>
      </w:r>
      <w:r>
        <w:fldChar w:fldCharType="end"/>
      </w:r>
    </w:p>
    <w:p w14:paraId="7ACB5EE5" w14:textId="77777777" w:rsidR="006441E9" w:rsidRDefault="00EC58B6">
      <w:pPr>
        <w:pStyle w:val="Bibliografie"/>
        <w:pPrChange w:id="2102" w:author="Comparison" w:date="2026-03-13T12:31:00Z" w16du:dateUtc="2026-03-13T03:31:00Z">
          <w:pPr>
            <w:spacing w:after="240"/>
          </w:pPr>
        </w:pPrChange>
      </w:pPr>
      <w:bookmarkStart w:id="2103" w:name="ref-Van_Ostaeyen2023-ut"/>
      <w:bookmarkEnd w:id="2098"/>
      <w:r>
        <w:lastRenderedPageBreak/>
        <w:t xml:space="preserve">40. </w:t>
      </w:r>
      <w:r>
        <w:tab/>
        <w:t xml:space="preserve">Van Ostaeyen S, De Langhe L, De Clercq O, Embo M, Schellens T, Valcke M. Automating the Identification of Feedback Quality Criteria and the CanMEDS Roles in Written Feedback Comments Using Natural Language Processing. </w:t>
      </w:r>
      <w:del w:id="2104" w:author="Comparison" w:date="2026-03-13T12:31:00Z" w16du:dateUtc="2026-03-13T03:31:00Z">
        <w:r w:rsidR="004D4528">
          <w:delText>Perspectives on medical education</w:delText>
        </w:r>
      </w:del>
      <w:ins w:id="2105" w:author="Comparison" w:date="2026-03-13T12:31:00Z" w16du:dateUtc="2026-03-13T03:31:00Z">
        <w:r>
          <w:t>Perspect Med Educ</w:t>
        </w:r>
      </w:ins>
      <w:r>
        <w:t xml:space="preserve"> 2023</w:t>
      </w:r>
      <w:ins w:id="2106" w:author="Comparison" w:date="2026-03-13T12:31:00Z" w16du:dateUtc="2026-03-13T03:31:00Z">
        <w:r>
          <w:t xml:space="preserve"> Dec 18</w:t>
        </w:r>
      </w:ins>
      <w:r>
        <w:t>;12(1):540–549. PMID:</w:t>
      </w:r>
      <w:r>
        <w:fldChar w:fldCharType="begin"/>
      </w:r>
      <w:r>
        <w:instrText>HYPERLINK "https://www.ncbi.nlm.nih.gov/pubmed/38144670" \h</w:instrText>
      </w:r>
      <w:r>
        <w:fldChar w:fldCharType="separate"/>
      </w:r>
      <w:r>
        <w:rPr>
          <w:rStyle w:val="Hyperlink"/>
        </w:rPr>
        <w:t>38144670</w:t>
      </w:r>
      <w:r>
        <w:fldChar w:fldCharType="end"/>
      </w:r>
    </w:p>
    <w:p w14:paraId="6704718C" w14:textId="77777777" w:rsidR="006441E9" w:rsidRDefault="00EC58B6">
      <w:pPr>
        <w:pStyle w:val="Bibliografie"/>
        <w:pPrChange w:id="2107" w:author="Comparison" w:date="2026-03-13T12:31:00Z" w16du:dateUtc="2026-03-13T03:31:00Z">
          <w:pPr>
            <w:spacing w:after="240"/>
          </w:pPr>
        </w:pPrChange>
      </w:pPr>
      <w:bookmarkStart w:id="2108" w:name="ref-OpenAI2024-uk"/>
      <w:bookmarkEnd w:id="2103"/>
      <w:r>
        <w:t xml:space="preserve">41. </w:t>
      </w:r>
      <w:r>
        <w:tab/>
        <w:t xml:space="preserve">OpenAI. Models GPT-4o - OpenAI API. </w:t>
      </w:r>
      <w:ins w:id="2109" w:author="Comparison" w:date="2026-03-13T12:31:00Z" w16du:dateUtc="2026-03-13T03:31:00Z">
        <w:r>
          <w:t xml:space="preserve">OpanAI Platform 2024. Available from: </w:t>
        </w:r>
      </w:ins>
      <w:r>
        <w:fldChar w:fldCharType="begin"/>
      </w:r>
      <w:r>
        <w:instrText>HYPERLINK "https://platform.openai.com/docs/models/gpt-4o" \h</w:instrText>
      </w:r>
      <w:r>
        <w:fldChar w:fldCharType="separate"/>
      </w:r>
      <w:r>
        <w:rPr>
          <w:rStyle w:val="Hyperlink"/>
        </w:rPr>
        <w:t>https://platform.openai.com/docs/models/gpt-4o</w:t>
      </w:r>
      <w:ins w:id="2110" w:author="Comparison" w:date="2026-03-13T12:31:00Z" w16du:dateUtc="2026-03-13T03:31:00Z">
        <w:r>
          <w:rPr>
            <w:rStyle w:val="Hyperlink"/>
          </w:rPr>
          <w:t xml:space="preserve"> </w:t>
        </w:r>
      </w:ins>
      <w:r>
        <w:fldChar w:fldCharType="end"/>
      </w:r>
      <w:del w:id="2111" w:author="Comparison" w:date="2026-03-13T12:31:00Z" w16du:dateUtc="2026-03-13T03:31:00Z">
        <w:r w:rsidR="004D4528">
          <w:delText xml:space="preserve">; 2024. </w:delText>
        </w:r>
      </w:del>
    </w:p>
    <w:p w14:paraId="3084F987" w14:textId="77777777" w:rsidR="006441E9" w:rsidRDefault="00EC58B6">
      <w:pPr>
        <w:pStyle w:val="Bibliografie"/>
        <w:pPrChange w:id="2112" w:author="Comparison" w:date="2026-03-13T12:31:00Z" w16du:dateUtc="2026-03-13T03:31:00Z">
          <w:pPr>
            <w:spacing w:after="240"/>
          </w:pPr>
        </w:pPrChange>
      </w:pPr>
      <w:bookmarkStart w:id="2113" w:name="ref-Walde2023-vi"/>
      <w:bookmarkEnd w:id="2108"/>
      <w:r>
        <w:t xml:space="preserve">42. </w:t>
      </w:r>
      <w:r>
        <w:tab/>
        <w:t xml:space="preserve">Walde P, Völlm BA. The TRAPD approach as a method for questionnaire translation. </w:t>
      </w:r>
      <w:del w:id="2114" w:author="Comparison" w:date="2026-03-13T12:31:00Z" w16du:dateUtc="2026-03-13T03:31:00Z">
        <w:r w:rsidR="004D4528">
          <w:delText>Frontiers in psychiatry / Frontiers Research Foundation</w:delText>
        </w:r>
      </w:del>
      <w:ins w:id="2115" w:author="Comparison" w:date="2026-03-13T12:31:00Z" w16du:dateUtc="2026-03-13T03:31:00Z">
        <w:r>
          <w:t>Front Psychiatry</w:t>
        </w:r>
      </w:ins>
      <w:r>
        <w:t xml:space="preserve"> 2023</w:t>
      </w:r>
      <w:ins w:id="2116" w:author="Comparison" w:date="2026-03-13T12:31:00Z" w16du:dateUtc="2026-03-13T03:31:00Z">
        <w:r>
          <w:t xml:space="preserve"> Jun 15</w:t>
        </w:r>
      </w:ins>
      <w:r>
        <w:t>;14:1199989. PMID:</w:t>
      </w:r>
      <w:r>
        <w:fldChar w:fldCharType="begin"/>
      </w:r>
      <w:r>
        <w:instrText>HYPERLINK "https://www.ncbi.nlm.nih.gov/pubmed/37398605" \h</w:instrText>
      </w:r>
      <w:r>
        <w:fldChar w:fldCharType="separate"/>
      </w:r>
      <w:r>
        <w:rPr>
          <w:rStyle w:val="Hyperlink"/>
        </w:rPr>
        <w:t>37398605</w:t>
      </w:r>
      <w:r>
        <w:fldChar w:fldCharType="end"/>
      </w:r>
    </w:p>
    <w:p w14:paraId="78657892" w14:textId="77777777" w:rsidR="006441E9" w:rsidRDefault="00EC58B6">
      <w:pPr>
        <w:pStyle w:val="Bibliografie"/>
        <w:pPrChange w:id="2117" w:author="Comparison" w:date="2026-03-13T12:31:00Z" w16du:dateUtc="2026-03-13T03:31:00Z">
          <w:pPr>
            <w:spacing w:after="240"/>
          </w:pPr>
        </w:pPrChange>
      </w:pPr>
      <w:bookmarkStart w:id="2118" w:name="ref-van-de-Ridder2014-ld"/>
      <w:bookmarkEnd w:id="2113"/>
      <w:r>
        <w:t xml:space="preserve">43. </w:t>
      </w:r>
      <w:r>
        <w:tab/>
      </w:r>
      <w:ins w:id="2119" w:author="Comparison" w:date="2026-03-13T12:31:00Z" w16du:dateUtc="2026-03-13T03:31:00Z">
        <w:r>
          <w:t xml:space="preserve">van de </w:t>
        </w:r>
      </w:ins>
      <w:r>
        <w:t>Ridder JMM</w:t>
      </w:r>
      <w:del w:id="2120" w:author="Comparison" w:date="2026-03-13T12:31:00Z" w16du:dateUtc="2026-03-13T03:31:00Z">
        <w:r w:rsidR="004D4528">
          <w:delText xml:space="preserve"> van de</w:delText>
        </w:r>
      </w:del>
      <w:r>
        <w:t xml:space="preserve">, Berk FCJ, Stokking KM, Ten Cate OTJ. Feedback providers’ credibility impacts students’ satisfaction with feedback and delayed performance. </w:t>
      </w:r>
      <w:del w:id="2121" w:author="Comparison" w:date="2026-03-13T12:31:00Z" w16du:dateUtc="2026-03-13T03:31:00Z">
        <w:r w:rsidR="004D4528">
          <w:delText>Medical teacher</w:delText>
        </w:r>
      </w:del>
      <w:ins w:id="2122" w:author="Comparison" w:date="2026-03-13T12:31:00Z" w16du:dateUtc="2026-03-13T03:31:00Z">
        <w:r>
          <w:t>Med Teach</w:t>
        </w:r>
      </w:ins>
      <w:r>
        <w:t xml:space="preserve"> Informa Healthcare; 2014</w:t>
      </w:r>
      <w:ins w:id="2123" w:author="Comparison" w:date="2026-03-13T12:31:00Z" w16du:dateUtc="2026-03-13T03:31:00Z">
        <w:r>
          <w:t xml:space="preserve"> Oct 13</w:t>
        </w:r>
      </w:ins>
      <w:r>
        <w:t>;37(8):1–8. PMID:</w:t>
      </w:r>
      <w:r>
        <w:fldChar w:fldCharType="begin"/>
      </w:r>
      <w:r>
        <w:instrText>HYPERLINK "https://www.ncbi.nlm.nih.gov/pubmed/25306959" \h</w:instrText>
      </w:r>
      <w:r>
        <w:fldChar w:fldCharType="separate"/>
      </w:r>
      <w:r>
        <w:rPr>
          <w:rStyle w:val="Hyperlink"/>
        </w:rPr>
        <w:t>25306959</w:t>
      </w:r>
      <w:r>
        <w:fldChar w:fldCharType="end"/>
      </w:r>
    </w:p>
    <w:p w14:paraId="67CF72A5" w14:textId="77777777" w:rsidR="006441E9" w:rsidRDefault="00EC58B6">
      <w:pPr>
        <w:pStyle w:val="Bibliografie"/>
        <w:pPrChange w:id="2124" w:author="Comparison" w:date="2026-03-13T12:31:00Z" w16du:dateUtc="2026-03-13T03:31:00Z">
          <w:pPr>
            <w:spacing w:after="240"/>
          </w:pPr>
        </w:pPrChange>
      </w:pPr>
      <w:bookmarkStart w:id="2125" w:name="ref-Tripodi2021-mc"/>
      <w:bookmarkEnd w:id="2118"/>
      <w:r>
        <w:t xml:space="preserve">44. </w:t>
      </w:r>
      <w:r>
        <w:tab/>
        <w:t xml:space="preserve">Tripodi N, Feehan J, Wospil R, Vaughan B. Twelve tips for developing feedback literacy in health professions learners. </w:t>
      </w:r>
      <w:del w:id="2126" w:author="Comparison" w:date="2026-03-13T12:31:00Z" w16du:dateUtc="2026-03-13T03:31:00Z">
        <w:r w:rsidR="004D4528">
          <w:delText>Medical teacher</w:delText>
        </w:r>
      </w:del>
      <w:ins w:id="2127" w:author="Comparison" w:date="2026-03-13T12:31:00Z" w16du:dateUtc="2026-03-13T03:31:00Z">
        <w:r>
          <w:t>Med Teach</w:t>
        </w:r>
      </w:ins>
      <w:r>
        <w:t xml:space="preserve"> 2021 Aug;43(8):960–965. PMID:</w:t>
      </w:r>
      <w:r>
        <w:fldChar w:fldCharType="begin"/>
      </w:r>
      <w:r>
        <w:instrText>HYPERLINK "https://www.ncbi.nlm.nih.gov/pubmed/33131374" \h</w:instrText>
      </w:r>
      <w:r>
        <w:fldChar w:fldCharType="separate"/>
      </w:r>
      <w:r>
        <w:rPr>
          <w:rStyle w:val="Hyperlink"/>
        </w:rPr>
        <w:t>33131374</w:t>
      </w:r>
      <w:r>
        <w:fldChar w:fldCharType="end"/>
      </w:r>
    </w:p>
    <w:p w14:paraId="1C6E1CA7" w14:textId="77777777" w:rsidR="006441E9" w:rsidRDefault="00EC58B6">
      <w:pPr>
        <w:pStyle w:val="Bibliografie"/>
        <w:pPrChange w:id="2128" w:author="Comparison" w:date="2026-03-13T12:31:00Z" w16du:dateUtc="2026-03-13T03:31:00Z">
          <w:pPr>
            <w:spacing w:after="240"/>
          </w:pPr>
        </w:pPrChange>
      </w:pPr>
      <w:bookmarkStart w:id="2129" w:name="ref-R-Core-Team2024-jc"/>
      <w:bookmarkEnd w:id="2125"/>
      <w:r>
        <w:t xml:space="preserve">45. </w:t>
      </w:r>
      <w:r>
        <w:tab/>
        <w:t xml:space="preserve">R Core Team. R: A Language and Environment for Statistical Computing. </w:t>
      </w:r>
      <w:del w:id="2130" w:author="Comparison" w:date="2026-03-13T12:31:00Z" w16du:dateUtc="2026-03-13T03:31:00Z">
        <w:r w:rsidR="004D4528">
          <w:delText>Vienna, Austria: R Foundation for Statistical Computing; 2024.</w:delText>
        </w:r>
      </w:del>
      <w:ins w:id="2131" w:author="Comparison" w:date="2026-03-13T12:31:00Z" w16du:dateUtc="2026-03-13T03:31:00Z">
        <w:r>
          <w:t>2024.</w:t>
        </w:r>
      </w:ins>
      <w:r>
        <w:t xml:space="preserve"> Available from: </w:t>
      </w:r>
      <w:r>
        <w:fldChar w:fldCharType="begin"/>
      </w:r>
      <w:r>
        <w:instrText>HYPERLINK "https://www.R-project.org/" \h</w:instrText>
      </w:r>
      <w:r>
        <w:fldChar w:fldCharType="separate"/>
      </w:r>
      <w:r>
        <w:rPr>
          <w:rStyle w:val="Hyperlink"/>
        </w:rPr>
        <w:t xml:space="preserve">https://www.R-project.org/ </w:t>
      </w:r>
      <w:r>
        <w:fldChar w:fldCharType="end"/>
      </w:r>
    </w:p>
    <w:p w14:paraId="474DFE0C" w14:textId="77777777" w:rsidR="006441E9" w:rsidRDefault="00EC58B6">
      <w:pPr>
        <w:pStyle w:val="Bibliografie"/>
        <w:pPrChange w:id="2132" w:author="Comparison" w:date="2026-03-13T12:31:00Z" w16du:dateUtc="2026-03-13T03:31:00Z">
          <w:pPr>
            <w:spacing w:after="240"/>
          </w:pPr>
        </w:pPrChange>
      </w:pPr>
      <w:bookmarkStart w:id="2133" w:name="ref-Zhang2018-kh"/>
      <w:bookmarkEnd w:id="2129"/>
      <w:r>
        <w:t xml:space="preserve">46. </w:t>
      </w:r>
      <w:r>
        <w:tab/>
        <w:t xml:space="preserve">Zhang L, Komachi M. Neural machine translation of logographic language using sub-character level information. </w:t>
      </w:r>
      <w:del w:id="2134" w:author="Comparison" w:date="2026-03-13T12:31:00Z" w16du:dateUtc="2026-03-13T03:31:00Z">
        <w:r w:rsidR="004D4528">
          <w:delText xml:space="preserve">In: </w:delText>
        </w:r>
      </w:del>
      <w:r>
        <w:t xml:space="preserve">Bojar O, Chatterjee R, Federmann C, Fishel M, Graham Y, Haddow B, Huck M, Yepes AJ, Koehn P, Monz C, Negri M, Névéol A, Neves M, Post M, Specia L, Turchi M, Verspoor K, editors. Proceedings of the Third Conference on Machine Translation: Research Papers </w:t>
      </w:r>
      <w:del w:id="2135" w:author="Comparison" w:date="2026-03-13T12:31:00Z" w16du:dateUtc="2026-03-13T03:31:00Z">
        <w:r w:rsidR="004D4528">
          <w:delText xml:space="preserve">Stroudsburg, PA, USA: </w:delText>
        </w:r>
      </w:del>
      <w:r>
        <w:t xml:space="preserve">Association for Computational Linguistics; 2018. p. 17–25. doi: </w:t>
      </w:r>
      <w:r>
        <w:fldChar w:fldCharType="begin"/>
      </w:r>
      <w:r>
        <w:instrText>HYPERLINK "https://doi.org/10.18653/v1/w18-6303" \h</w:instrText>
      </w:r>
      <w:r>
        <w:fldChar w:fldCharType="separate"/>
      </w:r>
      <w:r>
        <w:rPr>
          <w:rStyle w:val="Hyperlink"/>
        </w:rPr>
        <w:t>10.18653/v1/w18-6303</w:t>
      </w:r>
      <w:r>
        <w:fldChar w:fldCharType="end"/>
      </w:r>
    </w:p>
    <w:p w14:paraId="1617E1DC" w14:textId="77777777" w:rsidR="006441E9" w:rsidRDefault="00EC58B6">
      <w:pPr>
        <w:pStyle w:val="Bibliografie"/>
        <w:pPrChange w:id="2136" w:author="Comparison" w:date="2026-03-13T12:31:00Z" w16du:dateUtc="2026-03-13T03:31:00Z">
          <w:pPr>
            <w:spacing w:after="240"/>
          </w:pPr>
        </w:pPrChange>
      </w:pPr>
      <w:bookmarkStart w:id="2137" w:name="ref-Nowell2017-qr"/>
      <w:bookmarkEnd w:id="2133"/>
      <w:r>
        <w:t xml:space="preserve">47. </w:t>
      </w:r>
      <w:r>
        <w:tab/>
        <w:t xml:space="preserve">Nowell LS, Norris JM, White DE, Moules NJ. Thematic analysis. </w:t>
      </w:r>
      <w:del w:id="2138" w:author="Comparison" w:date="2026-03-13T12:31:00Z" w16du:dateUtc="2026-03-13T03:31:00Z">
        <w:r w:rsidR="004D4528">
          <w:delText>International journal of qualitative methods</w:delText>
        </w:r>
      </w:del>
      <w:ins w:id="2139" w:author="Comparison" w:date="2026-03-13T12:31:00Z" w16du:dateUtc="2026-03-13T03:31:00Z">
        <w:r>
          <w:t>Int J Qual Methods</w:t>
        </w:r>
      </w:ins>
      <w:r>
        <w:t xml:space="preserve"> SAGE Publications; 2017 Dec;16(1):160940691773384. doi: </w:t>
      </w:r>
      <w:r>
        <w:fldChar w:fldCharType="begin"/>
      </w:r>
      <w:r>
        <w:instrText>HYPERLINK "https://doi.org/10.1177/1609406917733847" \h</w:instrText>
      </w:r>
      <w:r>
        <w:fldChar w:fldCharType="separate"/>
      </w:r>
      <w:r>
        <w:rPr>
          <w:rStyle w:val="Hyperlink"/>
        </w:rPr>
        <w:t>10.1177/1609406917733847</w:t>
      </w:r>
      <w:r>
        <w:fldChar w:fldCharType="end"/>
      </w:r>
    </w:p>
    <w:p w14:paraId="2D40840C" w14:textId="77777777" w:rsidR="006441E9" w:rsidRDefault="00EC58B6">
      <w:pPr>
        <w:pStyle w:val="Bibliografie"/>
        <w:pPrChange w:id="2140" w:author="Comparison" w:date="2026-03-13T12:31:00Z" w16du:dateUtc="2026-03-13T03:31:00Z">
          <w:pPr>
            <w:spacing w:after="240"/>
          </w:pPr>
        </w:pPrChange>
      </w:pPr>
      <w:bookmarkStart w:id="2141" w:name="ref-Guetterman2015-qt"/>
      <w:bookmarkEnd w:id="2137"/>
      <w:r>
        <w:t xml:space="preserve">48. </w:t>
      </w:r>
      <w:r>
        <w:tab/>
        <w:t xml:space="preserve">Guetterman TC, Fetters MD, Creswell JW. Integrating quantitative and qualitative results in health science mixed methods research through joint displays. </w:t>
      </w:r>
      <w:del w:id="2142" w:author="Comparison" w:date="2026-03-13T12:31:00Z" w16du:dateUtc="2026-03-13T03:31:00Z">
        <w:r w:rsidR="004D4528">
          <w:delText>Annals of family medicine</w:delText>
        </w:r>
      </w:del>
      <w:ins w:id="2143" w:author="Comparison" w:date="2026-03-13T12:31:00Z" w16du:dateUtc="2026-03-13T03:31:00Z">
        <w:r>
          <w:t>Ann Fam Med</w:t>
        </w:r>
      </w:ins>
      <w:r>
        <w:t xml:space="preserve"> Annals of Family Medicine; 2015 Nov;13(6):554–561. PMID:</w:t>
      </w:r>
      <w:r>
        <w:fldChar w:fldCharType="begin"/>
      </w:r>
      <w:r>
        <w:instrText>HYPERLINK "https://www.ncbi.nlm.nih.gov/pubmed/26553895" \h</w:instrText>
      </w:r>
      <w:r>
        <w:fldChar w:fldCharType="separate"/>
      </w:r>
      <w:r>
        <w:rPr>
          <w:rStyle w:val="Hyperlink"/>
        </w:rPr>
        <w:t>26553895</w:t>
      </w:r>
      <w:r>
        <w:fldChar w:fldCharType="end"/>
      </w:r>
    </w:p>
    <w:p w14:paraId="1F169302" w14:textId="77777777" w:rsidR="006441E9" w:rsidRDefault="00EC58B6">
      <w:pPr>
        <w:pStyle w:val="Bibliografie"/>
        <w:pPrChange w:id="2144" w:author="Comparison" w:date="2026-03-13T12:31:00Z" w16du:dateUtc="2026-03-13T03:31:00Z">
          <w:pPr>
            <w:spacing w:after="240"/>
          </w:pPr>
        </w:pPrChange>
      </w:pPr>
      <w:bookmarkStart w:id="2145" w:name="ref-McCrudden2021-eo"/>
      <w:bookmarkEnd w:id="2141"/>
      <w:r>
        <w:t xml:space="preserve">49. </w:t>
      </w:r>
      <w:r>
        <w:tab/>
        <w:t xml:space="preserve">McCrudden MT, Marchand G, Schutz PA. Joint displays for mixed methods research in psychology. </w:t>
      </w:r>
      <w:del w:id="2146" w:author="Comparison" w:date="2026-03-13T12:31:00Z" w16du:dateUtc="2026-03-13T03:31:00Z">
        <w:r w:rsidR="004D4528">
          <w:delText>Methods in Psychology (Online)</w:delText>
        </w:r>
      </w:del>
      <w:ins w:id="2147" w:author="Comparison" w:date="2026-03-13T12:31:00Z" w16du:dateUtc="2026-03-13T03:31:00Z">
        <w:r>
          <w:t>Meth Psychol</w:t>
        </w:r>
      </w:ins>
      <w:r>
        <w:t xml:space="preserve"> Elsevier BV; 2021</w:t>
      </w:r>
      <w:ins w:id="2148" w:author="Comparison" w:date="2026-03-13T12:31:00Z" w16du:dateUtc="2026-03-13T03:31:00Z">
        <w:r>
          <w:t xml:space="preserve"> Dec 1</w:t>
        </w:r>
      </w:ins>
      <w:r>
        <w:t xml:space="preserve">;5(100067):100067. doi: </w:t>
      </w:r>
      <w:r>
        <w:fldChar w:fldCharType="begin"/>
      </w:r>
      <w:r>
        <w:instrText>HYPERLINK "https://doi.org/10.1016/j.metip.2021.100067" \h</w:instrText>
      </w:r>
      <w:r>
        <w:fldChar w:fldCharType="separate"/>
      </w:r>
      <w:r>
        <w:rPr>
          <w:rStyle w:val="Hyperlink"/>
        </w:rPr>
        <w:t>10.1016/j.metip.2021.100067</w:t>
      </w:r>
      <w:r>
        <w:fldChar w:fldCharType="end"/>
      </w:r>
    </w:p>
    <w:p w14:paraId="4012749D" w14:textId="77777777" w:rsidR="006441E9" w:rsidRDefault="00EC58B6">
      <w:pPr>
        <w:pStyle w:val="Bibliografie"/>
        <w:pPrChange w:id="2149" w:author="Comparison" w:date="2026-03-13T12:31:00Z" w16du:dateUtc="2026-03-13T03:31:00Z">
          <w:pPr>
            <w:spacing w:after="240"/>
          </w:pPr>
        </w:pPrChange>
      </w:pPr>
      <w:bookmarkStart w:id="2150" w:name="ref-Curtis2024-yo"/>
      <w:bookmarkEnd w:id="2145"/>
      <w:r>
        <w:t xml:space="preserve">50. </w:t>
      </w:r>
      <w:r>
        <w:tab/>
        <w:t xml:space="preserve">Curtis R, Moon CC, Hanmore T, Hopman WM, Baxter S. Use the right words: evaluating the effect of word choice and word count on quality of narrative feedback in ophthalmology competency-based medical education assessments. </w:t>
      </w:r>
      <w:del w:id="2151" w:author="Comparison" w:date="2026-03-13T12:31:00Z" w16du:dateUtc="2026-03-13T03:31:00Z">
        <w:r w:rsidR="004D4528">
          <w:delText>Canadian medical education journal</w:delText>
        </w:r>
      </w:del>
      <w:ins w:id="2152" w:author="Comparison" w:date="2026-03-13T12:31:00Z" w16du:dateUtc="2026-03-13T03:31:00Z">
        <w:r>
          <w:t xml:space="preserve">Can Med </w:t>
        </w:r>
        <w:r>
          <w:lastRenderedPageBreak/>
          <w:t>Educ J</w:t>
        </w:r>
      </w:ins>
      <w:r>
        <w:t xml:space="preserve"> The Association of Faculties of Medicine of Canada; 2024</w:t>
      </w:r>
      <w:ins w:id="2153" w:author="Comparison" w:date="2026-03-13T12:31:00Z" w16du:dateUtc="2026-03-13T03:31:00Z">
        <w:r>
          <w:t xml:space="preserve"> Dec 31</w:t>
        </w:r>
      </w:ins>
      <w:r>
        <w:t>;15(6):58–63. PMID:</w:t>
      </w:r>
      <w:r>
        <w:fldChar w:fldCharType="begin"/>
      </w:r>
      <w:r>
        <w:instrText>HYPERLINK "https://www.ncbi.nlm.nih.gov/pubmed/39807150" \h</w:instrText>
      </w:r>
      <w:r>
        <w:fldChar w:fldCharType="separate"/>
      </w:r>
      <w:r>
        <w:rPr>
          <w:rStyle w:val="Hyperlink"/>
        </w:rPr>
        <w:t>39807150</w:t>
      </w:r>
      <w:r>
        <w:fldChar w:fldCharType="end"/>
      </w:r>
    </w:p>
    <w:p w14:paraId="1F10906A" w14:textId="77777777" w:rsidR="006441E9" w:rsidRDefault="00EC58B6">
      <w:pPr>
        <w:pStyle w:val="Bibliografie"/>
        <w:pPrChange w:id="2154" w:author="Comparison" w:date="2026-03-13T12:31:00Z" w16du:dateUtc="2026-03-13T03:31:00Z">
          <w:pPr>
            <w:spacing w:after="240"/>
          </w:pPr>
        </w:pPrChange>
      </w:pPr>
      <w:bookmarkStart w:id="2155" w:name="ref-Leclair2023-ul"/>
      <w:bookmarkEnd w:id="2150"/>
      <w:r>
        <w:t xml:space="preserve">51. </w:t>
      </w:r>
      <w:r>
        <w:tab/>
        <w:t xml:space="preserve">Leclair R, Ho JSS, Braund H, Kouzmina E, Bruzzese S, Awad S, Mann S, Zevin B. Exploring the quality of narrative feedback provided to residents during ambulatory patient care in medicine and surgery. </w:t>
      </w:r>
      <w:del w:id="2156" w:author="Comparison" w:date="2026-03-13T12:31:00Z" w16du:dateUtc="2026-03-13T03:31:00Z">
        <w:r w:rsidR="004D4528">
          <w:delText>Journal of medical education and curricular development</w:delText>
        </w:r>
      </w:del>
      <w:ins w:id="2157" w:author="Comparison" w:date="2026-03-13T12:31:00Z" w16du:dateUtc="2026-03-13T03:31:00Z">
        <w:r>
          <w:t>J Med Educ Curric Dev</w:t>
        </w:r>
      </w:ins>
      <w:r>
        <w:t xml:space="preserve"> J Med Educ Curric Dev; 2023</w:t>
      </w:r>
      <w:ins w:id="2158" w:author="Comparison" w:date="2026-03-13T12:31:00Z" w16du:dateUtc="2026-03-13T03:31:00Z">
        <w:r>
          <w:t xml:space="preserve"> Jan 16</w:t>
        </w:r>
      </w:ins>
      <w:r>
        <w:t>;10:23821205231175734. PMID:</w:t>
      </w:r>
      <w:r>
        <w:fldChar w:fldCharType="begin"/>
      </w:r>
      <w:r>
        <w:instrText>HYPERLINK "https://www.ncbi.nlm.nih.gov/pubmed/37216002" \h</w:instrText>
      </w:r>
      <w:r>
        <w:fldChar w:fldCharType="separate"/>
      </w:r>
      <w:r>
        <w:rPr>
          <w:rStyle w:val="Hyperlink"/>
        </w:rPr>
        <w:t>37216002</w:t>
      </w:r>
      <w:r>
        <w:fldChar w:fldCharType="end"/>
      </w:r>
    </w:p>
    <w:p w14:paraId="59810321" w14:textId="77777777" w:rsidR="006441E9" w:rsidRDefault="00EC58B6">
      <w:pPr>
        <w:pStyle w:val="Bibliografie"/>
        <w:pPrChange w:id="2159" w:author="Comparison" w:date="2026-03-13T12:31:00Z" w16du:dateUtc="2026-03-13T03:31:00Z">
          <w:pPr>
            <w:spacing w:after="240"/>
          </w:pPr>
        </w:pPrChange>
      </w:pPr>
      <w:bookmarkStart w:id="2160" w:name="ref-Renting2023-pk"/>
      <w:bookmarkEnd w:id="2155"/>
      <w:r>
        <w:t xml:space="preserve">52. </w:t>
      </w:r>
      <w:r>
        <w:tab/>
        <w:t xml:space="preserve">Renting N, Jaarsma D, Borleffs JC, Slaets JPJ, Cohen-Schotanus J, Gans ROB. Effectiveness of a supervisor training on quality of feedback to internal medicine residents: a controlled longitudinal multicentre study. BMJ </w:t>
      </w:r>
      <w:del w:id="2161" w:author="Comparison" w:date="2026-03-13T12:31:00Z" w16du:dateUtc="2026-03-13T03:31:00Z">
        <w:r w:rsidR="004D4528">
          <w:delText>open</w:delText>
        </w:r>
      </w:del>
      <w:ins w:id="2162" w:author="Comparison" w:date="2026-03-13T12:31:00Z" w16du:dateUtc="2026-03-13T03:31:00Z">
        <w:r>
          <w:t>Open</w:t>
        </w:r>
      </w:ins>
      <w:r>
        <w:t xml:space="preserve"> BMJ; 2023</w:t>
      </w:r>
      <w:ins w:id="2163" w:author="Comparison" w:date="2026-03-13T12:31:00Z" w16du:dateUtc="2026-03-13T03:31:00Z">
        <w:r>
          <w:t xml:space="preserve"> Sep 28</w:t>
        </w:r>
      </w:ins>
      <w:r>
        <w:t>;13(9):e076946. PMID:</w:t>
      </w:r>
      <w:r>
        <w:fldChar w:fldCharType="begin"/>
      </w:r>
      <w:r>
        <w:instrText>HYPERLINK "https://www.ncbi.nlm.nih.gov/pubmed/37770280" \h</w:instrText>
      </w:r>
      <w:r>
        <w:fldChar w:fldCharType="separate"/>
      </w:r>
      <w:r>
        <w:rPr>
          <w:rStyle w:val="Hyperlink"/>
        </w:rPr>
        <w:t>37770280</w:t>
      </w:r>
      <w:r>
        <w:fldChar w:fldCharType="end"/>
      </w:r>
    </w:p>
    <w:p w14:paraId="4561F3E9" w14:textId="77777777" w:rsidR="006441E9" w:rsidRDefault="00EC58B6">
      <w:pPr>
        <w:pStyle w:val="Bibliografie"/>
        <w:pPrChange w:id="2164" w:author="Comparison" w:date="2026-03-13T12:31:00Z" w16du:dateUtc="2026-03-13T03:31:00Z">
          <w:pPr>
            <w:spacing w:after="240"/>
          </w:pPr>
        </w:pPrChange>
      </w:pPr>
      <w:bookmarkStart w:id="2165" w:name="ref-Zhou2025-fj"/>
      <w:bookmarkEnd w:id="2160"/>
      <w:r>
        <w:t xml:space="preserve">53. </w:t>
      </w:r>
      <w:r>
        <w:tab/>
        <w:t xml:space="preserve">Zhou Z, Rizwan A, Rogoza N, Chung AD, Kwan BY. Differentiating between GPT-generated and human-written feedback for radiology residents. </w:t>
      </w:r>
      <w:del w:id="2166" w:author="Comparison" w:date="2026-03-13T12:31:00Z" w16du:dateUtc="2026-03-13T03:31:00Z">
        <w:r w:rsidR="004D4528">
          <w:delText>Current problems in diagnostic radiology</w:delText>
        </w:r>
      </w:del>
      <w:ins w:id="2167" w:author="Comparison" w:date="2026-03-13T12:31:00Z" w16du:dateUtc="2026-03-13T03:31:00Z">
        <w:r>
          <w:t>Curr Probl Diagn Radiol</w:t>
        </w:r>
      </w:ins>
      <w:r>
        <w:t xml:space="preserve"> Elsevier BV; 2025</w:t>
      </w:r>
      <w:ins w:id="2168" w:author="Comparison" w:date="2026-03-13T12:31:00Z" w16du:dateUtc="2026-03-13T03:31:00Z">
        <w:r>
          <w:t xml:space="preserve"> Sep 1</w:t>
        </w:r>
      </w:ins>
      <w:r>
        <w:t>;54(5):574–578. PMID:</w:t>
      </w:r>
      <w:r>
        <w:fldChar w:fldCharType="begin"/>
      </w:r>
      <w:r>
        <w:instrText>HYPERLINK "https://www.ncbi.nlm.nih.gov/pubmed/39984362" \h</w:instrText>
      </w:r>
      <w:r>
        <w:fldChar w:fldCharType="separate"/>
      </w:r>
      <w:r>
        <w:rPr>
          <w:rStyle w:val="Hyperlink"/>
        </w:rPr>
        <w:t>39984362</w:t>
      </w:r>
      <w:r>
        <w:fldChar w:fldCharType="end"/>
      </w:r>
    </w:p>
    <w:p w14:paraId="59D71333" w14:textId="77777777" w:rsidR="006441E9" w:rsidRDefault="00EC58B6">
      <w:pPr>
        <w:pStyle w:val="Bibliografie"/>
        <w:pPrChange w:id="2169" w:author="Comparison" w:date="2026-03-13T12:31:00Z" w16du:dateUtc="2026-03-13T03:31:00Z">
          <w:pPr>
            <w:spacing w:after="240"/>
          </w:pPr>
        </w:pPrChange>
      </w:pPr>
      <w:bookmarkStart w:id="2170" w:name="ref-Khojasteh2025-vd"/>
      <w:bookmarkEnd w:id="2165"/>
      <w:r>
        <w:t xml:space="preserve">54. </w:t>
      </w:r>
      <w:r>
        <w:tab/>
        <w:t xml:space="preserve">Khojasteh L, Kafipour R, Pakdel F, Mukundan J. Empowering medical students with AI writing co-pilots: design and validation of AI self-assessment toolkit. BMC </w:t>
      </w:r>
      <w:del w:id="2171" w:author="Comparison" w:date="2026-03-13T12:31:00Z" w16du:dateUtc="2026-03-13T03:31:00Z">
        <w:r w:rsidR="004D4528">
          <w:delText>medical education</w:delText>
        </w:r>
      </w:del>
      <w:ins w:id="2172" w:author="Comparison" w:date="2026-03-13T12:31:00Z" w16du:dateUtc="2026-03-13T03:31:00Z">
        <w:r>
          <w:t>Med Educ</w:t>
        </w:r>
      </w:ins>
      <w:r>
        <w:t xml:space="preserve"> BioMed Central; 2025</w:t>
      </w:r>
      <w:ins w:id="2173" w:author="Comparison" w:date="2026-03-13T12:31:00Z" w16du:dateUtc="2026-03-13T03:31:00Z">
        <w:r>
          <w:t xml:space="preserve"> Jan 31</w:t>
        </w:r>
      </w:ins>
      <w:r>
        <w:t>;25(1):159. PMID:</w:t>
      </w:r>
      <w:r>
        <w:fldChar w:fldCharType="begin"/>
      </w:r>
      <w:r>
        <w:instrText>HYPERLINK "https://www.ncbi.nlm.nih.gov/pubmed/39891148" \h</w:instrText>
      </w:r>
      <w:r>
        <w:fldChar w:fldCharType="separate"/>
      </w:r>
      <w:r>
        <w:rPr>
          <w:rStyle w:val="Hyperlink"/>
        </w:rPr>
        <w:t>39891148</w:t>
      </w:r>
      <w:r>
        <w:fldChar w:fldCharType="end"/>
      </w:r>
    </w:p>
    <w:p w14:paraId="2B087866" w14:textId="77777777" w:rsidR="006441E9" w:rsidRDefault="00EC58B6">
      <w:pPr>
        <w:pStyle w:val="Bibliografie"/>
        <w:pPrChange w:id="2174" w:author="Comparison" w:date="2026-03-13T12:31:00Z" w16du:dateUtc="2026-03-13T03:31:00Z">
          <w:pPr>
            <w:spacing w:after="240"/>
          </w:pPr>
        </w:pPrChange>
      </w:pPr>
      <w:bookmarkStart w:id="2175" w:name="ref-Banihashem2025-zo"/>
      <w:bookmarkEnd w:id="2170"/>
      <w:r>
        <w:t xml:space="preserve">55. </w:t>
      </w:r>
      <w:r>
        <w:tab/>
        <w:t xml:space="preserve">Banihashem SK, Noroozi O, Khosravi H, Schunn CD, Drachsler H. Pedagogical framework for hybrid intelligent feedback. </w:t>
      </w:r>
      <w:del w:id="2176" w:author="Comparison" w:date="2026-03-13T12:31:00Z" w16du:dateUtc="2026-03-13T03:31:00Z">
        <w:r w:rsidR="004D4528">
          <w:delText>Innovations in education and teaching international</w:delText>
        </w:r>
      </w:del>
      <w:ins w:id="2177" w:author="Comparison" w:date="2026-03-13T12:31:00Z" w16du:dateUtc="2026-03-13T03:31:00Z">
        <w:r>
          <w:t>Innov Educ Teach Int</w:t>
        </w:r>
      </w:ins>
      <w:r>
        <w:t xml:space="preserve"> Informa UK Limited; 2025</w:t>
      </w:r>
      <w:ins w:id="2178" w:author="Comparison" w:date="2026-03-13T12:31:00Z" w16du:dateUtc="2026-03-13T03:31:00Z">
        <w:r>
          <w:t xml:space="preserve"> Apr 29</w:t>
        </w:r>
      </w:ins>
      <w:r>
        <w:t xml:space="preserve">;1–17. doi: </w:t>
      </w:r>
      <w:r>
        <w:fldChar w:fldCharType="begin"/>
      </w:r>
      <w:r>
        <w:instrText>HYPERLINK "https://doi.org/10.1080/14703297.2025.2499174" \h</w:instrText>
      </w:r>
      <w:r>
        <w:fldChar w:fldCharType="separate"/>
      </w:r>
      <w:r>
        <w:rPr>
          <w:rStyle w:val="Hyperlink"/>
        </w:rPr>
        <w:t>10.1080/14703297.2025.2499174</w:t>
      </w:r>
      <w:r>
        <w:fldChar w:fldCharType="end"/>
      </w:r>
      <w:bookmarkEnd w:id="54"/>
      <w:bookmarkEnd w:id="55"/>
      <w:bookmarkEnd w:id="1927"/>
      <w:bookmarkEnd w:id="1930"/>
      <w:bookmarkEnd w:id="2175"/>
    </w:p>
    <w:sectPr w:rsidR="006441E9">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2240" w:h="15840"/>
      <w:pgMar w:top="1985" w:right="1701" w:bottom="1701" w:left="1701" w:header="720" w:footer="720" w:gutter="0"/>
      <w:cols w:space="720"/>
      <w:docGrid w:linePitch="0"/>
      <w:sectPrChange w:id="2186" w:author="Comparison" w:date="2026-03-13T12:31:00Z" w16du:dateUtc="2026-03-13T03:31:00Z">
        <w:sectPr w:rsidR="006441E9">
          <w:footnotePr>
            <w:numRestart w:val="continuous"/>
          </w:footnotePr>
          <w:pgMar w:top="1440" w:right="1800" w:bottom="1440" w:left="1800" w:header="708" w:footer="708" w:gutter="0"/>
          <w:cols w:space="708"/>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3" w:author="Heeneman, Sylvia (PATH)" w:date="2026-03-14T11:29:00Z" w:initials="SH">
    <w:p w14:paraId="12550A37" w14:textId="77777777" w:rsidR="00260A1A" w:rsidRDefault="00260A1A" w:rsidP="00260A1A">
      <w:r>
        <w:rPr>
          <w:rStyle w:val="Verwijzingopmerking"/>
        </w:rPr>
        <w:annotationRef/>
      </w:r>
      <w:r>
        <w:t>this is our study/ the current study?</w:t>
      </w:r>
    </w:p>
    <w:p w14:paraId="6375A67C" w14:textId="77777777" w:rsidR="00260A1A" w:rsidRDefault="00260A1A" w:rsidP="00260A1A">
      <w:r>
        <w:t xml:space="preserve">If yes: </w:t>
      </w:r>
    </w:p>
    <w:p w14:paraId="71F5A3D0" w14:textId="77777777" w:rsidR="00260A1A" w:rsidRDefault="00260A1A" w:rsidP="00260A1A">
      <w:r>
        <w:t xml:space="preserve">This comment here does not fit in the flow of the introduction, and the purpose of the introdcution, move to methods. </w:t>
      </w:r>
    </w:p>
  </w:comment>
  <w:comment w:id="273" w:author="Heeneman, Sylvia (PATH)" w:date="2026-03-14T11:47:00Z" w:initials="SH">
    <w:p w14:paraId="398537FE" w14:textId="77777777" w:rsidR="00DA4805" w:rsidRDefault="00DA4805" w:rsidP="00DA4805">
      <w:r>
        <w:rPr>
          <w:rStyle w:val="Verwijzingopmerking"/>
        </w:rPr>
        <w:annotationRef/>
      </w:r>
      <w:r>
        <w:t>Here add the considerarions on the rubric</w:t>
      </w:r>
    </w:p>
  </w:comment>
  <w:comment w:id="570" w:author="Heeneman, Sylvia (PATH)" w:date="2026-03-14T11:48:00Z" w:initials="SH">
    <w:p w14:paraId="3A63250D" w14:textId="77777777" w:rsidR="00DA4805" w:rsidRDefault="00DA4805" w:rsidP="00DA4805">
      <w:r>
        <w:rPr>
          <w:rStyle w:val="Verwijzingopmerking"/>
        </w:rPr>
        <w:annotationRef/>
      </w:r>
      <w:r>
        <w:t>This is usually in the methods/ do not need to repeat (unless journal guidelines indicate to do so)</w:t>
      </w:r>
    </w:p>
  </w:comment>
  <w:comment w:id="573" w:author="Heeneman, Sylvia (PATH)" w:date="2026-03-14T11:56:00Z" w:initials="SH">
    <w:p w14:paraId="6CE2FFF8" w14:textId="77777777" w:rsidR="0041205B" w:rsidRDefault="0041205B" w:rsidP="0041205B">
      <w:r>
        <w:rPr>
          <w:rStyle w:val="Verwijzingopmerking"/>
        </w:rPr>
        <w:annotationRef/>
      </w:r>
      <w:r>
        <w:t>in principle also information for the methods section</w:t>
      </w:r>
    </w:p>
  </w:comment>
  <w:comment w:id="1236" w:author="Heeneman, Sylvia (PATH)" w:date="2026-03-14T11:58:00Z" w:initials="SH">
    <w:p w14:paraId="6154B3F2" w14:textId="77777777" w:rsidR="0041205B" w:rsidRDefault="0041205B" w:rsidP="0041205B">
      <w:r>
        <w:rPr>
          <w:rStyle w:val="Verwijzingopmerking"/>
        </w:rPr>
        <w:annotationRef/>
      </w:r>
      <w:r>
        <w:t>yes here it is in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F5A3D0" w15:done="0"/>
  <w15:commentEx w15:paraId="398537FE" w15:done="0"/>
  <w15:commentEx w15:paraId="3A63250D" w15:done="0"/>
  <w15:commentEx w15:paraId="6CE2FFF8" w15:done="0"/>
  <w15:commentEx w15:paraId="6154B3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4774A" w16cex:dateUtc="2026-03-14T10:29:00Z"/>
  <w16cex:commentExtensible w16cex:durableId="0E7074F5" w16cex:dateUtc="2026-03-14T10:47:00Z"/>
  <w16cex:commentExtensible w16cex:durableId="39AF4782" w16cex:dateUtc="2026-03-14T10:48:00Z"/>
  <w16cex:commentExtensible w16cex:durableId="7DE113A1" w16cex:dateUtc="2026-03-14T10:56:00Z"/>
  <w16cex:commentExtensible w16cex:durableId="51BFE210" w16cex:dateUtc="2026-03-14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F5A3D0" w16cid:durableId="2AC4774A"/>
  <w16cid:commentId w16cid:paraId="398537FE" w16cid:durableId="0E7074F5"/>
  <w16cid:commentId w16cid:paraId="3A63250D" w16cid:durableId="39AF4782"/>
  <w16cid:commentId w16cid:paraId="6CE2FFF8" w16cid:durableId="7DE113A1"/>
  <w16cid:commentId w16cid:paraId="6154B3F2" w16cid:durableId="51BFE2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7B7B3" w14:textId="77777777" w:rsidR="006F4C0E" w:rsidRDefault="006F4C0E">
      <w:pPr>
        <w:spacing w:after="0"/>
        <w:pPrChange w:id="49" w:author="Comparison" w:date="2026-03-13T12:31:00Z" w16du:dateUtc="2026-03-13T03:31:00Z">
          <w:pPr>
            <w:spacing w:after="240"/>
          </w:pPr>
        </w:pPrChange>
      </w:pPr>
      <w:r>
        <w:separator/>
      </w:r>
    </w:p>
  </w:endnote>
  <w:endnote w:type="continuationSeparator" w:id="0">
    <w:p w14:paraId="2487A4ED" w14:textId="77777777" w:rsidR="006F4C0E" w:rsidRDefault="006F4C0E">
      <w:pPr>
        <w:spacing w:after="0"/>
        <w:pPrChange w:id="50" w:author="Comparison" w:date="2026-03-13T12:31:00Z" w16du:dateUtc="2026-03-13T03:31:00Z">
          <w:pPr>
            <w:spacing w:after="24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Lucida Grande">
    <w:panose1 w:val="020B0600040502020204"/>
    <w:charset w:val="00"/>
    <w:family w:val="swiss"/>
    <w:pitch w:val="variable"/>
    <w:sig w:usb0="E1000AEF" w:usb1="5000A1FF" w:usb2="00000000" w:usb3="00000000" w:csb0="000001BF" w:csb1="00000000"/>
  </w:font>
  <w:font w:name="DejaVu Sans">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CF6A" w14:textId="77777777" w:rsidR="00F70023" w:rsidRDefault="00F70023">
    <w:pPr>
      <w:pStyle w:val="Voettekst"/>
      <w:pPrChange w:id="2181" w:author="Comparison" w:date="2026-03-13T12:31:00Z" w16du:dateUtc="2026-03-13T03:31:00Z">
        <w:pPr>
          <w:pStyle w:val="Voettekst"/>
          <w:spacing w:after="24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0097" w14:textId="77777777" w:rsidR="004D4528" w:rsidRDefault="004D4528">
    <w:pPr>
      <w:pStyle w:val="Voettekst"/>
      <w:spacing w:after="240"/>
      <w:jc w:val="center"/>
    </w:pPr>
    <w:del w:id="2182" w:author="Comparison" w:date="2026-03-13T12:31:00Z" w16du:dateUtc="2026-03-13T03:31:00Z">
      <w:r>
        <w:fldChar w:fldCharType="begin"/>
      </w:r>
      <w:r>
        <w:delInstrText>PAGE   \* MERGEFORMAT</w:delInstrText>
      </w:r>
      <w:r>
        <w:fldChar w:fldCharType="separate"/>
      </w:r>
      <w:r w:rsidRPr="00FE74CE">
        <w:rPr>
          <w:noProof/>
          <w:lang w:val="en-GB"/>
        </w:rPr>
        <w:delText>16</w:delText>
      </w:r>
      <w:r>
        <w:fldChar w:fldCharType="end"/>
      </w:r>
    </w:del>
  </w:p>
  <w:p w14:paraId="10C04314" w14:textId="77777777" w:rsidR="00F70023" w:rsidRDefault="00F70023">
    <w:pPr>
      <w:pStyle w:val="Voettekst"/>
      <w:pPrChange w:id="2183" w:author="Comparison" w:date="2026-03-13T12:31:00Z" w16du:dateUtc="2026-03-13T03:31:00Z">
        <w:pPr>
          <w:pStyle w:val="Voettekst"/>
          <w:spacing w:after="240"/>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4CEA" w14:textId="77777777" w:rsidR="00F70023" w:rsidRDefault="00F70023">
    <w:pPr>
      <w:pStyle w:val="Voettekst"/>
      <w:pPrChange w:id="2185" w:author="Comparison" w:date="2026-03-13T12:31:00Z" w16du:dateUtc="2026-03-13T03:31:00Z">
        <w:pPr>
          <w:pStyle w:val="Voettekst"/>
          <w:spacing w:after="240"/>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A5263" w14:textId="77777777" w:rsidR="006F4C0E" w:rsidRDefault="006F4C0E">
      <w:pPr>
        <w:spacing w:after="0"/>
        <w:pPrChange w:id="47" w:author="Comparison" w:date="2026-03-13T12:31:00Z" w16du:dateUtc="2026-03-13T03:31:00Z">
          <w:pPr>
            <w:spacing w:after="240"/>
          </w:pPr>
        </w:pPrChange>
      </w:pPr>
      <w:r>
        <w:separator/>
      </w:r>
    </w:p>
  </w:footnote>
  <w:footnote w:type="continuationSeparator" w:id="0">
    <w:p w14:paraId="1FF97702" w14:textId="77777777" w:rsidR="006F4C0E" w:rsidRDefault="006F4C0E">
      <w:pPr>
        <w:spacing w:after="0"/>
        <w:pPrChange w:id="48" w:author="Comparison" w:date="2026-03-13T12:31:00Z" w16du:dateUtc="2026-03-13T03:31:00Z">
          <w:pPr>
            <w:spacing w:after="24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EF1B" w14:textId="77777777" w:rsidR="00F70023" w:rsidRDefault="00F70023">
    <w:pPr>
      <w:pStyle w:val="Koptekst"/>
      <w:pPrChange w:id="2179" w:author="Comparison" w:date="2026-03-13T12:31:00Z" w16du:dateUtc="2026-03-13T03:31:00Z">
        <w:pPr>
          <w:pStyle w:val="Koptekst"/>
          <w:spacing w:after="24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7B9E" w14:textId="77777777" w:rsidR="00F70023" w:rsidRDefault="00F70023">
    <w:pPr>
      <w:pStyle w:val="Koptekst"/>
      <w:pPrChange w:id="2180" w:author="Comparison" w:date="2026-03-13T12:31:00Z" w16du:dateUtc="2026-03-13T03:31:00Z">
        <w:pPr>
          <w:pStyle w:val="Koptekst"/>
          <w:spacing w:after="240"/>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C5E55" w14:textId="77777777" w:rsidR="00F70023" w:rsidRDefault="00F70023">
    <w:pPr>
      <w:pStyle w:val="Koptekst"/>
      <w:pPrChange w:id="2184" w:author="Comparison" w:date="2026-03-13T12:31:00Z" w16du:dateUtc="2026-03-13T03:31:00Z">
        <w:pPr>
          <w:pStyle w:val="Koptekst"/>
          <w:spacing w:after="240"/>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281A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7765EBA"/>
    <w:multiLevelType w:val="hybridMultilevel"/>
    <w:tmpl w:val="8FA2D970"/>
    <w:lvl w:ilvl="0" w:tplc="761ED03A">
      <w:start w:val="1"/>
      <w:numFmt w:val="decimal"/>
      <w:lvlText w:val="%1."/>
      <w:lvlJc w:val="left"/>
      <w:pPr>
        <w:ind w:left="720" w:hanging="360"/>
      </w:pPr>
    </w:lvl>
    <w:lvl w:ilvl="1" w:tplc="EC8AFDFE" w:tentative="1">
      <w:start w:val="1"/>
      <w:numFmt w:val="lowerLetter"/>
      <w:lvlText w:val="%2."/>
      <w:lvlJc w:val="left"/>
      <w:pPr>
        <w:ind w:left="1440" w:hanging="360"/>
      </w:pPr>
    </w:lvl>
    <w:lvl w:ilvl="2" w:tplc="BF4A161C" w:tentative="1">
      <w:start w:val="1"/>
      <w:numFmt w:val="lowerRoman"/>
      <w:lvlText w:val="%3."/>
      <w:lvlJc w:val="right"/>
      <w:pPr>
        <w:ind w:left="2160" w:hanging="180"/>
      </w:pPr>
    </w:lvl>
    <w:lvl w:ilvl="3" w:tplc="79EA85C4" w:tentative="1">
      <w:start w:val="1"/>
      <w:numFmt w:val="decimal"/>
      <w:lvlText w:val="%4."/>
      <w:lvlJc w:val="left"/>
      <w:pPr>
        <w:ind w:left="2880" w:hanging="360"/>
      </w:pPr>
    </w:lvl>
    <w:lvl w:ilvl="4" w:tplc="53E631C2" w:tentative="1">
      <w:start w:val="1"/>
      <w:numFmt w:val="lowerLetter"/>
      <w:lvlText w:val="%5."/>
      <w:lvlJc w:val="left"/>
      <w:pPr>
        <w:ind w:left="3600" w:hanging="360"/>
      </w:pPr>
    </w:lvl>
    <w:lvl w:ilvl="5" w:tplc="4600BDFA" w:tentative="1">
      <w:start w:val="1"/>
      <w:numFmt w:val="lowerRoman"/>
      <w:lvlText w:val="%6."/>
      <w:lvlJc w:val="right"/>
      <w:pPr>
        <w:ind w:left="4320" w:hanging="180"/>
      </w:pPr>
    </w:lvl>
    <w:lvl w:ilvl="6" w:tplc="C4241338" w:tentative="1">
      <w:start w:val="1"/>
      <w:numFmt w:val="decimal"/>
      <w:lvlText w:val="%7."/>
      <w:lvlJc w:val="left"/>
      <w:pPr>
        <w:ind w:left="5040" w:hanging="360"/>
      </w:pPr>
    </w:lvl>
    <w:lvl w:ilvl="7" w:tplc="B0A64836" w:tentative="1">
      <w:start w:val="1"/>
      <w:numFmt w:val="lowerLetter"/>
      <w:lvlText w:val="%8."/>
      <w:lvlJc w:val="left"/>
      <w:pPr>
        <w:ind w:left="5760" w:hanging="360"/>
      </w:pPr>
    </w:lvl>
    <w:lvl w:ilvl="8" w:tplc="8C42333C" w:tentative="1">
      <w:start w:val="1"/>
      <w:numFmt w:val="lowerRoman"/>
      <w:lvlText w:val="%9."/>
      <w:lvlJc w:val="right"/>
      <w:pPr>
        <w:ind w:left="6480" w:hanging="180"/>
      </w:pPr>
    </w:lvl>
  </w:abstractNum>
  <w:abstractNum w:abstractNumId="2" w15:restartNumberingAfterBreak="0">
    <w:nsid w:val="4BE25BE6"/>
    <w:multiLevelType w:val="hybridMultilevel"/>
    <w:tmpl w:val="2CAE5C14"/>
    <w:lvl w:ilvl="0" w:tplc="F9249C94">
      <w:start w:val="1"/>
      <w:numFmt w:val="decimal"/>
      <w:lvlText w:val="%1."/>
      <w:lvlJc w:val="left"/>
      <w:pPr>
        <w:ind w:left="785" w:hanging="360"/>
      </w:pPr>
      <w:rPr>
        <w:rFonts w:hint="default"/>
      </w:rPr>
    </w:lvl>
    <w:lvl w:ilvl="1" w:tplc="6E5A1258" w:tentative="1">
      <w:start w:val="1"/>
      <w:numFmt w:val="lowerLetter"/>
      <w:lvlText w:val="%2."/>
      <w:lvlJc w:val="left"/>
      <w:pPr>
        <w:ind w:left="1440" w:hanging="360"/>
      </w:pPr>
    </w:lvl>
    <w:lvl w:ilvl="2" w:tplc="072C9442" w:tentative="1">
      <w:start w:val="1"/>
      <w:numFmt w:val="lowerRoman"/>
      <w:lvlText w:val="%3."/>
      <w:lvlJc w:val="right"/>
      <w:pPr>
        <w:ind w:left="2160" w:hanging="180"/>
      </w:pPr>
    </w:lvl>
    <w:lvl w:ilvl="3" w:tplc="52307972" w:tentative="1">
      <w:start w:val="1"/>
      <w:numFmt w:val="decimal"/>
      <w:lvlText w:val="%4."/>
      <w:lvlJc w:val="left"/>
      <w:pPr>
        <w:ind w:left="2880" w:hanging="360"/>
      </w:pPr>
    </w:lvl>
    <w:lvl w:ilvl="4" w:tplc="8D72E04A" w:tentative="1">
      <w:start w:val="1"/>
      <w:numFmt w:val="lowerLetter"/>
      <w:lvlText w:val="%5."/>
      <w:lvlJc w:val="left"/>
      <w:pPr>
        <w:ind w:left="3600" w:hanging="360"/>
      </w:pPr>
    </w:lvl>
    <w:lvl w:ilvl="5" w:tplc="06EE30E4" w:tentative="1">
      <w:start w:val="1"/>
      <w:numFmt w:val="lowerRoman"/>
      <w:lvlText w:val="%6."/>
      <w:lvlJc w:val="right"/>
      <w:pPr>
        <w:ind w:left="4320" w:hanging="180"/>
      </w:pPr>
    </w:lvl>
    <w:lvl w:ilvl="6" w:tplc="0728C8CC" w:tentative="1">
      <w:start w:val="1"/>
      <w:numFmt w:val="decimal"/>
      <w:lvlText w:val="%7."/>
      <w:lvlJc w:val="left"/>
      <w:pPr>
        <w:ind w:left="5040" w:hanging="360"/>
      </w:pPr>
    </w:lvl>
    <w:lvl w:ilvl="7" w:tplc="EEA4C044" w:tentative="1">
      <w:start w:val="1"/>
      <w:numFmt w:val="lowerLetter"/>
      <w:lvlText w:val="%8."/>
      <w:lvlJc w:val="left"/>
      <w:pPr>
        <w:ind w:left="5760" w:hanging="360"/>
      </w:pPr>
    </w:lvl>
    <w:lvl w:ilvl="8" w:tplc="785A8DAC" w:tentative="1">
      <w:start w:val="1"/>
      <w:numFmt w:val="lowerRoman"/>
      <w:lvlText w:val="%9."/>
      <w:lvlJc w:val="right"/>
      <w:pPr>
        <w:ind w:left="6480" w:hanging="180"/>
      </w:pPr>
    </w:lvl>
  </w:abstractNum>
  <w:num w:numId="1" w16cid:durableId="307633195">
    <w:abstractNumId w:val="0"/>
  </w:num>
  <w:num w:numId="2" w16cid:durableId="467286019">
    <w:abstractNumId w:val="2"/>
  </w:num>
  <w:num w:numId="3" w16cid:durableId="451869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eneman, Sylvia (PATH)">
    <w15:presenceInfo w15:providerId="AD" w15:userId="S::s.heeneman@maastrichtuniversity.nl::7adc534a-d1d7-4821-99e5-468a854568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oNotDisplayPageBoundaries/>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441E9"/>
    <w:rsid w:val="00067A9B"/>
    <w:rsid w:val="00097A5A"/>
    <w:rsid w:val="00260A1A"/>
    <w:rsid w:val="003E7C0E"/>
    <w:rsid w:val="0041205B"/>
    <w:rsid w:val="004D4528"/>
    <w:rsid w:val="0058433E"/>
    <w:rsid w:val="006441E9"/>
    <w:rsid w:val="00647F8F"/>
    <w:rsid w:val="006F4C0E"/>
    <w:rsid w:val="00797BCE"/>
    <w:rsid w:val="008C6FC6"/>
    <w:rsid w:val="00B6377B"/>
    <w:rsid w:val="00B65AD5"/>
    <w:rsid w:val="00DA4805"/>
    <w:rsid w:val="00DE794D"/>
    <w:rsid w:val="00DF116A"/>
    <w:rsid w:val="00E83110"/>
    <w:rsid w:val="00EC58B6"/>
    <w:rsid w:val="00F700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4AA4C9"/>
  <w15:docId w15:val="{FD5AC338-B0D6-4279-B94D-83971B8C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header" w:uiPriority="99"/>
    <w:lsdException w:name="footer" w:uiPriority="99"/>
    <w:lsdException w:name="annotation reference" w:uiPriority="99"/>
    <w:lsdException w:name="Hyperlink" w:uiPriority="99"/>
    <w:lsdException w:name="FollowedHyperlink" w:uiPriority="99"/>
    <w:lsdException w:name="Document Map"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0023"/>
    <w:pPr>
      <w:pPrChange w:id="0" w:author="Comparison" w:date="2026-03-13T12:31:00Z">
        <w:pPr>
          <w:spacing w:afterLines="100" w:after="100"/>
        </w:pPr>
      </w:pPrChange>
    </w:pPr>
    <w:rPr>
      <w:rPrChange w:id="0" w:author="Comparison" w:date="2026-03-13T12:31:00Z">
        <w:rPr>
          <w:rFonts w:asciiTheme="minorHAnsi" w:eastAsiaTheme="minorEastAsia" w:hAnsiTheme="minorHAnsi" w:cstheme="minorBidi"/>
          <w:sz w:val="24"/>
          <w:szCs w:val="24"/>
          <w:lang w:val="en-US" w:eastAsia="en-US" w:bidi="ar-SA"/>
        </w:rPr>
      </w:rPrChange>
    </w:rPr>
  </w:style>
  <w:style w:type="paragraph" w:styleId="Kop1">
    <w:name w:val="heading 1"/>
    <w:basedOn w:val="Standaard"/>
    <w:next w:val="Plattetekst"/>
    <w:link w:val="Kop1Char"/>
    <w:uiPriority w:val="9"/>
    <w:qFormat/>
    <w:rsid w:val="00F70023"/>
    <w:pPr>
      <w:keepNext/>
      <w:keepLines/>
      <w:spacing w:before="360" w:after="80"/>
      <w:outlineLvl w:val="0"/>
      <w:pPrChange w:id="1" w:author="Comparison" w:date="2026-03-13T12:31:00Z">
        <w:pPr>
          <w:keepNext/>
          <w:keepLines/>
          <w:spacing w:before="480" w:afterLines="100" w:after="100"/>
          <w:outlineLvl w:val="0"/>
        </w:pPr>
      </w:pPrChange>
    </w:pPr>
    <w:rPr>
      <w:rFonts w:asciiTheme="majorHAnsi" w:eastAsiaTheme="majorEastAsia" w:hAnsiTheme="majorHAnsi" w:cstheme="majorBidi"/>
      <w:color w:val="0F4761" w:themeColor="accent1" w:themeShade="BF"/>
      <w:sz w:val="40"/>
      <w:szCs w:val="40"/>
      <w:rPrChange w:id="1" w:author="Comparison" w:date="2026-03-13T12:31:00Z">
        <w:rPr>
          <w:rFonts w:asciiTheme="majorHAnsi" w:eastAsiaTheme="majorEastAsia" w:hAnsiTheme="majorHAnsi" w:cstheme="majorBidi"/>
          <w:b/>
          <w:bCs/>
          <w:color w:val="0F435C" w:themeColor="accent1" w:themeShade="B5"/>
          <w:sz w:val="32"/>
          <w:szCs w:val="32"/>
          <w:lang w:val="en-US" w:eastAsia="en-US" w:bidi="ar-SA"/>
        </w:rPr>
      </w:rPrChange>
    </w:rPr>
  </w:style>
  <w:style w:type="paragraph" w:styleId="Kop2">
    <w:name w:val="heading 2"/>
    <w:basedOn w:val="Standaard"/>
    <w:next w:val="Plattetekst"/>
    <w:link w:val="Kop2Char"/>
    <w:uiPriority w:val="9"/>
    <w:unhideWhenUsed/>
    <w:qFormat/>
    <w:rsid w:val="00F70023"/>
    <w:pPr>
      <w:keepNext/>
      <w:keepLines/>
      <w:spacing w:before="160" w:after="80"/>
      <w:outlineLvl w:val="1"/>
      <w:pPrChange w:id="2" w:author="Comparison" w:date="2026-03-13T12:31:00Z">
        <w:pPr>
          <w:keepNext/>
          <w:keepLines/>
          <w:spacing w:before="200" w:afterLines="100" w:after="100"/>
          <w:outlineLvl w:val="1"/>
        </w:pPr>
      </w:pPrChange>
    </w:pPr>
    <w:rPr>
      <w:rFonts w:asciiTheme="majorHAnsi" w:eastAsiaTheme="majorEastAsia" w:hAnsiTheme="majorHAnsi" w:cstheme="majorBidi"/>
      <w:color w:val="0F4761" w:themeColor="accent1" w:themeShade="BF"/>
      <w:sz w:val="32"/>
      <w:szCs w:val="32"/>
      <w:rPrChange w:id="2" w:author="Comparison" w:date="2026-03-13T12:31:00Z">
        <w:rPr>
          <w:rFonts w:asciiTheme="majorHAnsi" w:eastAsiaTheme="majorEastAsia" w:hAnsiTheme="majorHAnsi" w:cstheme="majorBidi"/>
          <w:b/>
          <w:bCs/>
          <w:color w:val="156082" w:themeColor="accent1"/>
          <w:sz w:val="26"/>
          <w:szCs w:val="26"/>
          <w:lang w:val="en-US" w:eastAsia="en-US" w:bidi="ar-SA"/>
        </w:rPr>
      </w:rPrChange>
    </w:rPr>
  </w:style>
  <w:style w:type="paragraph" w:styleId="Kop3">
    <w:name w:val="heading 3"/>
    <w:basedOn w:val="Standaard"/>
    <w:next w:val="Plattetekst"/>
    <w:link w:val="Kop3Char"/>
    <w:uiPriority w:val="9"/>
    <w:unhideWhenUsed/>
    <w:qFormat/>
    <w:rsid w:val="00F70023"/>
    <w:pPr>
      <w:keepNext/>
      <w:keepLines/>
      <w:spacing w:before="160" w:after="80"/>
      <w:outlineLvl w:val="2"/>
      <w:pPrChange w:id="3" w:author="Comparison" w:date="2026-03-13T12:31:00Z">
        <w:pPr>
          <w:keepNext/>
          <w:keepLines/>
          <w:spacing w:before="200" w:afterLines="100" w:after="100"/>
          <w:outlineLvl w:val="2"/>
        </w:pPr>
      </w:pPrChange>
    </w:pPr>
    <w:rPr>
      <w:rFonts w:eastAsiaTheme="majorEastAsia" w:cstheme="majorBidi"/>
      <w:color w:val="0F4761" w:themeColor="accent1" w:themeShade="BF"/>
      <w:sz w:val="28"/>
      <w:szCs w:val="28"/>
      <w:rPrChange w:id="3" w:author="Comparison" w:date="2026-03-13T12:31:00Z">
        <w:rPr>
          <w:rFonts w:asciiTheme="majorHAnsi" w:eastAsiaTheme="majorEastAsia" w:hAnsiTheme="majorHAnsi" w:cstheme="majorBidi"/>
          <w:b/>
          <w:bCs/>
          <w:color w:val="156082" w:themeColor="accent1"/>
          <w:sz w:val="24"/>
          <w:szCs w:val="24"/>
          <w:lang w:val="en-US" w:eastAsia="en-US" w:bidi="ar-SA"/>
        </w:rPr>
      </w:rPrChange>
    </w:rPr>
  </w:style>
  <w:style w:type="paragraph" w:styleId="Kop4">
    <w:name w:val="heading 4"/>
    <w:basedOn w:val="Standaard"/>
    <w:next w:val="Plattetekst"/>
    <w:link w:val="Kop4Char"/>
    <w:uiPriority w:val="9"/>
    <w:unhideWhenUsed/>
    <w:qFormat/>
    <w:rsid w:val="00F70023"/>
    <w:pPr>
      <w:keepNext/>
      <w:keepLines/>
      <w:spacing w:before="80" w:after="40"/>
      <w:outlineLvl w:val="3"/>
      <w:pPrChange w:id="4" w:author="Comparison" w:date="2026-03-13T12:31:00Z">
        <w:pPr>
          <w:keepNext/>
          <w:keepLines/>
          <w:spacing w:before="200" w:afterLines="100" w:after="100"/>
          <w:outlineLvl w:val="3"/>
        </w:pPr>
      </w:pPrChange>
    </w:pPr>
    <w:rPr>
      <w:rFonts w:eastAsiaTheme="majorEastAsia" w:cstheme="majorBidi"/>
      <w:i/>
      <w:iCs/>
      <w:color w:val="0F4761" w:themeColor="accent1" w:themeShade="BF"/>
      <w:rPrChange w:id="4" w:author="Comparison" w:date="2026-03-13T12:31:00Z">
        <w:rPr>
          <w:rFonts w:asciiTheme="majorHAnsi" w:eastAsiaTheme="majorEastAsia" w:hAnsiTheme="majorHAnsi" w:cstheme="majorBidi"/>
          <w:b/>
          <w:bCs/>
          <w:i/>
          <w:iCs/>
          <w:color w:val="156082" w:themeColor="accent1"/>
          <w:sz w:val="24"/>
          <w:szCs w:val="24"/>
          <w:lang w:val="en-US" w:eastAsia="en-US" w:bidi="ar-SA"/>
        </w:rPr>
      </w:rPrChange>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Plattetekst"/>
    <w:qFormat/>
    <w:pPr>
      <w:keepNext/>
      <w:keepLines/>
    </w:pPr>
    <w:rPr>
      <w:sz w:val="24"/>
      <w:szCs w:val="24"/>
    </w:rPr>
  </w:style>
  <w:style w:type="paragraph" w:styleId="Datum">
    <w:name w:val="Date"/>
    <w:basedOn w:val="Titel"/>
    <w:next w:val="Plattetekst"/>
    <w:qFormat/>
    <w:pPr>
      <w:keepNext/>
      <w:keepLines/>
    </w:pPr>
    <w:rPr>
      <w:sz w:val="24"/>
      <w:szCs w:val="24"/>
    </w:r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uiPriority w:val="99"/>
    <w:rsid w:val="00F70023"/>
    <w:rPr>
      <w:color w:val="156082" w:themeColor="accent1"/>
      <w:rPrChange w:id="5" w:author="Comparison" w:date="2026-03-13T12:31:00Z">
        <w:rPr>
          <w:color w:val="467886" w:themeColor="hyperlink"/>
          <w:u w:val="single"/>
        </w:rPr>
      </w:rPrChange>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shd w:val="clear" w:color="auto" w:fill="F1F3F5"/>
      <w:wordWrap w:val="0"/>
    </w:pPr>
  </w:style>
  <w:style w:type="character" w:customStyle="1" w:styleId="KeywordTok">
    <w:name w:val="KeywordTok"/>
    <w:basedOn w:val="VerbatimChar"/>
    <w:rsid w:val="00F70023"/>
    <w:rPr>
      <w:rFonts w:ascii="Consolas" w:hAnsi="Consolas"/>
      <w:b/>
      <w:color w:val="003B4F"/>
      <w:sz w:val="22"/>
      <w:shd w:val="clear" w:color="auto" w:fill="F1F3F5"/>
      <w:rPrChange w:id="6" w:author="Comparison" w:date="2026-03-13T12:31:00Z">
        <w:rPr>
          <w:color w:val="003B4F"/>
          <w:shd w:val="clear" w:color="auto" w:fill="F1F3F5"/>
        </w:rPr>
      </w:rPrChange>
    </w:rPr>
  </w:style>
  <w:style w:type="character" w:customStyle="1" w:styleId="DataTypeTok">
    <w:name w:val="DataTypeTok"/>
    <w:basedOn w:val="VerbatimChar"/>
    <w:rsid w:val="00F70023"/>
    <w:rPr>
      <w:rFonts w:ascii="Consolas" w:hAnsi="Consolas"/>
      <w:color w:val="AD0000"/>
      <w:sz w:val="22"/>
      <w:shd w:val="clear" w:color="auto" w:fill="F1F3F5"/>
      <w:rPrChange w:id="7" w:author="Comparison" w:date="2026-03-13T12:31:00Z">
        <w:rPr>
          <w:color w:val="AD0000"/>
          <w:shd w:val="clear" w:color="auto" w:fill="F1F3F5"/>
        </w:rPr>
      </w:rPrChange>
    </w:rPr>
  </w:style>
  <w:style w:type="character" w:customStyle="1" w:styleId="DecValTok">
    <w:name w:val="DecValTok"/>
    <w:basedOn w:val="VerbatimChar"/>
    <w:rsid w:val="00F70023"/>
    <w:rPr>
      <w:rFonts w:ascii="Consolas" w:hAnsi="Consolas"/>
      <w:color w:val="AD0000"/>
      <w:sz w:val="22"/>
      <w:shd w:val="clear" w:color="auto" w:fill="F1F3F5"/>
      <w:rPrChange w:id="8" w:author="Comparison" w:date="2026-03-13T12:31:00Z">
        <w:rPr>
          <w:color w:val="AD0000"/>
          <w:shd w:val="clear" w:color="auto" w:fill="F1F3F5"/>
        </w:rPr>
      </w:rPrChange>
    </w:rPr>
  </w:style>
  <w:style w:type="character" w:customStyle="1" w:styleId="BaseNTok">
    <w:name w:val="BaseNTok"/>
    <w:basedOn w:val="VerbatimChar"/>
    <w:rsid w:val="00F70023"/>
    <w:rPr>
      <w:rFonts w:ascii="Consolas" w:hAnsi="Consolas"/>
      <w:color w:val="AD0000"/>
      <w:sz w:val="22"/>
      <w:shd w:val="clear" w:color="auto" w:fill="F1F3F5"/>
      <w:rPrChange w:id="9" w:author="Comparison" w:date="2026-03-13T12:31:00Z">
        <w:rPr>
          <w:color w:val="AD0000"/>
          <w:shd w:val="clear" w:color="auto" w:fill="F1F3F5"/>
        </w:rPr>
      </w:rPrChange>
    </w:rPr>
  </w:style>
  <w:style w:type="character" w:customStyle="1" w:styleId="FloatTok">
    <w:name w:val="FloatTok"/>
    <w:basedOn w:val="VerbatimChar"/>
    <w:rsid w:val="00F70023"/>
    <w:rPr>
      <w:rFonts w:ascii="Consolas" w:hAnsi="Consolas"/>
      <w:color w:val="AD0000"/>
      <w:sz w:val="22"/>
      <w:shd w:val="clear" w:color="auto" w:fill="F1F3F5"/>
      <w:rPrChange w:id="10" w:author="Comparison" w:date="2026-03-13T12:31:00Z">
        <w:rPr>
          <w:color w:val="AD0000"/>
          <w:shd w:val="clear" w:color="auto" w:fill="F1F3F5"/>
        </w:rPr>
      </w:rPrChange>
    </w:rPr>
  </w:style>
  <w:style w:type="character" w:customStyle="1" w:styleId="ConstantTok">
    <w:name w:val="ConstantTok"/>
    <w:basedOn w:val="VerbatimChar"/>
    <w:rsid w:val="00F70023"/>
    <w:rPr>
      <w:rFonts w:ascii="Consolas" w:hAnsi="Consolas"/>
      <w:color w:val="8F5902"/>
      <w:sz w:val="22"/>
      <w:shd w:val="clear" w:color="auto" w:fill="F1F3F5"/>
      <w:rPrChange w:id="11" w:author="Comparison" w:date="2026-03-13T12:31:00Z">
        <w:rPr>
          <w:color w:val="8F5902"/>
          <w:shd w:val="clear" w:color="auto" w:fill="F1F3F5"/>
        </w:rPr>
      </w:rPrChange>
    </w:rPr>
  </w:style>
  <w:style w:type="character" w:customStyle="1" w:styleId="CharTok">
    <w:name w:val="CharTok"/>
    <w:basedOn w:val="VerbatimChar"/>
    <w:rsid w:val="00F70023"/>
    <w:rPr>
      <w:rFonts w:ascii="Consolas" w:hAnsi="Consolas"/>
      <w:color w:val="20794D"/>
      <w:sz w:val="22"/>
      <w:shd w:val="clear" w:color="auto" w:fill="F1F3F5"/>
      <w:rPrChange w:id="12" w:author="Comparison" w:date="2026-03-13T12:31:00Z">
        <w:rPr>
          <w:color w:val="20794D"/>
          <w:shd w:val="clear" w:color="auto" w:fill="F1F3F5"/>
        </w:rPr>
      </w:rPrChange>
    </w:rPr>
  </w:style>
  <w:style w:type="character" w:customStyle="1" w:styleId="SpecialCharTok">
    <w:name w:val="SpecialCharTok"/>
    <w:basedOn w:val="VerbatimChar"/>
    <w:rsid w:val="00F70023"/>
    <w:rPr>
      <w:rFonts w:ascii="Consolas" w:hAnsi="Consolas"/>
      <w:color w:val="5E5E5E"/>
      <w:sz w:val="22"/>
      <w:shd w:val="clear" w:color="auto" w:fill="F1F3F5"/>
      <w:rPrChange w:id="13" w:author="Comparison" w:date="2026-03-13T12:31:00Z">
        <w:rPr>
          <w:color w:val="5E5E5E"/>
          <w:shd w:val="clear" w:color="auto" w:fill="F1F3F5"/>
        </w:rPr>
      </w:rPrChange>
    </w:rPr>
  </w:style>
  <w:style w:type="character" w:customStyle="1" w:styleId="StringTok">
    <w:name w:val="StringTok"/>
    <w:basedOn w:val="VerbatimChar"/>
    <w:rsid w:val="00F70023"/>
    <w:rPr>
      <w:rFonts w:ascii="Consolas" w:hAnsi="Consolas"/>
      <w:color w:val="20794D"/>
      <w:sz w:val="22"/>
      <w:shd w:val="clear" w:color="auto" w:fill="F1F3F5"/>
      <w:rPrChange w:id="14" w:author="Comparison" w:date="2026-03-13T12:31:00Z">
        <w:rPr>
          <w:color w:val="20794D"/>
          <w:shd w:val="clear" w:color="auto" w:fill="F1F3F5"/>
        </w:rPr>
      </w:rPrChange>
    </w:rPr>
  </w:style>
  <w:style w:type="character" w:customStyle="1" w:styleId="VerbatimStringTok">
    <w:name w:val="VerbatimStringTok"/>
    <w:basedOn w:val="VerbatimChar"/>
    <w:rsid w:val="00F70023"/>
    <w:rPr>
      <w:rFonts w:ascii="Consolas" w:hAnsi="Consolas"/>
      <w:color w:val="20794D"/>
      <w:sz w:val="22"/>
      <w:shd w:val="clear" w:color="auto" w:fill="F1F3F5"/>
      <w:rPrChange w:id="15" w:author="Comparison" w:date="2026-03-13T12:31:00Z">
        <w:rPr>
          <w:color w:val="20794D"/>
          <w:shd w:val="clear" w:color="auto" w:fill="F1F3F5"/>
        </w:rPr>
      </w:rPrChange>
    </w:rPr>
  </w:style>
  <w:style w:type="character" w:customStyle="1" w:styleId="SpecialStringTok">
    <w:name w:val="SpecialStringTok"/>
    <w:basedOn w:val="VerbatimChar"/>
    <w:rsid w:val="00F70023"/>
    <w:rPr>
      <w:rFonts w:ascii="Consolas" w:hAnsi="Consolas"/>
      <w:color w:val="20794D"/>
      <w:sz w:val="22"/>
      <w:shd w:val="clear" w:color="auto" w:fill="F1F3F5"/>
      <w:rPrChange w:id="16" w:author="Comparison" w:date="2026-03-13T12:31:00Z">
        <w:rPr>
          <w:color w:val="20794D"/>
          <w:shd w:val="clear" w:color="auto" w:fill="F1F3F5"/>
        </w:rPr>
      </w:rPrChange>
    </w:rPr>
  </w:style>
  <w:style w:type="character" w:customStyle="1" w:styleId="ImportTok">
    <w:name w:val="ImportTok"/>
    <w:basedOn w:val="VerbatimChar"/>
    <w:rsid w:val="00F70023"/>
    <w:rPr>
      <w:rFonts w:ascii="Consolas" w:hAnsi="Consolas"/>
      <w:color w:val="00769E"/>
      <w:sz w:val="22"/>
      <w:shd w:val="clear" w:color="auto" w:fill="F1F3F5"/>
      <w:rPrChange w:id="17" w:author="Comparison" w:date="2026-03-13T12:31:00Z">
        <w:rPr>
          <w:color w:val="00769E"/>
          <w:shd w:val="clear" w:color="auto" w:fill="F1F3F5"/>
        </w:rPr>
      </w:rPrChange>
    </w:rPr>
  </w:style>
  <w:style w:type="character" w:customStyle="1" w:styleId="CommentTok">
    <w:name w:val="CommentTok"/>
    <w:basedOn w:val="VerbatimChar"/>
    <w:rsid w:val="00F70023"/>
    <w:rPr>
      <w:rFonts w:ascii="Consolas" w:hAnsi="Consolas"/>
      <w:color w:val="5E5E5E"/>
      <w:sz w:val="22"/>
      <w:shd w:val="clear" w:color="auto" w:fill="F1F3F5"/>
      <w:rPrChange w:id="18" w:author="Comparison" w:date="2026-03-13T12:31:00Z">
        <w:rPr>
          <w:color w:val="5E5E5E"/>
          <w:shd w:val="clear" w:color="auto" w:fill="F1F3F5"/>
        </w:rPr>
      </w:rPrChange>
    </w:rPr>
  </w:style>
  <w:style w:type="character" w:customStyle="1" w:styleId="DocumentationTok">
    <w:name w:val="DocumentationTok"/>
    <w:basedOn w:val="VerbatimChar"/>
    <w:rsid w:val="00F70023"/>
    <w:rPr>
      <w:rFonts w:ascii="Consolas" w:hAnsi="Consolas"/>
      <w:i/>
      <w:color w:val="5E5E5E"/>
      <w:sz w:val="22"/>
      <w:shd w:val="clear" w:color="auto" w:fill="F1F3F5"/>
      <w:rPrChange w:id="19" w:author="Comparison" w:date="2026-03-13T12:31:00Z">
        <w:rPr>
          <w:i/>
          <w:color w:val="5E5E5E"/>
          <w:shd w:val="clear" w:color="auto" w:fill="F1F3F5"/>
        </w:rPr>
      </w:rPrChange>
    </w:rPr>
  </w:style>
  <w:style w:type="character" w:customStyle="1" w:styleId="AnnotationTok">
    <w:name w:val="AnnotationTok"/>
    <w:basedOn w:val="VerbatimChar"/>
    <w:rsid w:val="00F70023"/>
    <w:rPr>
      <w:rFonts w:ascii="Consolas" w:hAnsi="Consolas"/>
      <w:color w:val="5E5E5E"/>
      <w:sz w:val="22"/>
      <w:shd w:val="clear" w:color="auto" w:fill="F1F3F5"/>
      <w:rPrChange w:id="20" w:author="Comparison" w:date="2026-03-13T12:31:00Z">
        <w:rPr>
          <w:color w:val="5E5E5E"/>
          <w:shd w:val="clear" w:color="auto" w:fill="F1F3F5"/>
        </w:rPr>
      </w:rPrChange>
    </w:rPr>
  </w:style>
  <w:style w:type="character" w:customStyle="1" w:styleId="CommentVarTok">
    <w:name w:val="CommentVarTok"/>
    <w:basedOn w:val="VerbatimChar"/>
    <w:rsid w:val="00F70023"/>
    <w:rPr>
      <w:rFonts w:ascii="Consolas" w:hAnsi="Consolas"/>
      <w:i/>
      <w:color w:val="5E5E5E"/>
      <w:sz w:val="22"/>
      <w:shd w:val="clear" w:color="auto" w:fill="F1F3F5"/>
      <w:rPrChange w:id="21" w:author="Comparison" w:date="2026-03-13T12:31:00Z">
        <w:rPr>
          <w:i/>
          <w:color w:val="5E5E5E"/>
          <w:shd w:val="clear" w:color="auto" w:fill="F1F3F5"/>
        </w:rPr>
      </w:rPrChange>
    </w:rPr>
  </w:style>
  <w:style w:type="character" w:customStyle="1" w:styleId="OtherTok">
    <w:name w:val="OtherTok"/>
    <w:basedOn w:val="VerbatimChar"/>
    <w:rsid w:val="00F70023"/>
    <w:rPr>
      <w:rFonts w:ascii="Consolas" w:hAnsi="Consolas"/>
      <w:color w:val="003B4F"/>
      <w:sz w:val="22"/>
      <w:shd w:val="clear" w:color="auto" w:fill="F1F3F5"/>
      <w:rPrChange w:id="22" w:author="Comparison" w:date="2026-03-13T12:31:00Z">
        <w:rPr>
          <w:color w:val="003B4F"/>
          <w:shd w:val="clear" w:color="auto" w:fill="F1F3F5"/>
        </w:rPr>
      </w:rPrChange>
    </w:rPr>
  </w:style>
  <w:style w:type="character" w:customStyle="1" w:styleId="FunctionTok">
    <w:name w:val="FunctionTok"/>
    <w:basedOn w:val="VerbatimChar"/>
    <w:rsid w:val="00F70023"/>
    <w:rPr>
      <w:rFonts w:ascii="Consolas" w:hAnsi="Consolas"/>
      <w:color w:val="4758AB"/>
      <w:sz w:val="22"/>
      <w:shd w:val="clear" w:color="auto" w:fill="F1F3F5"/>
      <w:rPrChange w:id="23" w:author="Comparison" w:date="2026-03-13T12:31:00Z">
        <w:rPr>
          <w:color w:val="4758AB"/>
          <w:shd w:val="clear" w:color="auto" w:fill="F1F3F5"/>
        </w:rPr>
      </w:rPrChange>
    </w:rPr>
  </w:style>
  <w:style w:type="character" w:customStyle="1" w:styleId="VariableTok">
    <w:name w:val="VariableTok"/>
    <w:basedOn w:val="VerbatimChar"/>
    <w:rsid w:val="00F70023"/>
    <w:rPr>
      <w:rFonts w:ascii="Consolas" w:hAnsi="Consolas"/>
      <w:color w:val="111111"/>
      <w:sz w:val="22"/>
      <w:shd w:val="clear" w:color="auto" w:fill="F1F3F5"/>
      <w:rPrChange w:id="24" w:author="Comparison" w:date="2026-03-13T12:31:00Z">
        <w:rPr>
          <w:color w:val="111111"/>
          <w:shd w:val="clear" w:color="auto" w:fill="F1F3F5"/>
        </w:rPr>
      </w:rPrChange>
    </w:rPr>
  </w:style>
  <w:style w:type="character" w:customStyle="1" w:styleId="ControlFlowTok">
    <w:name w:val="ControlFlowTok"/>
    <w:basedOn w:val="VerbatimChar"/>
    <w:rsid w:val="00F70023"/>
    <w:rPr>
      <w:rFonts w:ascii="Consolas" w:hAnsi="Consolas"/>
      <w:b/>
      <w:color w:val="003B4F"/>
      <w:sz w:val="22"/>
      <w:shd w:val="clear" w:color="auto" w:fill="F1F3F5"/>
      <w:rPrChange w:id="25" w:author="Comparison" w:date="2026-03-13T12:31:00Z">
        <w:rPr>
          <w:color w:val="003B4F"/>
          <w:shd w:val="clear" w:color="auto" w:fill="F1F3F5"/>
        </w:rPr>
      </w:rPrChange>
    </w:rPr>
  </w:style>
  <w:style w:type="character" w:customStyle="1" w:styleId="OperatorTok">
    <w:name w:val="OperatorTok"/>
    <w:basedOn w:val="VerbatimChar"/>
    <w:rsid w:val="00F70023"/>
    <w:rPr>
      <w:rFonts w:ascii="Consolas" w:hAnsi="Consolas"/>
      <w:color w:val="5E5E5E"/>
      <w:sz w:val="22"/>
      <w:shd w:val="clear" w:color="auto" w:fill="F1F3F5"/>
      <w:rPrChange w:id="26" w:author="Comparison" w:date="2026-03-13T12:31:00Z">
        <w:rPr>
          <w:color w:val="5E5E5E"/>
          <w:shd w:val="clear" w:color="auto" w:fill="F1F3F5"/>
        </w:rPr>
      </w:rPrChange>
    </w:rPr>
  </w:style>
  <w:style w:type="character" w:customStyle="1" w:styleId="BuiltInTok">
    <w:name w:val="BuiltInTok"/>
    <w:basedOn w:val="VerbatimChar"/>
    <w:rsid w:val="00F70023"/>
    <w:rPr>
      <w:rFonts w:ascii="Consolas" w:hAnsi="Consolas"/>
      <w:color w:val="003B4F"/>
      <w:sz w:val="22"/>
      <w:shd w:val="clear" w:color="auto" w:fill="F1F3F5"/>
      <w:rPrChange w:id="27" w:author="Comparison" w:date="2026-03-13T12:31:00Z">
        <w:rPr>
          <w:color w:val="003B4F"/>
          <w:shd w:val="clear" w:color="auto" w:fill="F1F3F5"/>
        </w:rPr>
      </w:rPrChange>
    </w:rPr>
  </w:style>
  <w:style w:type="character" w:customStyle="1" w:styleId="ExtensionTok">
    <w:name w:val="ExtensionTok"/>
    <w:basedOn w:val="VerbatimChar"/>
    <w:rsid w:val="00F70023"/>
    <w:rPr>
      <w:rFonts w:ascii="Consolas" w:hAnsi="Consolas"/>
      <w:color w:val="003B4F"/>
      <w:sz w:val="22"/>
      <w:shd w:val="clear" w:color="auto" w:fill="F1F3F5"/>
      <w:rPrChange w:id="28" w:author="Comparison" w:date="2026-03-13T12:31:00Z">
        <w:rPr>
          <w:color w:val="003B4F"/>
          <w:shd w:val="clear" w:color="auto" w:fill="F1F3F5"/>
        </w:rPr>
      </w:rPrChange>
    </w:rPr>
  </w:style>
  <w:style w:type="character" w:customStyle="1" w:styleId="PreprocessorTok">
    <w:name w:val="PreprocessorTok"/>
    <w:basedOn w:val="VerbatimChar"/>
    <w:rsid w:val="00F70023"/>
    <w:rPr>
      <w:rFonts w:ascii="Consolas" w:hAnsi="Consolas"/>
      <w:color w:val="AD0000"/>
      <w:sz w:val="22"/>
      <w:shd w:val="clear" w:color="auto" w:fill="F1F3F5"/>
      <w:rPrChange w:id="29" w:author="Comparison" w:date="2026-03-13T12:31:00Z">
        <w:rPr>
          <w:color w:val="AD0000"/>
          <w:shd w:val="clear" w:color="auto" w:fill="F1F3F5"/>
        </w:rPr>
      </w:rPrChange>
    </w:rPr>
  </w:style>
  <w:style w:type="character" w:customStyle="1" w:styleId="AttributeTok">
    <w:name w:val="AttributeTok"/>
    <w:basedOn w:val="VerbatimChar"/>
    <w:rsid w:val="00F70023"/>
    <w:rPr>
      <w:rFonts w:ascii="Consolas" w:hAnsi="Consolas"/>
      <w:color w:val="657422"/>
      <w:sz w:val="22"/>
      <w:shd w:val="clear" w:color="auto" w:fill="F1F3F5"/>
      <w:rPrChange w:id="30" w:author="Comparison" w:date="2026-03-13T12:31:00Z">
        <w:rPr>
          <w:color w:val="657422"/>
          <w:shd w:val="clear" w:color="auto" w:fill="F1F3F5"/>
        </w:rPr>
      </w:rPrChange>
    </w:rPr>
  </w:style>
  <w:style w:type="character" w:customStyle="1" w:styleId="RegionMarkerTok">
    <w:name w:val="RegionMarkerTok"/>
    <w:basedOn w:val="VerbatimChar"/>
    <w:rsid w:val="00F70023"/>
    <w:rPr>
      <w:rFonts w:ascii="Consolas" w:hAnsi="Consolas"/>
      <w:color w:val="003B4F"/>
      <w:sz w:val="22"/>
      <w:shd w:val="clear" w:color="auto" w:fill="F1F3F5"/>
      <w:rPrChange w:id="31" w:author="Comparison" w:date="2026-03-13T12:31:00Z">
        <w:rPr>
          <w:color w:val="003B4F"/>
          <w:shd w:val="clear" w:color="auto" w:fill="F1F3F5"/>
        </w:rPr>
      </w:rPrChange>
    </w:rPr>
  </w:style>
  <w:style w:type="character" w:customStyle="1" w:styleId="InformationTok">
    <w:name w:val="InformationTok"/>
    <w:basedOn w:val="VerbatimChar"/>
    <w:rsid w:val="00F70023"/>
    <w:rPr>
      <w:rFonts w:ascii="Consolas" w:hAnsi="Consolas"/>
      <w:color w:val="5E5E5E"/>
      <w:sz w:val="22"/>
      <w:shd w:val="clear" w:color="auto" w:fill="F1F3F5"/>
      <w:rPrChange w:id="32" w:author="Comparison" w:date="2026-03-13T12:31:00Z">
        <w:rPr>
          <w:color w:val="5E5E5E"/>
          <w:shd w:val="clear" w:color="auto" w:fill="F1F3F5"/>
        </w:rPr>
      </w:rPrChange>
    </w:rPr>
  </w:style>
  <w:style w:type="character" w:customStyle="1" w:styleId="WarningTok">
    <w:name w:val="WarningTok"/>
    <w:basedOn w:val="VerbatimChar"/>
    <w:rsid w:val="00F70023"/>
    <w:rPr>
      <w:rFonts w:ascii="Consolas" w:hAnsi="Consolas"/>
      <w:i/>
      <w:color w:val="5E5E5E"/>
      <w:sz w:val="22"/>
      <w:shd w:val="clear" w:color="auto" w:fill="F1F3F5"/>
      <w:rPrChange w:id="33" w:author="Comparison" w:date="2026-03-13T12:31:00Z">
        <w:rPr>
          <w:i/>
          <w:color w:val="5E5E5E"/>
          <w:shd w:val="clear" w:color="auto" w:fill="F1F3F5"/>
        </w:rPr>
      </w:rPrChange>
    </w:rPr>
  </w:style>
  <w:style w:type="character" w:customStyle="1" w:styleId="AlertTok">
    <w:name w:val="AlertTok"/>
    <w:basedOn w:val="VerbatimChar"/>
    <w:rsid w:val="00F70023"/>
    <w:rPr>
      <w:rFonts w:ascii="Consolas" w:hAnsi="Consolas"/>
      <w:color w:val="AD0000"/>
      <w:sz w:val="22"/>
      <w:shd w:val="clear" w:color="auto" w:fill="F1F3F5"/>
      <w:rPrChange w:id="34" w:author="Comparison" w:date="2026-03-13T12:31:00Z">
        <w:rPr>
          <w:color w:val="AD0000"/>
          <w:shd w:val="clear" w:color="auto" w:fill="F1F3F5"/>
        </w:rPr>
      </w:rPrChange>
    </w:rPr>
  </w:style>
  <w:style w:type="character" w:customStyle="1" w:styleId="ErrorTok">
    <w:name w:val="ErrorTok"/>
    <w:basedOn w:val="VerbatimChar"/>
    <w:rsid w:val="00F70023"/>
    <w:rPr>
      <w:rFonts w:ascii="Consolas" w:hAnsi="Consolas"/>
      <w:color w:val="AD0000"/>
      <w:sz w:val="22"/>
      <w:shd w:val="clear" w:color="auto" w:fill="F1F3F5"/>
      <w:rPrChange w:id="35" w:author="Comparison" w:date="2026-03-13T12:31:00Z">
        <w:rPr>
          <w:color w:val="AD0000"/>
          <w:shd w:val="clear" w:color="auto" w:fill="F1F3F5"/>
        </w:rPr>
      </w:rPrChange>
    </w:rPr>
  </w:style>
  <w:style w:type="character" w:customStyle="1" w:styleId="NormalTok">
    <w:name w:val="NormalTok"/>
    <w:basedOn w:val="VerbatimChar"/>
    <w:rsid w:val="00F70023"/>
    <w:rPr>
      <w:rFonts w:ascii="Consolas" w:hAnsi="Consolas"/>
      <w:color w:val="003B4F"/>
      <w:sz w:val="22"/>
      <w:shd w:val="clear" w:color="auto" w:fill="F1F3F5"/>
      <w:rPrChange w:id="36" w:author="Comparison" w:date="2026-03-13T12:31:00Z">
        <w:rPr>
          <w:color w:val="003B4F"/>
          <w:shd w:val="clear" w:color="auto" w:fill="F1F3F5"/>
        </w:rPr>
      </w:rPrChange>
    </w:rPr>
  </w:style>
  <w:style w:type="paragraph" w:styleId="Koptekst">
    <w:name w:val="header"/>
    <w:basedOn w:val="Standaard"/>
    <w:link w:val="KoptekstChar"/>
    <w:uiPriority w:val="99"/>
    <w:rsid w:val="00F70023"/>
    <w:pPr>
      <w:tabs>
        <w:tab w:val="center" w:pos="4252"/>
        <w:tab w:val="right" w:pos="8504"/>
      </w:tabs>
      <w:snapToGrid w:val="0"/>
      <w:pPrChange w:id="37" w:author="Comparison" w:date="2026-03-13T12:31:00Z">
        <w:pPr>
          <w:tabs>
            <w:tab w:val="center" w:pos="4252"/>
            <w:tab w:val="right" w:pos="8504"/>
          </w:tabs>
          <w:snapToGrid w:val="0"/>
          <w:spacing w:afterLines="100" w:after="100"/>
        </w:pPr>
      </w:pPrChange>
    </w:pPr>
    <w:rPr>
      <w:rPrChange w:id="37" w:author="Comparison" w:date="2026-03-13T12:31:00Z">
        <w:rPr>
          <w:rFonts w:asciiTheme="minorHAnsi" w:eastAsiaTheme="minorEastAsia" w:hAnsiTheme="minorHAnsi" w:cstheme="minorBidi"/>
          <w:sz w:val="24"/>
          <w:szCs w:val="24"/>
          <w:lang w:val="en-US" w:eastAsia="en-US" w:bidi="ar-SA"/>
        </w:rPr>
      </w:rPrChange>
    </w:rPr>
  </w:style>
  <w:style w:type="character" w:customStyle="1" w:styleId="KoptekstChar">
    <w:name w:val="Koptekst Char"/>
    <w:basedOn w:val="Standaardalinea-lettertype"/>
    <w:link w:val="Koptekst"/>
    <w:uiPriority w:val="99"/>
    <w:rsid w:val="00097A5A"/>
  </w:style>
  <w:style w:type="paragraph" w:styleId="Voettekst">
    <w:name w:val="footer"/>
    <w:basedOn w:val="Standaard"/>
    <w:link w:val="VoettekstChar"/>
    <w:uiPriority w:val="99"/>
    <w:rsid w:val="00F70023"/>
    <w:pPr>
      <w:tabs>
        <w:tab w:val="center" w:pos="4252"/>
        <w:tab w:val="right" w:pos="8504"/>
      </w:tabs>
      <w:snapToGrid w:val="0"/>
      <w:pPrChange w:id="38" w:author="Comparison" w:date="2026-03-13T12:31:00Z">
        <w:pPr>
          <w:tabs>
            <w:tab w:val="center" w:pos="4252"/>
            <w:tab w:val="right" w:pos="8504"/>
          </w:tabs>
          <w:snapToGrid w:val="0"/>
          <w:spacing w:afterLines="100" w:after="100"/>
        </w:pPr>
      </w:pPrChange>
    </w:pPr>
    <w:rPr>
      <w:rPrChange w:id="38" w:author="Comparison" w:date="2026-03-13T12:31:00Z">
        <w:rPr>
          <w:rFonts w:asciiTheme="minorHAnsi" w:eastAsiaTheme="minorEastAsia" w:hAnsiTheme="minorHAnsi" w:cstheme="minorBidi"/>
          <w:sz w:val="24"/>
          <w:szCs w:val="24"/>
          <w:lang w:val="en-US" w:eastAsia="en-US" w:bidi="ar-SA"/>
        </w:rPr>
      </w:rPrChange>
    </w:rPr>
  </w:style>
  <w:style w:type="character" w:customStyle="1" w:styleId="VoettekstChar">
    <w:name w:val="Voettekst Char"/>
    <w:basedOn w:val="Standaardalinea-lettertype"/>
    <w:link w:val="Voettekst"/>
    <w:uiPriority w:val="99"/>
    <w:rsid w:val="00097A5A"/>
  </w:style>
  <w:style w:type="character" w:styleId="Verwijzingopmerking">
    <w:name w:val="annotation reference"/>
    <w:basedOn w:val="Standaardalinea-lettertype"/>
    <w:uiPriority w:val="99"/>
    <w:unhideWhenUsed/>
    <w:rsid w:val="00F70023"/>
    <w:rPr>
      <w:sz w:val="18"/>
      <w:szCs w:val="18"/>
      <w:rPrChange w:id="39" w:author="Comparison" w:date="2026-03-13T12:31:00Z">
        <w:rPr>
          <w:sz w:val="18"/>
          <w:szCs w:val="18"/>
        </w:rPr>
      </w:rPrChange>
    </w:rPr>
  </w:style>
  <w:style w:type="paragraph" w:styleId="Tekstopmerking">
    <w:name w:val="annotation text"/>
    <w:basedOn w:val="Standaard"/>
    <w:link w:val="TekstopmerkingChar"/>
    <w:uiPriority w:val="99"/>
    <w:unhideWhenUsed/>
    <w:rsid w:val="00F70023"/>
    <w:pPr>
      <w:spacing w:afterLines="100" w:after="100"/>
      <w:pPrChange w:id="40" w:author="Comparison" w:date="2026-03-13T12:31:00Z">
        <w:pPr>
          <w:spacing w:afterLines="100" w:after="100"/>
        </w:pPr>
      </w:pPrChange>
    </w:pPr>
    <w:rPr>
      <w:rPrChange w:id="40" w:author="Comparison" w:date="2026-03-13T12:31:00Z">
        <w:rPr>
          <w:rFonts w:asciiTheme="minorHAnsi" w:eastAsiaTheme="minorEastAsia" w:hAnsiTheme="minorHAnsi" w:cstheme="minorBidi"/>
          <w:sz w:val="24"/>
          <w:szCs w:val="24"/>
          <w:lang w:val="en-US" w:eastAsia="en-US" w:bidi="ar-SA"/>
        </w:rPr>
      </w:rPrChange>
    </w:rPr>
  </w:style>
  <w:style w:type="character" w:customStyle="1" w:styleId="TekstopmerkingChar">
    <w:name w:val="Tekst opmerking Char"/>
    <w:basedOn w:val="Standaardalinea-lettertype"/>
    <w:link w:val="Tekstopmerking"/>
    <w:uiPriority w:val="99"/>
    <w:rsid w:val="00F70023"/>
  </w:style>
  <w:style w:type="paragraph" w:styleId="Onderwerpvanopmerking">
    <w:name w:val="annotation subject"/>
    <w:basedOn w:val="Tekstopmerking"/>
    <w:next w:val="Tekstopmerking"/>
    <w:link w:val="OnderwerpvanopmerkingChar"/>
    <w:uiPriority w:val="99"/>
    <w:unhideWhenUsed/>
    <w:rsid w:val="00F70023"/>
    <w:pPr>
      <w:pPrChange w:id="41" w:author="Comparison" w:date="2026-03-13T12:31:00Z">
        <w:pPr>
          <w:spacing w:afterLines="100" w:after="100"/>
        </w:pPr>
      </w:pPrChange>
    </w:pPr>
    <w:rPr>
      <w:b/>
      <w:bCs/>
      <w:sz w:val="20"/>
      <w:szCs w:val="20"/>
      <w:rPrChange w:id="41" w:author="Comparison" w:date="2026-03-13T12:31:00Z">
        <w:rPr>
          <w:rFonts w:asciiTheme="minorHAnsi" w:eastAsiaTheme="minorEastAsia" w:hAnsiTheme="minorHAnsi" w:cstheme="minorBidi"/>
          <w:b/>
          <w:bCs/>
          <w:lang w:val="en-US" w:eastAsia="en-US" w:bidi="ar-SA"/>
        </w:rPr>
      </w:rPrChange>
    </w:rPr>
  </w:style>
  <w:style w:type="character" w:customStyle="1" w:styleId="OnderwerpvanopmerkingChar">
    <w:name w:val="Onderwerp van opmerking Char"/>
    <w:basedOn w:val="TekstopmerkingChar"/>
    <w:link w:val="Onderwerpvanopmerking"/>
    <w:uiPriority w:val="99"/>
    <w:rsid w:val="00F70023"/>
    <w:rPr>
      <w:b/>
      <w:bCs/>
      <w:sz w:val="20"/>
      <w:szCs w:val="20"/>
    </w:rPr>
  </w:style>
  <w:style w:type="paragraph" w:styleId="Ballontekst">
    <w:name w:val="Balloon Text"/>
    <w:basedOn w:val="Standaard"/>
    <w:link w:val="BallontekstChar"/>
    <w:uiPriority w:val="99"/>
    <w:unhideWhenUsed/>
    <w:rsid w:val="00F70023"/>
    <w:pPr>
      <w:spacing w:afterLines="100" w:after="100"/>
      <w:pPrChange w:id="42" w:author="Comparison" w:date="2026-03-13T12:31:00Z">
        <w:pPr>
          <w:spacing w:afterLines="100" w:after="100"/>
        </w:pPr>
      </w:pPrChange>
    </w:pPr>
    <w:rPr>
      <w:rFonts w:ascii="Lucida Grande" w:hAnsi="Lucida Grande"/>
      <w:sz w:val="18"/>
      <w:szCs w:val="18"/>
      <w:rPrChange w:id="42" w:author="Comparison" w:date="2026-03-13T12:31:00Z">
        <w:rPr>
          <w:rFonts w:ascii="Lucida Grande" w:eastAsiaTheme="minorEastAsia" w:hAnsi="Lucida Grande" w:cstheme="minorBidi"/>
          <w:sz w:val="18"/>
          <w:szCs w:val="18"/>
          <w:lang w:val="en-US" w:eastAsia="en-US" w:bidi="ar-SA"/>
        </w:rPr>
      </w:rPrChange>
    </w:rPr>
  </w:style>
  <w:style w:type="character" w:customStyle="1" w:styleId="BallontekstChar">
    <w:name w:val="Ballontekst Char"/>
    <w:basedOn w:val="Standaardalinea-lettertype"/>
    <w:link w:val="Ballontekst"/>
    <w:uiPriority w:val="99"/>
    <w:rsid w:val="00F70023"/>
    <w:rPr>
      <w:rFonts w:ascii="Lucida Grande" w:hAnsi="Lucida Grande"/>
      <w:sz w:val="18"/>
      <w:szCs w:val="18"/>
    </w:rPr>
  </w:style>
  <w:style w:type="paragraph" w:styleId="Lijstalinea">
    <w:name w:val="List Paragraph"/>
    <w:basedOn w:val="Standaard"/>
    <w:uiPriority w:val="34"/>
    <w:qFormat/>
    <w:rsid w:val="00F70023"/>
    <w:pPr>
      <w:spacing w:afterLines="100" w:after="100"/>
      <w:ind w:left="720"/>
      <w:contextualSpacing/>
      <w:pPrChange w:id="43" w:author="Comparison" w:date="2026-03-13T12:31:00Z">
        <w:pPr>
          <w:spacing w:afterLines="100" w:after="100"/>
          <w:ind w:left="720"/>
          <w:contextualSpacing/>
        </w:pPr>
      </w:pPrChange>
    </w:pPr>
    <w:rPr>
      <w:rPrChange w:id="43" w:author="Comparison" w:date="2026-03-13T12:31:00Z">
        <w:rPr>
          <w:rFonts w:asciiTheme="minorHAnsi" w:eastAsiaTheme="minorEastAsia" w:hAnsiTheme="minorHAnsi" w:cstheme="minorBidi"/>
          <w:sz w:val="24"/>
          <w:szCs w:val="24"/>
          <w:lang w:val="en-US" w:eastAsia="en-US" w:bidi="ar-SA"/>
        </w:rPr>
      </w:rPrChange>
    </w:rPr>
  </w:style>
  <w:style w:type="character" w:styleId="GevolgdeHyperlink">
    <w:name w:val="FollowedHyperlink"/>
    <w:basedOn w:val="Standaardalinea-lettertype"/>
    <w:uiPriority w:val="99"/>
    <w:unhideWhenUsed/>
    <w:rsid w:val="00F70023"/>
    <w:rPr>
      <w:color w:val="96607D" w:themeColor="followedHyperlink"/>
      <w:u w:val="single"/>
      <w:rPrChange w:id="44" w:author="Comparison" w:date="2026-03-13T12:31:00Z">
        <w:rPr>
          <w:color w:val="96607D" w:themeColor="followedHyperlink"/>
          <w:u w:val="single"/>
        </w:rPr>
      </w:rPrChange>
    </w:rPr>
  </w:style>
  <w:style w:type="table" w:styleId="Tabelraster">
    <w:name w:val="Table Grid"/>
    <w:basedOn w:val="Standaardtabel"/>
    <w:uiPriority w:val="59"/>
    <w:rsid w:val="00F7002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structuur">
    <w:name w:val="Document Map"/>
    <w:basedOn w:val="Standaard"/>
    <w:link w:val="DocumentstructuurChar"/>
    <w:uiPriority w:val="99"/>
    <w:unhideWhenUsed/>
    <w:rsid w:val="00F70023"/>
    <w:pPr>
      <w:spacing w:afterLines="100" w:after="100"/>
      <w:pPrChange w:id="45" w:author="Comparison" w:date="2026-03-13T12:31:00Z">
        <w:pPr>
          <w:spacing w:afterLines="100" w:after="100"/>
        </w:pPr>
      </w:pPrChange>
    </w:pPr>
    <w:rPr>
      <w:rFonts w:ascii="Lucida Grande" w:hAnsi="Lucida Grande" w:cs="Lucida Grande"/>
      <w:rPrChange w:id="45" w:author="Comparison" w:date="2026-03-13T12:31:00Z">
        <w:rPr>
          <w:rFonts w:ascii="Lucida Grande" w:eastAsiaTheme="minorEastAsia" w:hAnsi="Lucida Grande" w:cs="Lucida Grande"/>
          <w:sz w:val="24"/>
          <w:szCs w:val="24"/>
          <w:lang w:val="en-US" w:eastAsia="en-US" w:bidi="ar-SA"/>
        </w:rPr>
      </w:rPrChange>
    </w:rPr>
  </w:style>
  <w:style w:type="character" w:customStyle="1" w:styleId="DocumentstructuurChar">
    <w:name w:val="Documentstructuur Char"/>
    <w:basedOn w:val="Standaardalinea-lettertype"/>
    <w:link w:val="Documentstructuur"/>
    <w:uiPriority w:val="99"/>
    <w:rsid w:val="00F70023"/>
    <w:rPr>
      <w:rFonts w:ascii="Lucida Grande" w:hAnsi="Lucida Grande" w:cs="Lucida Grande"/>
    </w:rPr>
  </w:style>
  <w:style w:type="paragraph" w:styleId="Revisie">
    <w:name w:val="Revision"/>
    <w:hidden/>
    <w:uiPriority w:val="99"/>
    <w:rsid w:val="00F70023"/>
    <w:pPr>
      <w:spacing w:after="0"/>
      <w:pPrChange w:id="46" w:author="Comparison" w:date="2026-03-13T12:31:00Z">
        <w:pPr/>
      </w:pPrChange>
    </w:pPr>
    <w:rPr>
      <w:rPrChange w:id="46" w:author="Comparison" w:date="2026-03-13T12:31:00Z">
        <w:rPr>
          <w:rFonts w:asciiTheme="minorHAnsi" w:eastAsiaTheme="minorEastAsia" w:hAnsiTheme="minorHAnsi" w:cstheme="minorBidi"/>
          <w:sz w:val="24"/>
          <w:szCs w:val="24"/>
          <w:lang w:val="en-US" w:eastAsia="en-US" w:bidi="ar-SA"/>
        </w:rPr>
      </w:rPrChange>
    </w:rPr>
  </w:style>
  <w:style w:type="character" w:customStyle="1" w:styleId="UnresolvedMention1">
    <w:name w:val="Unresolved Mention1"/>
    <w:basedOn w:val="Standaardalinea-lettertype"/>
    <w:uiPriority w:val="99"/>
    <w:semiHidden/>
    <w:unhideWhenUsed/>
    <w:rsid w:val="00F70023"/>
    <w:rPr>
      <w:color w:val="605E5C"/>
      <w:shd w:val="clear" w:color="auto" w:fill="E1DFDD"/>
    </w:rPr>
  </w:style>
  <w:style w:type="character" w:styleId="Onopgelostemelding">
    <w:name w:val="Unresolved Mention"/>
    <w:basedOn w:val="Standaardalinea-lettertype"/>
    <w:uiPriority w:val="99"/>
    <w:semiHidden/>
    <w:unhideWhenUsed/>
    <w:rsid w:val="00F70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768">
      <w:bodyDiv w:val="1"/>
      <w:marLeft w:val="0"/>
      <w:marRight w:val="0"/>
      <w:marTop w:val="0"/>
      <w:marBottom w:val="0"/>
      <w:divBdr>
        <w:top w:val="none" w:sz="0" w:space="0" w:color="auto"/>
        <w:left w:val="none" w:sz="0" w:space="0" w:color="auto"/>
        <w:bottom w:val="none" w:sz="0" w:space="0" w:color="auto"/>
        <w:right w:val="none" w:sz="0" w:space="0" w:color="auto"/>
      </w:divBdr>
      <w:divsChild>
        <w:div w:id="195241476">
          <w:marLeft w:val="0"/>
          <w:marRight w:val="0"/>
          <w:marTop w:val="0"/>
          <w:marBottom w:val="0"/>
          <w:divBdr>
            <w:top w:val="none" w:sz="0" w:space="0" w:color="auto"/>
            <w:left w:val="none" w:sz="0" w:space="0" w:color="auto"/>
            <w:bottom w:val="none" w:sz="0" w:space="0" w:color="auto"/>
            <w:right w:val="none" w:sz="0" w:space="0" w:color="auto"/>
          </w:divBdr>
          <w:divsChild>
            <w:div w:id="13331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1045">
      <w:bodyDiv w:val="1"/>
      <w:marLeft w:val="0"/>
      <w:marRight w:val="0"/>
      <w:marTop w:val="0"/>
      <w:marBottom w:val="0"/>
      <w:divBdr>
        <w:top w:val="none" w:sz="0" w:space="0" w:color="auto"/>
        <w:left w:val="none" w:sz="0" w:space="0" w:color="auto"/>
        <w:bottom w:val="none" w:sz="0" w:space="0" w:color="auto"/>
        <w:right w:val="none" w:sz="0" w:space="0" w:color="auto"/>
      </w:divBdr>
      <w:divsChild>
        <w:div w:id="1288586835">
          <w:marLeft w:val="0"/>
          <w:marRight w:val="0"/>
          <w:marTop w:val="0"/>
          <w:marBottom w:val="0"/>
          <w:divBdr>
            <w:top w:val="none" w:sz="0" w:space="0" w:color="auto"/>
            <w:left w:val="none" w:sz="0" w:space="0" w:color="auto"/>
            <w:bottom w:val="none" w:sz="0" w:space="0" w:color="auto"/>
            <w:right w:val="none" w:sz="0" w:space="0" w:color="auto"/>
          </w:divBdr>
          <w:divsChild>
            <w:div w:id="1408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1902">
      <w:bodyDiv w:val="1"/>
      <w:marLeft w:val="0"/>
      <w:marRight w:val="0"/>
      <w:marTop w:val="0"/>
      <w:marBottom w:val="0"/>
      <w:divBdr>
        <w:top w:val="none" w:sz="0" w:space="0" w:color="auto"/>
        <w:left w:val="none" w:sz="0" w:space="0" w:color="auto"/>
        <w:bottom w:val="none" w:sz="0" w:space="0" w:color="auto"/>
        <w:right w:val="none" w:sz="0" w:space="0" w:color="auto"/>
      </w:divBdr>
      <w:divsChild>
        <w:div w:id="2093815943">
          <w:marLeft w:val="0"/>
          <w:marRight w:val="0"/>
          <w:marTop w:val="0"/>
          <w:marBottom w:val="0"/>
          <w:divBdr>
            <w:top w:val="none" w:sz="0" w:space="0" w:color="auto"/>
            <w:left w:val="none" w:sz="0" w:space="0" w:color="auto"/>
            <w:bottom w:val="none" w:sz="0" w:space="0" w:color="auto"/>
            <w:right w:val="none" w:sz="0" w:space="0" w:color="auto"/>
          </w:divBdr>
          <w:divsChild>
            <w:div w:id="51749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7816">
      <w:bodyDiv w:val="1"/>
      <w:marLeft w:val="0"/>
      <w:marRight w:val="0"/>
      <w:marTop w:val="0"/>
      <w:marBottom w:val="0"/>
      <w:divBdr>
        <w:top w:val="none" w:sz="0" w:space="0" w:color="auto"/>
        <w:left w:val="none" w:sz="0" w:space="0" w:color="auto"/>
        <w:bottom w:val="none" w:sz="0" w:space="0" w:color="auto"/>
        <w:right w:val="none" w:sz="0" w:space="0" w:color="auto"/>
      </w:divBdr>
      <w:divsChild>
        <w:div w:id="271280719">
          <w:marLeft w:val="0"/>
          <w:marRight w:val="0"/>
          <w:marTop w:val="0"/>
          <w:marBottom w:val="0"/>
          <w:divBdr>
            <w:top w:val="none" w:sz="0" w:space="0" w:color="auto"/>
            <w:left w:val="none" w:sz="0" w:space="0" w:color="auto"/>
            <w:bottom w:val="none" w:sz="0" w:space="0" w:color="auto"/>
            <w:right w:val="none" w:sz="0" w:space="0" w:color="auto"/>
          </w:divBdr>
          <w:divsChild>
            <w:div w:id="21389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746">
      <w:bodyDiv w:val="1"/>
      <w:marLeft w:val="0"/>
      <w:marRight w:val="0"/>
      <w:marTop w:val="0"/>
      <w:marBottom w:val="0"/>
      <w:divBdr>
        <w:top w:val="none" w:sz="0" w:space="0" w:color="auto"/>
        <w:left w:val="none" w:sz="0" w:space="0" w:color="auto"/>
        <w:bottom w:val="none" w:sz="0" w:space="0" w:color="auto"/>
        <w:right w:val="none" w:sz="0" w:space="0" w:color="auto"/>
      </w:divBdr>
      <w:divsChild>
        <w:div w:id="1676105411">
          <w:marLeft w:val="0"/>
          <w:marRight w:val="0"/>
          <w:marTop w:val="0"/>
          <w:marBottom w:val="0"/>
          <w:divBdr>
            <w:top w:val="none" w:sz="0" w:space="0" w:color="auto"/>
            <w:left w:val="none" w:sz="0" w:space="0" w:color="auto"/>
            <w:bottom w:val="none" w:sz="0" w:space="0" w:color="auto"/>
            <w:right w:val="none" w:sz="0" w:space="0" w:color="auto"/>
          </w:divBdr>
          <w:divsChild>
            <w:div w:id="7827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3112">
      <w:bodyDiv w:val="1"/>
      <w:marLeft w:val="0"/>
      <w:marRight w:val="0"/>
      <w:marTop w:val="0"/>
      <w:marBottom w:val="0"/>
      <w:divBdr>
        <w:top w:val="none" w:sz="0" w:space="0" w:color="auto"/>
        <w:left w:val="none" w:sz="0" w:space="0" w:color="auto"/>
        <w:bottom w:val="none" w:sz="0" w:space="0" w:color="auto"/>
        <w:right w:val="none" w:sz="0" w:space="0" w:color="auto"/>
      </w:divBdr>
      <w:divsChild>
        <w:div w:id="1195576821">
          <w:marLeft w:val="0"/>
          <w:marRight w:val="0"/>
          <w:marTop w:val="0"/>
          <w:marBottom w:val="0"/>
          <w:divBdr>
            <w:top w:val="none" w:sz="0" w:space="0" w:color="auto"/>
            <w:left w:val="none" w:sz="0" w:space="0" w:color="auto"/>
            <w:bottom w:val="none" w:sz="0" w:space="0" w:color="auto"/>
            <w:right w:val="none" w:sz="0" w:space="0" w:color="auto"/>
          </w:divBdr>
          <w:divsChild>
            <w:div w:id="10818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1408">
      <w:bodyDiv w:val="1"/>
      <w:marLeft w:val="0"/>
      <w:marRight w:val="0"/>
      <w:marTop w:val="0"/>
      <w:marBottom w:val="0"/>
      <w:divBdr>
        <w:top w:val="none" w:sz="0" w:space="0" w:color="auto"/>
        <w:left w:val="none" w:sz="0" w:space="0" w:color="auto"/>
        <w:bottom w:val="none" w:sz="0" w:space="0" w:color="auto"/>
        <w:right w:val="none" w:sz="0" w:space="0" w:color="auto"/>
      </w:divBdr>
      <w:divsChild>
        <w:div w:id="578321730">
          <w:marLeft w:val="0"/>
          <w:marRight w:val="0"/>
          <w:marTop w:val="0"/>
          <w:marBottom w:val="0"/>
          <w:divBdr>
            <w:top w:val="none" w:sz="0" w:space="0" w:color="auto"/>
            <w:left w:val="none" w:sz="0" w:space="0" w:color="auto"/>
            <w:bottom w:val="none" w:sz="0" w:space="0" w:color="auto"/>
            <w:right w:val="none" w:sz="0" w:space="0" w:color="auto"/>
          </w:divBdr>
          <w:divsChild>
            <w:div w:id="2485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1307">
      <w:bodyDiv w:val="1"/>
      <w:marLeft w:val="0"/>
      <w:marRight w:val="0"/>
      <w:marTop w:val="0"/>
      <w:marBottom w:val="0"/>
      <w:divBdr>
        <w:top w:val="none" w:sz="0" w:space="0" w:color="auto"/>
        <w:left w:val="none" w:sz="0" w:space="0" w:color="auto"/>
        <w:bottom w:val="none" w:sz="0" w:space="0" w:color="auto"/>
        <w:right w:val="none" w:sz="0" w:space="0" w:color="auto"/>
      </w:divBdr>
      <w:divsChild>
        <w:div w:id="334654532">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7999">
      <w:bodyDiv w:val="1"/>
      <w:marLeft w:val="0"/>
      <w:marRight w:val="0"/>
      <w:marTop w:val="0"/>
      <w:marBottom w:val="0"/>
      <w:divBdr>
        <w:top w:val="none" w:sz="0" w:space="0" w:color="auto"/>
        <w:left w:val="none" w:sz="0" w:space="0" w:color="auto"/>
        <w:bottom w:val="none" w:sz="0" w:space="0" w:color="auto"/>
        <w:right w:val="none" w:sz="0" w:space="0" w:color="auto"/>
      </w:divBdr>
      <w:divsChild>
        <w:div w:id="777330854">
          <w:marLeft w:val="0"/>
          <w:marRight w:val="0"/>
          <w:marTop w:val="0"/>
          <w:marBottom w:val="0"/>
          <w:divBdr>
            <w:top w:val="none" w:sz="0" w:space="0" w:color="auto"/>
            <w:left w:val="none" w:sz="0" w:space="0" w:color="auto"/>
            <w:bottom w:val="none" w:sz="0" w:space="0" w:color="auto"/>
            <w:right w:val="none" w:sz="0" w:space="0" w:color="auto"/>
          </w:divBdr>
          <w:divsChild>
            <w:div w:id="4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9071">
      <w:bodyDiv w:val="1"/>
      <w:marLeft w:val="0"/>
      <w:marRight w:val="0"/>
      <w:marTop w:val="0"/>
      <w:marBottom w:val="0"/>
      <w:divBdr>
        <w:top w:val="none" w:sz="0" w:space="0" w:color="auto"/>
        <w:left w:val="none" w:sz="0" w:space="0" w:color="auto"/>
        <w:bottom w:val="none" w:sz="0" w:space="0" w:color="auto"/>
        <w:right w:val="none" w:sz="0" w:space="0" w:color="auto"/>
      </w:divBdr>
      <w:divsChild>
        <w:div w:id="1661037189">
          <w:marLeft w:val="0"/>
          <w:marRight w:val="0"/>
          <w:marTop w:val="0"/>
          <w:marBottom w:val="0"/>
          <w:divBdr>
            <w:top w:val="none" w:sz="0" w:space="0" w:color="auto"/>
            <w:left w:val="none" w:sz="0" w:space="0" w:color="auto"/>
            <w:bottom w:val="none" w:sz="0" w:space="0" w:color="auto"/>
            <w:right w:val="none" w:sz="0" w:space="0" w:color="auto"/>
          </w:divBdr>
          <w:divsChild>
            <w:div w:id="9406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7425">
      <w:bodyDiv w:val="1"/>
      <w:marLeft w:val="0"/>
      <w:marRight w:val="0"/>
      <w:marTop w:val="0"/>
      <w:marBottom w:val="0"/>
      <w:divBdr>
        <w:top w:val="none" w:sz="0" w:space="0" w:color="auto"/>
        <w:left w:val="none" w:sz="0" w:space="0" w:color="auto"/>
        <w:bottom w:val="none" w:sz="0" w:space="0" w:color="auto"/>
        <w:right w:val="none" w:sz="0" w:space="0" w:color="auto"/>
      </w:divBdr>
      <w:divsChild>
        <w:div w:id="1462655673">
          <w:marLeft w:val="0"/>
          <w:marRight w:val="0"/>
          <w:marTop w:val="0"/>
          <w:marBottom w:val="0"/>
          <w:divBdr>
            <w:top w:val="none" w:sz="0" w:space="0" w:color="auto"/>
            <w:left w:val="none" w:sz="0" w:space="0" w:color="auto"/>
            <w:bottom w:val="none" w:sz="0" w:space="0" w:color="auto"/>
            <w:right w:val="none" w:sz="0" w:space="0" w:color="auto"/>
          </w:divBdr>
          <w:divsChild>
            <w:div w:id="7345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033">
      <w:bodyDiv w:val="1"/>
      <w:marLeft w:val="0"/>
      <w:marRight w:val="0"/>
      <w:marTop w:val="0"/>
      <w:marBottom w:val="0"/>
      <w:divBdr>
        <w:top w:val="none" w:sz="0" w:space="0" w:color="auto"/>
        <w:left w:val="none" w:sz="0" w:space="0" w:color="auto"/>
        <w:bottom w:val="none" w:sz="0" w:space="0" w:color="auto"/>
        <w:right w:val="none" w:sz="0" w:space="0" w:color="auto"/>
      </w:divBdr>
      <w:divsChild>
        <w:div w:id="1291131650">
          <w:marLeft w:val="0"/>
          <w:marRight w:val="0"/>
          <w:marTop w:val="0"/>
          <w:marBottom w:val="0"/>
          <w:divBdr>
            <w:top w:val="none" w:sz="0" w:space="0" w:color="auto"/>
            <w:left w:val="none" w:sz="0" w:space="0" w:color="auto"/>
            <w:bottom w:val="none" w:sz="0" w:space="0" w:color="auto"/>
            <w:right w:val="none" w:sz="0" w:space="0" w:color="auto"/>
          </w:divBdr>
          <w:divsChild>
            <w:div w:id="14563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78971">
      <w:bodyDiv w:val="1"/>
      <w:marLeft w:val="0"/>
      <w:marRight w:val="0"/>
      <w:marTop w:val="0"/>
      <w:marBottom w:val="0"/>
      <w:divBdr>
        <w:top w:val="none" w:sz="0" w:space="0" w:color="auto"/>
        <w:left w:val="none" w:sz="0" w:space="0" w:color="auto"/>
        <w:bottom w:val="none" w:sz="0" w:space="0" w:color="auto"/>
        <w:right w:val="none" w:sz="0" w:space="0" w:color="auto"/>
      </w:divBdr>
      <w:divsChild>
        <w:div w:id="101144860">
          <w:marLeft w:val="0"/>
          <w:marRight w:val="0"/>
          <w:marTop w:val="0"/>
          <w:marBottom w:val="0"/>
          <w:divBdr>
            <w:top w:val="none" w:sz="0" w:space="0" w:color="auto"/>
            <w:left w:val="none" w:sz="0" w:space="0" w:color="auto"/>
            <w:bottom w:val="none" w:sz="0" w:space="0" w:color="auto"/>
            <w:right w:val="none" w:sz="0" w:space="0" w:color="auto"/>
          </w:divBdr>
          <w:divsChild>
            <w:div w:id="10054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6082">
      <w:bodyDiv w:val="1"/>
      <w:marLeft w:val="0"/>
      <w:marRight w:val="0"/>
      <w:marTop w:val="0"/>
      <w:marBottom w:val="0"/>
      <w:divBdr>
        <w:top w:val="none" w:sz="0" w:space="0" w:color="auto"/>
        <w:left w:val="none" w:sz="0" w:space="0" w:color="auto"/>
        <w:bottom w:val="none" w:sz="0" w:space="0" w:color="auto"/>
        <w:right w:val="none" w:sz="0" w:space="0" w:color="auto"/>
      </w:divBdr>
      <w:divsChild>
        <w:div w:id="1548951802">
          <w:marLeft w:val="0"/>
          <w:marRight w:val="0"/>
          <w:marTop w:val="0"/>
          <w:marBottom w:val="0"/>
          <w:divBdr>
            <w:top w:val="none" w:sz="0" w:space="0" w:color="auto"/>
            <w:left w:val="none" w:sz="0" w:space="0" w:color="auto"/>
            <w:bottom w:val="none" w:sz="0" w:space="0" w:color="auto"/>
            <w:right w:val="none" w:sz="0" w:space="0" w:color="auto"/>
          </w:divBdr>
          <w:divsChild>
            <w:div w:id="14272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0059">
      <w:bodyDiv w:val="1"/>
      <w:marLeft w:val="0"/>
      <w:marRight w:val="0"/>
      <w:marTop w:val="0"/>
      <w:marBottom w:val="0"/>
      <w:divBdr>
        <w:top w:val="none" w:sz="0" w:space="0" w:color="auto"/>
        <w:left w:val="none" w:sz="0" w:space="0" w:color="auto"/>
        <w:bottom w:val="none" w:sz="0" w:space="0" w:color="auto"/>
        <w:right w:val="none" w:sz="0" w:space="0" w:color="auto"/>
      </w:divBdr>
      <w:divsChild>
        <w:div w:id="698051305">
          <w:marLeft w:val="0"/>
          <w:marRight w:val="0"/>
          <w:marTop w:val="0"/>
          <w:marBottom w:val="0"/>
          <w:divBdr>
            <w:top w:val="none" w:sz="0" w:space="0" w:color="auto"/>
            <w:left w:val="none" w:sz="0" w:space="0" w:color="auto"/>
            <w:bottom w:val="none" w:sz="0" w:space="0" w:color="auto"/>
            <w:right w:val="none" w:sz="0" w:space="0" w:color="auto"/>
          </w:divBdr>
          <w:divsChild>
            <w:div w:id="11362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8102">
      <w:bodyDiv w:val="1"/>
      <w:marLeft w:val="0"/>
      <w:marRight w:val="0"/>
      <w:marTop w:val="0"/>
      <w:marBottom w:val="0"/>
      <w:divBdr>
        <w:top w:val="none" w:sz="0" w:space="0" w:color="auto"/>
        <w:left w:val="none" w:sz="0" w:space="0" w:color="auto"/>
        <w:bottom w:val="none" w:sz="0" w:space="0" w:color="auto"/>
        <w:right w:val="none" w:sz="0" w:space="0" w:color="auto"/>
      </w:divBdr>
      <w:divsChild>
        <w:div w:id="1475829097">
          <w:marLeft w:val="0"/>
          <w:marRight w:val="0"/>
          <w:marTop w:val="0"/>
          <w:marBottom w:val="0"/>
          <w:divBdr>
            <w:top w:val="none" w:sz="0" w:space="0" w:color="auto"/>
            <w:left w:val="none" w:sz="0" w:space="0" w:color="auto"/>
            <w:bottom w:val="none" w:sz="0" w:space="0" w:color="auto"/>
            <w:right w:val="none" w:sz="0" w:space="0" w:color="auto"/>
          </w:divBdr>
          <w:divsChild>
            <w:div w:id="12234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8171">
      <w:bodyDiv w:val="1"/>
      <w:marLeft w:val="0"/>
      <w:marRight w:val="0"/>
      <w:marTop w:val="0"/>
      <w:marBottom w:val="0"/>
      <w:divBdr>
        <w:top w:val="none" w:sz="0" w:space="0" w:color="auto"/>
        <w:left w:val="none" w:sz="0" w:space="0" w:color="auto"/>
        <w:bottom w:val="none" w:sz="0" w:space="0" w:color="auto"/>
        <w:right w:val="none" w:sz="0" w:space="0" w:color="auto"/>
      </w:divBdr>
      <w:divsChild>
        <w:div w:id="502014569">
          <w:marLeft w:val="0"/>
          <w:marRight w:val="0"/>
          <w:marTop w:val="0"/>
          <w:marBottom w:val="0"/>
          <w:divBdr>
            <w:top w:val="none" w:sz="0" w:space="0" w:color="auto"/>
            <w:left w:val="none" w:sz="0" w:space="0" w:color="auto"/>
            <w:bottom w:val="none" w:sz="0" w:space="0" w:color="auto"/>
            <w:right w:val="none" w:sz="0" w:space="0" w:color="auto"/>
          </w:divBdr>
          <w:divsChild>
            <w:div w:id="11194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3266">
      <w:bodyDiv w:val="1"/>
      <w:marLeft w:val="0"/>
      <w:marRight w:val="0"/>
      <w:marTop w:val="0"/>
      <w:marBottom w:val="0"/>
      <w:divBdr>
        <w:top w:val="none" w:sz="0" w:space="0" w:color="auto"/>
        <w:left w:val="none" w:sz="0" w:space="0" w:color="auto"/>
        <w:bottom w:val="none" w:sz="0" w:space="0" w:color="auto"/>
        <w:right w:val="none" w:sz="0" w:space="0" w:color="auto"/>
      </w:divBdr>
      <w:divsChild>
        <w:div w:id="139080238">
          <w:marLeft w:val="0"/>
          <w:marRight w:val="0"/>
          <w:marTop w:val="0"/>
          <w:marBottom w:val="0"/>
          <w:divBdr>
            <w:top w:val="none" w:sz="0" w:space="0" w:color="auto"/>
            <w:left w:val="none" w:sz="0" w:space="0" w:color="auto"/>
            <w:bottom w:val="none" w:sz="0" w:space="0" w:color="auto"/>
            <w:right w:val="none" w:sz="0" w:space="0" w:color="auto"/>
          </w:divBdr>
          <w:divsChild>
            <w:div w:id="15072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4487">
      <w:bodyDiv w:val="1"/>
      <w:marLeft w:val="0"/>
      <w:marRight w:val="0"/>
      <w:marTop w:val="0"/>
      <w:marBottom w:val="0"/>
      <w:divBdr>
        <w:top w:val="none" w:sz="0" w:space="0" w:color="auto"/>
        <w:left w:val="none" w:sz="0" w:space="0" w:color="auto"/>
        <w:bottom w:val="none" w:sz="0" w:space="0" w:color="auto"/>
        <w:right w:val="none" w:sz="0" w:space="0" w:color="auto"/>
      </w:divBdr>
      <w:divsChild>
        <w:div w:id="650520009">
          <w:marLeft w:val="0"/>
          <w:marRight w:val="0"/>
          <w:marTop w:val="0"/>
          <w:marBottom w:val="0"/>
          <w:divBdr>
            <w:top w:val="none" w:sz="0" w:space="0" w:color="auto"/>
            <w:left w:val="none" w:sz="0" w:space="0" w:color="auto"/>
            <w:bottom w:val="none" w:sz="0" w:space="0" w:color="auto"/>
            <w:right w:val="none" w:sz="0" w:space="0" w:color="auto"/>
          </w:divBdr>
          <w:divsChild>
            <w:div w:id="25848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2910">
      <w:bodyDiv w:val="1"/>
      <w:marLeft w:val="0"/>
      <w:marRight w:val="0"/>
      <w:marTop w:val="0"/>
      <w:marBottom w:val="0"/>
      <w:divBdr>
        <w:top w:val="none" w:sz="0" w:space="0" w:color="auto"/>
        <w:left w:val="none" w:sz="0" w:space="0" w:color="auto"/>
        <w:bottom w:val="none" w:sz="0" w:space="0" w:color="auto"/>
        <w:right w:val="none" w:sz="0" w:space="0" w:color="auto"/>
      </w:divBdr>
      <w:divsChild>
        <w:div w:id="1842967531">
          <w:marLeft w:val="0"/>
          <w:marRight w:val="0"/>
          <w:marTop w:val="0"/>
          <w:marBottom w:val="0"/>
          <w:divBdr>
            <w:top w:val="none" w:sz="0" w:space="0" w:color="auto"/>
            <w:left w:val="none" w:sz="0" w:space="0" w:color="auto"/>
            <w:bottom w:val="none" w:sz="0" w:space="0" w:color="auto"/>
            <w:right w:val="none" w:sz="0" w:space="0" w:color="auto"/>
          </w:divBdr>
          <w:divsChild>
            <w:div w:id="1227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3477">
      <w:bodyDiv w:val="1"/>
      <w:marLeft w:val="0"/>
      <w:marRight w:val="0"/>
      <w:marTop w:val="0"/>
      <w:marBottom w:val="0"/>
      <w:divBdr>
        <w:top w:val="none" w:sz="0" w:space="0" w:color="auto"/>
        <w:left w:val="none" w:sz="0" w:space="0" w:color="auto"/>
        <w:bottom w:val="none" w:sz="0" w:space="0" w:color="auto"/>
        <w:right w:val="none" w:sz="0" w:space="0" w:color="auto"/>
      </w:divBdr>
      <w:divsChild>
        <w:div w:id="874466377">
          <w:marLeft w:val="0"/>
          <w:marRight w:val="0"/>
          <w:marTop w:val="0"/>
          <w:marBottom w:val="0"/>
          <w:divBdr>
            <w:top w:val="none" w:sz="0" w:space="0" w:color="auto"/>
            <w:left w:val="none" w:sz="0" w:space="0" w:color="auto"/>
            <w:bottom w:val="none" w:sz="0" w:space="0" w:color="auto"/>
            <w:right w:val="none" w:sz="0" w:space="0" w:color="auto"/>
          </w:divBdr>
          <w:divsChild>
            <w:div w:id="7414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2315">
      <w:bodyDiv w:val="1"/>
      <w:marLeft w:val="0"/>
      <w:marRight w:val="0"/>
      <w:marTop w:val="0"/>
      <w:marBottom w:val="0"/>
      <w:divBdr>
        <w:top w:val="none" w:sz="0" w:space="0" w:color="auto"/>
        <w:left w:val="none" w:sz="0" w:space="0" w:color="auto"/>
        <w:bottom w:val="none" w:sz="0" w:space="0" w:color="auto"/>
        <w:right w:val="none" w:sz="0" w:space="0" w:color="auto"/>
      </w:divBdr>
      <w:divsChild>
        <w:div w:id="1364746642">
          <w:marLeft w:val="0"/>
          <w:marRight w:val="0"/>
          <w:marTop w:val="0"/>
          <w:marBottom w:val="0"/>
          <w:divBdr>
            <w:top w:val="none" w:sz="0" w:space="0" w:color="auto"/>
            <w:left w:val="none" w:sz="0" w:space="0" w:color="auto"/>
            <w:bottom w:val="none" w:sz="0" w:space="0" w:color="auto"/>
            <w:right w:val="none" w:sz="0" w:space="0" w:color="auto"/>
          </w:divBdr>
          <w:divsChild>
            <w:div w:id="11604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4427">
      <w:bodyDiv w:val="1"/>
      <w:marLeft w:val="0"/>
      <w:marRight w:val="0"/>
      <w:marTop w:val="0"/>
      <w:marBottom w:val="0"/>
      <w:divBdr>
        <w:top w:val="none" w:sz="0" w:space="0" w:color="auto"/>
        <w:left w:val="none" w:sz="0" w:space="0" w:color="auto"/>
        <w:bottom w:val="none" w:sz="0" w:space="0" w:color="auto"/>
        <w:right w:val="none" w:sz="0" w:space="0" w:color="auto"/>
      </w:divBdr>
      <w:divsChild>
        <w:div w:id="1413622208">
          <w:marLeft w:val="0"/>
          <w:marRight w:val="0"/>
          <w:marTop w:val="0"/>
          <w:marBottom w:val="0"/>
          <w:divBdr>
            <w:top w:val="none" w:sz="0" w:space="0" w:color="auto"/>
            <w:left w:val="none" w:sz="0" w:space="0" w:color="auto"/>
            <w:bottom w:val="none" w:sz="0" w:space="0" w:color="auto"/>
            <w:right w:val="none" w:sz="0" w:space="0" w:color="auto"/>
          </w:divBdr>
          <w:divsChild>
            <w:div w:id="4780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2952">
      <w:bodyDiv w:val="1"/>
      <w:marLeft w:val="0"/>
      <w:marRight w:val="0"/>
      <w:marTop w:val="0"/>
      <w:marBottom w:val="0"/>
      <w:divBdr>
        <w:top w:val="none" w:sz="0" w:space="0" w:color="auto"/>
        <w:left w:val="none" w:sz="0" w:space="0" w:color="auto"/>
        <w:bottom w:val="none" w:sz="0" w:space="0" w:color="auto"/>
        <w:right w:val="none" w:sz="0" w:space="0" w:color="auto"/>
      </w:divBdr>
      <w:divsChild>
        <w:div w:id="1218202934">
          <w:marLeft w:val="0"/>
          <w:marRight w:val="0"/>
          <w:marTop w:val="0"/>
          <w:marBottom w:val="0"/>
          <w:divBdr>
            <w:top w:val="none" w:sz="0" w:space="0" w:color="auto"/>
            <w:left w:val="none" w:sz="0" w:space="0" w:color="auto"/>
            <w:bottom w:val="none" w:sz="0" w:space="0" w:color="auto"/>
            <w:right w:val="none" w:sz="0" w:space="0" w:color="auto"/>
          </w:divBdr>
          <w:divsChild>
            <w:div w:id="20317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4201">
      <w:bodyDiv w:val="1"/>
      <w:marLeft w:val="0"/>
      <w:marRight w:val="0"/>
      <w:marTop w:val="0"/>
      <w:marBottom w:val="0"/>
      <w:divBdr>
        <w:top w:val="none" w:sz="0" w:space="0" w:color="auto"/>
        <w:left w:val="none" w:sz="0" w:space="0" w:color="auto"/>
        <w:bottom w:val="none" w:sz="0" w:space="0" w:color="auto"/>
        <w:right w:val="none" w:sz="0" w:space="0" w:color="auto"/>
      </w:divBdr>
      <w:divsChild>
        <w:div w:id="1966889668">
          <w:marLeft w:val="0"/>
          <w:marRight w:val="0"/>
          <w:marTop w:val="0"/>
          <w:marBottom w:val="0"/>
          <w:divBdr>
            <w:top w:val="none" w:sz="0" w:space="0" w:color="auto"/>
            <w:left w:val="none" w:sz="0" w:space="0" w:color="auto"/>
            <w:bottom w:val="none" w:sz="0" w:space="0" w:color="auto"/>
            <w:right w:val="none" w:sz="0" w:space="0" w:color="auto"/>
          </w:divBdr>
          <w:divsChild>
            <w:div w:id="156148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1846">
      <w:bodyDiv w:val="1"/>
      <w:marLeft w:val="0"/>
      <w:marRight w:val="0"/>
      <w:marTop w:val="0"/>
      <w:marBottom w:val="0"/>
      <w:divBdr>
        <w:top w:val="none" w:sz="0" w:space="0" w:color="auto"/>
        <w:left w:val="none" w:sz="0" w:space="0" w:color="auto"/>
        <w:bottom w:val="none" w:sz="0" w:space="0" w:color="auto"/>
        <w:right w:val="none" w:sz="0" w:space="0" w:color="auto"/>
      </w:divBdr>
      <w:divsChild>
        <w:div w:id="1112440729">
          <w:marLeft w:val="0"/>
          <w:marRight w:val="0"/>
          <w:marTop w:val="0"/>
          <w:marBottom w:val="0"/>
          <w:divBdr>
            <w:top w:val="none" w:sz="0" w:space="0" w:color="auto"/>
            <w:left w:val="none" w:sz="0" w:space="0" w:color="auto"/>
            <w:bottom w:val="none" w:sz="0" w:space="0" w:color="auto"/>
            <w:right w:val="none" w:sz="0" w:space="0" w:color="auto"/>
          </w:divBdr>
          <w:divsChild>
            <w:div w:id="2251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8043">
      <w:bodyDiv w:val="1"/>
      <w:marLeft w:val="0"/>
      <w:marRight w:val="0"/>
      <w:marTop w:val="0"/>
      <w:marBottom w:val="0"/>
      <w:divBdr>
        <w:top w:val="none" w:sz="0" w:space="0" w:color="auto"/>
        <w:left w:val="none" w:sz="0" w:space="0" w:color="auto"/>
        <w:bottom w:val="none" w:sz="0" w:space="0" w:color="auto"/>
        <w:right w:val="none" w:sz="0" w:space="0" w:color="auto"/>
      </w:divBdr>
      <w:divsChild>
        <w:div w:id="1769231985">
          <w:marLeft w:val="0"/>
          <w:marRight w:val="0"/>
          <w:marTop w:val="0"/>
          <w:marBottom w:val="0"/>
          <w:divBdr>
            <w:top w:val="none" w:sz="0" w:space="0" w:color="auto"/>
            <w:left w:val="none" w:sz="0" w:space="0" w:color="auto"/>
            <w:bottom w:val="none" w:sz="0" w:space="0" w:color="auto"/>
            <w:right w:val="none" w:sz="0" w:space="0" w:color="auto"/>
          </w:divBdr>
          <w:divsChild>
            <w:div w:id="19604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90408">
      <w:bodyDiv w:val="1"/>
      <w:marLeft w:val="0"/>
      <w:marRight w:val="0"/>
      <w:marTop w:val="0"/>
      <w:marBottom w:val="0"/>
      <w:divBdr>
        <w:top w:val="none" w:sz="0" w:space="0" w:color="auto"/>
        <w:left w:val="none" w:sz="0" w:space="0" w:color="auto"/>
        <w:bottom w:val="none" w:sz="0" w:space="0" w:color="auto"/>
        <w:right w:val="none" w:sz="0" w:space="0" w:color="auto"/>
      </w:divBdr>
      <w:divsChild>
        <w:div w:id="2106536425">
          <w:marLeft w:val="0"/>
          <w:marRight w:val="0"/>
          <w:marTop w:val="0"/>
          <w:marBottom w:val="0"/>
          <w:divBdr>
            <w:top w:val="none" w:sz="0" w:space="0" w:color="auto"/>
            <w:left w:val="none" w:sz="0" w:space="0" w:color="auto"/>
            <w:bottom w:val="none" w:sz="0" w:space="0" w:color="auto"/>
            <w:right w:val="none" w:sz="0" w:space="0" w:color="auto"/>
          </w:divBdr>
          <w:divsChild>
            <w:div w:id="13330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4916">
      <w:bodyDiv w:val="1"/>
      <w:marLeft w:val="0"/>
      <w:marRight w:val="0"/>
      <w:marTop w:val="0"/>
      <w:marBottom w:val="0"/>
      <w:divBdr>
        <w:top w:val="none" w:sz="0" w:space="0" w:color="auto"/>
        <w:left w:val="none" w:sz="0" w:space="0" w:color="auto"/>
        <w:bottom w:val="none" w:sz="0" w:space="0" w:color="auto"/>
        <w:right w:val="none" w:sz="0" w:space="0" w:color="auto"/>
      </w:divBdr>
      <w:divsChild>
        <w:div w:id="1148206390">
          <w:marLeft w:val="0"/>
          <w:marRight w:val="0"/>
          <w:marTop w:val="0"/>
          <w:marBottom w:val="0"/>
          <w:divBdr>
            <w:top w:val="none" w:sz="0" w:space="0" w:color="auto"/>
            <w:left w:val="none" w:sz="0" w:space="0" w:color="auto"/>
            <w:bottom w:val="none" w:sz="0" w:space="0" w:color="auto"/>
            <w:right w:val="none" w:sz="0" w:space="0" w:color="auto"/>
          </w:divBdr>
          <w:divsChild>
            <w:div w:id="8637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1685">
      <w:bodyDiv w:val="1"/>
      <w:marLeft w:val="0"/>
      <w:marRight w:val="0"/>
      <w:marTop w:val="0"/>
      <w:marBottom w:val="0"/>
      <w:divBdr>
        <w:top w:val="none" w:sz="0" w:space="0" w:color="auto"/>
        <w:left w:val="none" w:sz="0" w:space="0" w:color="auto"/>
        <w:bottom w:val="none" w:sz="0" w:space="0" w:color="auto"/>
        <w:right w:val="none" w:sz="0" w:space="0" w:color="auto"/>
      </w:divBdr>
      <w:divsChild>
        <w:div w:id="1522815124">
          <w:marLeft w:val="0"/>
          <w:marRight w:val="0"/>
          <w:marTop w:val="0"/>
          <w:marBottom w:val="0"/>
          <w:divBdr>
            <w:top w:val="none" w:sz="0" w:space="0" w:color="auto"/>
            <w:left w:val="none" w:sz="0" w:space="0" w:color="auto"/>
            <w:bottom w:val="none" w:sz="0" w:space="0" w:color="auto"/>
            <w:right w:val="none" w:sz="0" w:space="0" w:color="auto"/>
          </w:divBdr>
          <w:divsChild>
            <w:div w:id="18837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087">
      <w:bodyDiv w:val="1"/>
      <w:marLeft w:val="0"/>
      <w:marRight w:val="0"/>
      <w:marTop w:val="0"/>
      <w:marBottom w:val="0"/>
      <w:divBdr>
        <w:top w:val="none" w:sz="0" w:space="0" w:color="auto"/>
        <w:left w:val="none" w:sz="0" w:space="0" w:color="auto"/>
        <w:bottom w:val="none" w:sz="0" w:space="0" w:color="auto"/>
        <w:right w:val="none" w:sz="0" w:space="0" w:color="auto"/>
      </w:divBdr>
      <w:divsChild>
        <w:div w:id="1737122945">
          <w:marLeft w:val="0"/>
          <w:marRight w:val="0"/>
          <w:marTop w:val="0"/>
          <w:marBottom w:val="0"/>
          <w:divBdr>
            <w:top w:val="none" w:sz="0" w:space="0" w:color="auto"/>
            <w:left w:val="none" w:sz="0" w:space="0" w:color="auto"/>
            <w:bottom w:val="none" w:sz="0" w:space="0" w:color="auto"/>
            <w:right w:val="none" w:sz="0" w:space="0" w:color="auto"/>
          </w:divBdr>
          <w:divsChild>
            <w:div w:id="7092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29549">
      <w:bodyDiv w:val="1"/>
      <w:marLeft w:val="0"/>
      <w:marRight w:val="0"/>
      <w:marTop w:val="0"/>
      <w:marBottom w:val="0"/>
      <w:divBdr>
        <w:top w:val="none" w:sz="0" w:space="0" w:color="auto"/>
        <w:left w:val="none" w:sz="0" w:space="0" w:color="auto"/>
        <w:bottom w:val="none" w:sz="0" w:space="0" w:color="auto"/>
        <w:right w:val="none" w:sz="0" w:space="0" w:color="auto"/>
      </w:divBdr>
      <w:divsChild>
        <w:div w:id="1120536739">
          <w:marLeft w:val="0"/>
          <w:marRight w:val="0"/>
          <w:marTop w:val="0"/>
          <w:marBottom w:val="0"/>
          <w:divBdr>
            <w:top w:val="none" w:sz="0" w:space="0" w:color="auto"/>
            <w:left w:val="none" w:sz="0" w:space="0" w:color="auto"/>
            <w:bottom w:val="none" w:sz="0" w:space="0" w:color="auto"/>
            <w:right w:val="none" w:sz="0" w:space="0" w:color="auto"/>
          </w:divBdr>
          <w:divsChild>
            <w:div w:id="4781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1218">
      <w:bodyDiv w:val="1"/>
      <w:marLeft w:val="0"/>
      <w:marRight w:val="0"/>
      <w:marTop w:val="0"/>
      <w:marBottom w:val="0"/>
      <w:divBdr>
        <w:top w:val="none" w:sz="0" w:space="0" w:color="auto"/>
        <w:left w:val="none" w:sz="0" w:space="0" w:color="auto"/>
        <w:bottom w:val="none" w:sz="0" w:space="0" w:color="auto"/>
        <w:right w:val="none" w:sz="0" w:space="0" w:color="auto"/>
      </w:divBdr>
      <w:divsChild>
        <w:div w:id="1385985728">
          <w:marLeft w:val="0"/>
          <w:marRight w:val="0"/>
          <w:marTop w:val="0"/>
          <w:marBottom w:val="0"/>
          <w:divBdr>
            <w:top w:val="none" w:sz="0" w:space="0" w:color="auto"/>
            <w:left w:val="none" w:sz="0" w:space="0" w:color="auto"/>
            <w:bottom w:val="none" w:sz="0" w:space="0" w:color="auto"/>
            <w:right w:val="none" w:sz="0" w:space="0" w:color="auto"/>
          </w:divBdr>
          <w:divsChild>
            <w:div w:id="17753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7563">
      <w:bodyDiv w:val="1"/>
      <w:marLeft w:val="0"/>
      <w:marRight w:val="0"/>
      <w:marTop w:val="0"/>
      <w:marBottom w:val="0"/>
      <w:divBdr>
        <w:top w:val="none" w:sz="0" w:space="0" w:color="auto"/>
        <w:left w:val="none" w:sz="0" w:space="0" w:color="auto"/>
        <w:bottom w:val="none" w:sz="0" w:space="0" w:color="auto"/>
        <w:right w:val="none" w:sz="0" w:space="0" w:color="auto"/>
      </w:divBdr>
      <w:divsChild>
        <w:div w:id="2061435376">
          <w:marLeft w:val="0"/>
          <w:marRight w:val="0"/>
          <w:marTop w:val="0"/>
          <w:marBottom w:val="0"/>
          <w:divBdr>
            <w:top w:val="none" w:sz="0" w:space="0" w:color="auto"/>
            <w:left w:val="none" w:sz="0" w:space="0" w:color="auto"/>
            <w:bottom w:val="none" w:sz="0" w:space="0" w:color="auto"/>
            <w:right w:val="none" w:sz="0" w:space="0" w:color="auto"/>
          </w:divBdr>
          <w:divsChild>
            <w:div w:id="19545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7777">
      <w:bodyDiv w:val="1"/>
      <w:marLeft w:val="0"/>
      <w:marRight w:val="0"/>
      <w:marTop w:val="0"/>
      <w:marBottom w:val="0"/>
      <w:divBdr>
        <w:top w:val="none" w:sz="0" w:space="0" w:color="auto"/>
        <w:left w:val="none" w:sz="0" w:space="0" w:color="auto"/>
        <w:bottom w:val="none" w:sz="0" w:space="0" w:color="auto"/>
        <w:right w:val="none" w:sz="0" w:space="0" w:color="auto"/>
      </w:divBdr>
      <w:divsChild>
        <w:div w:id="110587724">
          <w:marLeft w:val="0"/>
          <w:marRight w:val="0"/>
          <w:marTop w:val="0"/>
          <w:marBottom w:val="0"/>
          <w:divBdr>
            <w:top w:val="none" w:sz="0" w:space="0" w:color="auto"/>
            <w:left w:val="none" w:sz="0" w:space="0" w:color="auto"/>
            <w:bottom w:val="none" w:sz="0" w:space="0" w:color="auto"/>
            <w:right w:val="none" w:sz="0" w:space="0" w:color="auto"/>
          </w:divBdr>
          <w:divsChild>
            <w:div w:id="1363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8251">
      <w:bodyDiv w:val="1"/>
      <w:marLeft w:val="0"/>
      <w:marRight w:val="0"/>
      <w:marTop w:val="0"/>
      <w:marBottom w:val="0"/>
      <w:divBdr>
        <w:top w:val="none" w:sz="0" w:space="0" w:color="auto"/>
        <w:left w:val="none" w:sz="0" w:space="0" w:color="auto"/>
        <w:bottom w:val="none" w:sz="0" w:space="0" w:color="auto"/>
        <w:right w:val="none" w:sz="0" w:space="0" w:color="auto"/>
      </w:divBdr>
      <w:divsChild>
        <w:div w:id="2072775393">
          <w:marLeft w:val="0"/>
          <w:marRight w:val="0"/>
          <w:marTop w:val="0"/>
          <w:marBottom w:val="0"/>
          <w:divBdr>
            <w:top w:val="none" w:sz="0" w:space="0" w:color="auto"/>
            <w:left w:val="none" w:sz="0" w:space="0" w:color="auto"/>
            <w:bottom w:val="none" w:sz="0" w:space="0" w:color="auto"/>
            <w:right w:val="none" w:sz="0" w:space="0" w:color="auto"/>
          </w:divBdr>
          <w:divsChild>
            <w:div w:id="20463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8082">
      <w:bodyDiv w:val="1"/>
      <w:marLeft w:val="0"/>
      <w:marRight w:val="0"/>
      <w:marTop w:val="0"/>
      <w:marBottom w:val="0"/>
      <w:divBdr>
        <w:top w:val="none" w:sz="0" w:space="0" w:color="auto"/>
        <w:left w:val="none" w:sz="0" w:space="0" w:color="auto"/>
        <w:bottom w:val="none" w:sz="0" w:space="0" w:color="auto"/>
        <w:right w:val="none" w:sz="0" w:space="0" w:color="auto"/>
      </w:divBdr>
      <w:divsChild>
        <w:div w:id="2113550586">
          <w:marLeft w:val="0"/>
          <w:marRight w:val="0"/>
          <w:marTop w:val="0"/>
          <w:marBottom w:val="0"/>
          <w:divBdr>
            <w:top w:val="none" w:sz="0" w:space="0" w:color="auto"/>
            <w:left w:val="none" w:sz="0" w:space="0" w:color="auto"/>
            <w:bottom w:val="none" w:sz="0" w:space="0" w:color="auto"/>
            <w:right w:val="none" w:sz="0" w:space="0" w:color="auto"/>
          </w:divBdr>
          <w:divsChild>
            <w:div w:id="2016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4213">
      <w:bodyDiv w:val="1"/>
      <w:marLeft w:val="0"/>
      <w:marRight w:val="0"/>
      <w:marTop w:val="0"/>
      <w:marBottom w:val="0"/>
      <w:divBdr>
        <w:top w:val="none" w:sz="0" w:space="0" w:color="auto"/>
        <w:left w:val="none" w:sz="0" w:space="0" w:color="auto"/>
        <w:bottom w:val="none" w:sz="0" w:space="0" w:color="auto"/>
        <w:right w:val="none" w:sz="0" w:space="0" w:color="auto"/>
      </w:divBdr>
      <w:divsChild>
        <w:div w:id="1012342371">
          <w:marLeft w:val="0"/>
          <w:marRight w:val="0"/>
          <w:marTop w:val="0"/>
          <w:marBottom w:val="0"/>
          <w:divBdr>
            <w:top w:val="none" w:sz="0" w:space="0" w:color="auto"/>
            <w:left w:val="none" w:sz="0" w:space="0" w:color="auto"/>
            <w:bottom w:val="none" w:sz="0" w:space="0" w:color="auto"/>
            <w:right w:val="none" w:sz="0" w:space="0" w:color="auto"/>
          </w:divBdr>
          <w:divsChild>
            <w:div w:id="343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496">
      <w:bodyDiv w:val="1"/>
      <w:marLeft w:val="0"/>
      <w:marRight w:val="0"/>
      <w:marTop w:val="0"/>
      <w:marBottom w:val="0"/>
      <w:divBdr>
        <w:top w:val="none" w:sz="0" w:space="0" w:color="auto"/>
        <w:left w:val="none" w:sz="0" w:space="0" w:color="auto"/>
        <w:bottom w:val="none" w:sz="0" w:space="0" w:color="auto"/>
        <w:right w:val="none" w:sz="0" w:space="0" w:color="auto"/>
      </w:divBdr>
      <w:divsChild>
        <w:div w:id="40255988">
          <w:marLeft w:val="0"/>
          <w:marRight w:val="0"/>
          <w:marTop w:val="0"/>
          <w:marBottom w:val="0"/>
          <w:divBdr>
            <w:top w:val="none" w:sz="0" w:space="0" w:color="auto"/>
            <w:left w:val="none" w:sz="0" w:space="0" w:color="auto"/>
            <w:bottom w:val="none" w:sz="0" w:space="0" w:color="auto"/>
            <w:right w:val="none" w:sz="0" w:space="0" w:color="auto"/>
          </w:divBdr>
          <w:divsChild>
            <w:div w:id="121157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6783">
      <w:bodyDiv w:val="1"/>
      <w:marLeft w:val="0"/>
      <w:marRight w:val="0"/>
      <w:marTop w:val="0"/>
      <w:marBottom w:val="0"/>
      <w:divBdr>
        <w:top w:val="none" w:sz="0" w:space="0" w:color="auto"/>
        <w:left w:val="none" w:sz="0" w:space="0" w:color="auto"/>
        <w:bottom w:val="none" w:sz="0" w:space="0" w:color="auto"/>
        <w:right w:val="none" w:sz="0" w:space="0" w:color="auto"/>
      </w:divBdr>
      <w:divsChild>
        <w:div w:id="1837376790">
          <w:marLeft w:val="0"/>
          <w:marRight w:val="0"/>
          <w:marTop w:val="0"/>
          <w:marBottom w:val="0"/>
          <w:divBdr>
            <w:top w:val="none" w:sz="0" w:space="0" w:color="auto"/>
            <w:left w:val="none" w:sz="0" w:space="0" w:color="auto"/>
            <w:bottom w:val="none" w:sz="0" w:space="0" w:color="auto"/>
            <w:right w:val="none" w:sz="0" w:space="0" w:color="auto"/>
          </w:divBdr>
          <w:divsChild>
            <w:div w:id="14057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6834">
      <w:bodyDiv w:val="1"/>
      <w:marLeft w:val="0"/>
      <w:marRight w:val="0"/>
      <w:marTop w:val="0"/>
      <w:marBottom w:val="0"/>
      <w:divBdr>
        <w:top w:val="none" w:sz="0" w:space="0" w:color="auto"/>
        <w:left w:val="none" w:sz="0" w:space="0" w:color="auto"/>
        <w:bottom w:val="none" w:sz="0" w:space="0" w:color="auto"/>
        <w:right w:val="none" w:sz="0" w:space="0" w:color="auto"/>
      </w:divBdr>
      <w:divsChild>
        <w:div w:id="175730918">
          <w:marLeft w:val="0"/>
          <w:marRight w:val="0"/>
          <w:marTop w:val="0"/>
          <w:marBottom w:val="0"/>
          <w:divBdr>
            <w:top w:val="none" w:sz="0" w:space="0" w:color="auto"/>
            <w:left w:val="none" w:sz="0" w:space="0" w:color="auto"/>
            <w:bottom w:val="none" w:sz="0" w:space="0" w:color="auto"/>
            <w:right w:val="none" w:sz="0" w:space="0" w:color="auto"/>
          </w:divBdr>
          <w:divsChild>
            <w:div w:id="10088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3778">
      <w:bodyDiv w:val="1"/>
      <w:marLeft w:val="0"/>
      <w:marRight w:val="0"/>
      <w:marTop w:val="0"/>
      <w:marBottom w:val="0"/>
      <w:divBdr>
        <w:top w:val="none" w:sz="0" w:space="0" w:color="auto"/>
        <w:left w:val="none" w:sz="0" w:space="0" w:color="auto"/>
        <w:bottom w:val="none" w:sz="0" w:space="0" w:color="auto"/>
        <w:right w:val="none" w:sz="0" w:space="0" w:color="auto"/>
      </w:divBdr>
      <w:divsChild>
        <w:div w:id="113522354">
          <w:marLeft w:val="0"/>
          <w:marRight w:val="0"/>
          <w:marTop w:val="0"/>
          <w:marBottom w:val="0"/>
          <w:divBdr>
            <w:top w:val="none" w:sz="0" w:space="0" w:color="auto"/>
            <w:left w:val="none" w:sz="0" w:space="0" w:color="auto"/>
            <w:bottom w:val="none" w:sz="0" w:space="0" w:color="auto"/>
            <w:right w:val="none" w:sz="0" w:space="0" w:color="auto"/>
          </w:divBdr>
          <w:divsChild>
            <w:div w:id="701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911">
      <w:bodyDiv w:val="1"/>
      <w:marLeft w:val="0"/>
      <w:marRight w:val="0"/>
      <w:marTop w:val="0"/>
      <w:marBottom w:val="0"/>
      <w:divBdr>
        <w:top w:val="none" w:sz="0" w:space="0" w:color="auto"/>
        <w:left w:val="none" w:sz="0" w:space="0" w:color="auto"/>
        <w:bottom w:val="none" w:sz="0" w:space="0" w:color="auto"/>
        <w:right w:val="none" w:sz="0" w:space="0" w:color="auto"/>
      </w:divBdr>
      <w:divsChild>
        <w:div w:id="1033850317">
          <w:marLeft w:val="0"/>
          <w:marRight w:val="0"/>
          <w:marTop w:val="0"/>
          <w:marBottom w:val="0"/>
          <w:divBdr>
            <w:top w:val="none" w:sz="0" w:space="0" w:color="auto"/>
            <w:left w:val="none" w:sz="0" w:space="0" w:color="auto"/>
            <w:bottom w:val="none" w:sz="0" w:space="0" w:color="auto"/>
            <w:right w:val="none" w:sz="0" w:space="0" w:color="auto"/>
          </w:divBdr>
          <w:divsChild>
            <w:div w:id="10841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538">
      <w:bodyDiv w:val="1"/>
      <w:marLeft w:val="0"/>
      <w:marRight w:val="0"/>
      <w:marTop w:val="0"/>
      <w:marBottom w:val="0"/>
      <w:divBdr>
        <w:top w:val="none" w:sz="0" w:space="0" w:color="auto"/>
        <w:left w:val="none" w:sz="0" w:space="0" w:color="auto"/>
        <w:bottom w:val="none" w:sz="0" w:space="0" w:color="auto"/>
        <w:right w:val="none" w:sz="0" w:space="0" w:color="auto"/>
      </w:divBdr>
      <w:divsChild>
        <w:div w:id="1766608267">
          <w:marLeft w:val="0"/>
          <w:marRight w:val="0"/>
          <w:marTop w:val="0"/>
          <w:marBottom w:val="0"/>
          <w:divBdr>
            <w:top w:val="none" w:sz="0" w:space="0" w:color="auto"/>
            <w:left w:val="none" w:sz="0" w:space="0" w:color="auto"/>
            <w:bottom w:val="none" w:sz="0" w:space="0" w:color="auto"/>
            <w:right w:val="none" w:sz="0" w:space="0" w:color="auto"/>
          </w:divBdr>
          <w:divsChild>
            <w:div w:id="7537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7065">
      <w:bodyDiv w:val="1"/>
      <w:marLeft w:val="0"/>
      <w:marRight w:val="0"/>
      <w:marTop w:val="0"/>
      <w:marBottom w:val="0"/>
      <w:divBdr>
        <w:top w:val="none" w:sz="0" w:space="0" w:color="auto"/>
        <w:left w:val="none" w:sz="0" w:space="0" w:color="auto"/>
        <w:bottom w:val="none" w:sz="0" w:space="0" w:color="auto"/>
        <w:right w:val="none" w:sz="0" w:space="0" w:color="auto"/>
      </w:divBdr>
      <w:divsChild>
        <w:div w:id="1047755133">
          <w:marLeft w:val="0"/>
          <w:marRight w:val="0"/>
          <w:marTop w:val="0"/>
          <w:marBottom w:val="0"/>
          <w:divBdr>
            <w:top w:val="none" w:sz="0" w:space="0" w:color="auto"/>
            <w:left w:val="none" w:sz="0" w:space="0" w:color="auto"/>
            <w:bottom w:val="none" w:sz="0" w:space="0" w:color="auto"/>
            <w:right w:val="none" w:sz="0" w:space="0" w:color="auto"/>
          </w:divBdr>
          <w:divsChild>
            <w:div w:id="15203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115">
      <w:bodyDiv w:val="1"/>
      <w:marLeft w:val="0"/>
      <w:marRight w:val="0"/>
      <w:marTop w:val="0"/>
      <w:marBottom w:val="0"/>
      <w:divBdr>
        <w:top w:val="none" w:sz="0" w:space="0" w:color="auto"/>
        <w:left w:val="none" w:sz="0" w:space="0" w:color="auto"/>
        <w:bottom w:val="none" w:sz="0" w:space="0" w:color="auto"/>
        <w:right w:val="none" w:sz="0" w:space="0" w:color="auto"/>
      </w:divBdr>
      <w:divsChild>
        <w:div w:id="2021151983">
          <w:marLeft w:val="0"/>
          <w:marRight w:val="0"/>
          <w:marTop w:val="0"/>
          <w:marBottom w:val="0"/>
          <w:divBdr>
            <w:top w:val="none" w:sz="0" w:space="0" w:color="auto"/>
            <w:left w:val="none" w:sz="0" w:space="0" w:color="auto"/>
            <w:bottom w:val="none" w:sz="0" w:space="0" w:color="auto"/>
            <w:right w:val="none" w:sz="0" w:space="0" w:color="auto"/>
          </w:divBdr>
          <w:divsChild>
            <w:div w:id="13342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6546">
      <w:bodyDiv w:val="1"/>
      <w:marLeft w:val="0"/>
      <w:marRight w:val="0"/>
      <w:marTop w:val="0"/>
      <w:marBottom w:val="0"/>
      <w:divBdr>
        <w:top w:val="none" w:sz="0" w:space="0" w:color="auto"/>
        <w:left w:val="none" w:sz="0" w:space="0" w:color="auto"/>
        <w:bottom w:val="none" w:sz="0" w:space="0" w:color="auto"/>
        <w:right w:val="none" w:sz="0" w:space="0" w:color="auto"/>
      </w:divBdr>
      <w:divsChild>
        <w:div w:id="1898123221">
          <w:marLeft w:val="0"/>
          <w:marRight w:val="0"/>
          <w:marTop w:val="0"/>
          <w:marBottom w:val="0"/>
          <w:divBdr>
            <w:top w:val="none" w:sz="0" w:space="0" w:color="auto"/>
            <w:left w:val="none" w:sz="0" w:space="0" w:color="auto"/>
            <w:bottom w:val="none" w:sz="0" w:space="0" w:color="auto"/>
            <w:right w:val="none" w:sz="0" w:space="0" w:color="auto"/>
          </w:divBdr>
          <w:divsChild>
            <w:div w:id="14020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7164">
      <w:bodyDiv w:val="1"/>
      <w:marLeft w:val="0"/>
      <w:marRight w:val="0"/>
      <w:marTop w:val="0"/>
      <w:marBottom w:val="0"/>
      <w:divBdr>
        <w:top w:val="none" w:sz="0" w:space="0" w:color="auto"/>
        <w:left w:val="none" w:sz="0" w:space="0" w:color="auto"/>
        <w:bottom w:val="none" w:sz="0" w:space="0" w:color="auto"/>
        <w:right w:val="none" w:sz="0" w:space="0" w:color="auto"/>
      </w:divBdr>
      <w:divsChild>
        <w:div w:id="926428856">
          <w:marLeft w:val="0"/>
          <w:marRight w:val="0"/>
          <w:marTop w:val="0"/>
          <w:marBottom w:val="0"/>
          <w:divBdr>
            <w:top w:val="none" w:sz="0" w:space="0" w:color="auto"/>
            <w:left w:val="none" w:sz="0" w:space="0" w:color="auto"/>
            <w:bottom w:val="none" w:sz="0" w:space="0" w:color="auto"/>
            <w:right w:val="none" w:sz="0" w:space="0" w:color="auto"/>
          </w:divBdr>
          <w:divsChild>
            <w:div w:id="18586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2538">
      <w:bodyDiv w:val="1"/>
      <w:marLeft w:val="0"/>
      <w:marRight w:val="0"/>
      <w:marTop w:val="0"/>
      <w:marBottom w:val="0"/>
      <w:divBdr>
        <w:top w:val="none" w:sz="0" w:space="0" w:color="auto"/>
        <w:left w:val="none" w:sz="0" w:space="0" w:color="auto"/>
        <w:bottom w:val="none" w:sz="0" w:space="0" w:color="auto"/>
        <w:right w:val="none" w:sz="0" w:space="0" w:color="auto"/>
      </w:divBdr>
      <w:divsChild>
        <w:div w:id="1886716827">
          <w:marLeft w:val="0"/>
          <w:marRight w:val="0"/>
          <w:marTop w:val="0"/>
          <w:marBottom w:val="0"/>
          <w:divBdr>
            <w:top w:val="none" w:sz="0" w:space="0" w:color="auto"/>
            <w:left w:val="none" w:sz="0" w:space="0" w:color="auto"/>
            <w:bottom w:val="none" w:sz="0" w:space="0" w:color="auto"/>
            <w:right w:val="none" w:sz="0" w:space="0" w:color="auto"/>
          </w:divBdr>
          <w:divsChild>
            <w:div w:id="6746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843">
      <w:bodyDiv w:val="1"/>
      <w:marLeft w:val="0"/>
      <w:marRight w:val="0"/>
      <w:marTop w:val="0"/>
      <w:marBottom w:val="0"/>
      <w:divBdr>
        <w:top w:val="none" w:sz="0" w:space="0" w:color="auto"/>
        <w:left w:val="none" w:sz="0" w:space="0" w:color="auto"/>
        <w:bottom w:val="none" w:sz="0" w:space="0" w:color="auto"/>
        <w:right w:val="none" w:sz="0" w:space="0" w:color="auto"/>
      </w:divBdr>
      <w:divsChild>
        <w:div w:id="652566247">
          <w:marLeft w:val="0"/>
          <w:marRight w:val="0"/>
          <w:marTop w:val="0"/>
          <w:marBottom w:val="0"/>
          <w:divBdr>
            <w:top w:val="none" w:sz="0" w:space="0" w:color="auto"/>
            <w:left w:val="none" w:sz="0" w:space="0" w:color="auto"/>
            <w:bottom w:val="none" w:sz="0" w:space="0" w:color="auto"/>
            <w:right w:val="none" w:sz="0" w:space="0" w:color="auto"/>
          </w:divBdr>
          <w:divsChild>
            <w:div w:id="8426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9828">
      <w:bodyDiv w:val="1"/>
      <w:marLeft w:val="0"/>
      <w:marRight w:val="0"/>
      <w:marTop w:val="0"/>
      <w:marBottom w:val="0"/>
      <w:divBdr>
        <w:top w:val="none" w:sz="0" w:space="0" w:color="auto"/>
        <w:left w:val="none" w:sz="0" w:space="0" w:color="auto"/>
        <w:bottom w:val="none" w:sz="0" w:space="0" w:color="auto"/>
        <w:right w:val="none" w:sz="0" w:space="0" w:color="auto"/>
      </w:divBdr>
      <w:divsChild>
        <w:div w:id="1604528587">
          <w:marLeft w:val="0"/>
          <w:marRight w:val="0"/>
          <w:marTop w:val="0"/>
          <w:marBottom w:val="0"/>
          <w:divBdr>
            <w:top w:val="none" w:sz="0" w:space="0" w:color="auto"/>
            <w:left w:val="none" w:sz="0" w:space="0" w:color="auto"/>
            <w:bottom w:val="none" w:sz="0" w:space="0" w:color="auto"/>
            <w:right w:val="none" w:sz="0" w:space="0" w:color="auto"/>
          </w:divBdr>
          <w:divsChild>
            <w:div w:id="12936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4708">
      <w:bodyDiv w:val="1"/>
      <w:marLeft w:val="0"/>
      <w:marRight w:val="0"/>
      <w:marTop w:val="0"/>
      <w:marBottom w:val="0"/>
      <w:divBdr>
        <w:top w:val="none" w:sz="0" w:space="0" w:color="auto"/>
        <w:left w:val="none" w:sz="0" w:space="0" w:color="auto"/>
        <w:bottom w:val="none" w:sz="0" w:space="0" w:color="auto"/>
        <w:right w:val="none" w:sz="0" w:space="0" w:color="auto"/>
      </w:divBdr>
      <w:divsChild>
        <w:div w:id="10570747">
          <w:marLeft w:val="0"/>
          <w:marRight w:val="0"/>
          <w:marTop w:val="0"/>
          <w:marBottom w:val="0"/>
          <w:divBdr>
            <w:top w:val="none" w:sz="0" w:space="0" w:color="auto"/>
            <w:left w:val="none" w:sz="0" w:space="0" w:color="auto"/>
            <w:bottom w:val="none" w:sz="0" w:space="0" w:color="auto"/>
            <w:right w:val="none" w:sz="0" w:space="0" w:color="auto"/>
          </w:divBdr>
          <w:divsChild>
            <w:div w:id="12863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9147">
      <w:bodyDiv w:val="1"/>
      <w:marLeft w:val="0"/>
      <w:marRight w:val="0"/>
      <w:marTop w:val="0"/>
      <w:marBottom w:val="0"/>
      <w:divBdr>
        <w:top w:val="none" w:sz="0" w:space="0" w:color="auto"/>
        <w:left w:val="none" w:sz="0" w:space="0" w:color="auto"/>
        <w:bottom w:val="none" w:sz="0" w:space="0" w:color="auto"/>
        <w:right w:val="none" w:sz="0" w:space="0" w:color="auto"/>
      </w:divBdr>
      <w:divsChild>
        <w:div w:id="1339625529">
          <w:marLeft w:val="0"/>
          <w:marRight w:val="0"/>
          <w:marTop w:val="0"/>
          <w:marBottom w:val="0"/>
          <w:divBdr>
            <w:top w:val="none" w:sz="0" w:space="0" w:color="auto"/>
            <w:left w:val="none" w:sz="0" w:space="0" w:color="auto"/>
            <w:bottom w:val="none" w:sz="0" w:space="0" w:color="auto"/>
            <w:right w:val="none" w:sz="0" w:space="0" w:color="auto"/>
          </w:divBdr>
          <w:divsChild>
            <w:div w:id="14625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1826">
      <w:bodyDiv w:val="1"/>
      <w:marLeft w:val="0"/>
      <w:marRight w:val="0"/>
      <w:marTop w:val="0"/>
      <w:marBottom w:val="0"/>
      <w:divBdr>
        <w:top w:val="none" w:sz="0" w:space="0" w:color="auto"/>
        <w:left w:val="none" w:sz="0" w:space="0" w:color="auto"/>
        <w:bottom w:val="none" w:sz="0" w:space="0" w:color="auto"/>
        <w:right w:val="none" w:sz="0" w:space="0" w:color="auto"/>
      </w:divBdr>
      <w:divsChild>
        <w:div w:id="1783720413">
          <w:marLeft w:val="0"/>
          <w:marRight w:val="0"/>
          <w:marTop w:val="0"/>
          <w:marBottom w:val="0"/>
          <w:divBdr>
            <w:top w:val="none" w:sz="0" w:space="0" w:color="auto"/>
            <w:left w:val="none" w:sz="0" w:space="0" w:color="auto"/>
            <w:bottom w:val="none" w:sz="0" w:space="0" w:color="auto"/>
            <w:right w:val="none" w:sz="0" w:space="0" w:color="auto"/>
          </w:divBdr>
          <w:divsChild>
            <w:div w:id="2678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008">
      <w:bodyDiv w:val="1"/>
      <w:marLeft w:val="0"/>
      <w:marRight w:val="0"/>
      <w:marTop w:val="0"/>
      <w:marBottom w:val="0"/>
      <w:divBdr>
        <w:top w:val="none" w:sz="0" w:space="0" w:color="auto"/>
        <w:left w:val="none" w:sz="0" w:space="0" w:color="auto"/>
        <w:bottom w:val="none" w:sz="0" w:space="0" w:color="auto"/>
        <w:right w:val="none" w:sz="0" w:space="0" w:color="auto"/>
      </w:divBdr>
      <w:divsChild>
        <w:div w:id="1004867124">
          <w:marLeft w:val="0"/>
          <w:marRight w:val="0"/>
          <w:marTop w:val="0"/>
          <w:marBottom w:val="0"/>
          <w:divBdr>
            <w:top w:val="none" w:sz="0" w:space="0" w:color="auto"/>
            <w:left w:val="none" w:sz="0" w:space="0" w:color="auto"/>
            <w:bottom w:val="none" w:sz="0" w:space="0" w:color="auto"/>
            <w:right w:val="none" w:sz="0" w:space="0" w:color="auto"/>
          </w:divBdr>
          <w:divsChild>
            <w:div w:id="2024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3657">
      <w:bodyDiv w:val="1"/>
      <w:marLeft w:val="0"/>
      <w:marRight w:val="0"/>
      <w:marTop w:val="0"/>
      <w:marBottom w:val="0"/>
      <w:divBdr>
        <w:top w:val="none" w:sz="0" w:space="0" w:color="auto"/>
        <w:left w:val="none" w:sz="0" w:space="0" w:color="auto"/>
        <w:bottom w:val="none" w:sz="0" w:space="0" w:color="auto"/>
        <w:right w:val="none" w:sz="0" w:space="0" w:color="auto"/>
      </w:divBdr>
      <w:divsChild>
        <w:div w:id="269901377">
          <w:marLeft w:val="0"/>
          <w:marRight w:val="0"/>
          <w:marTop w:val="0"/>
          <w:marBottom w:val="0"/>
          <w:divBdr>
            <w:top w:val="none" w:sz="0" w:space="0" w:color="auto"/>
            <w:left w:val="none" w:sz="0" w:space="0" w:color="auto"/>
            <w:bottom w:val="none" w:sz="0" w:space="0" w:color="auto"/>
            <w:right w:val="none" w:sz="0" w:space="0" w:color="auto"/>
          </w:divBdr>
          <w:divsChild>
            <w:div w:id="3795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24120">
      <w:bodyDiv w:val="1"/>
      <w:marLeft w:val="0"/>
      <w:marRight w:val="0"/>
      <w:marTop w:val="0"/>
      <w:marBottom w:val="0"/>
      <w:divBdr>
        <w:top w:val="none" w:sz="0" w:space="0" w:color="auto"/>
        <w:left w:val="none" w:sz="0" w:space="0" w:color="auto"/>
        <w:bottom w:val="none" w:sz="0" w:space="0" w:color="auto"/>
        <w:right w:val="none" w:sz="0" w:space="0" w:color="auto"/>
      </w:divBdr>
      <w:divsChild>
        <w:div w:id="671758803">
          <w:marLeft w:val="0"/>
          <w:marRight w:val="0"/>
          <w:marTop w:val="0"/>
          <w:marBottom w:val="0"/>
          <w:divBdr>
            <w:top w:val="none" w:sz="0" w:space="0" w:color="auto"/>
            <w:left w:val="none" w:sz="0" w:space="0" w:color="auto"/>
            <w:bottom w:val="none" w:sz="0" w:space="0" w:color="auto"/>
            <w:right w:val="none" w:sz="0" w:space="0" w:color="auto"/>
          </w:divBdr>
          <w:divsChild>
            <w:div w:id="15726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sv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footer" Target="footer1.xml"/><Relationship Id="rId30" Type="http://schemas.openxmlformats.org/officeDocument/2006/relationships/footer" Target="footer3.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42</Pages>
  <Words>17172</Words>
  <Characters>94447</Characters>
  <Application>Microsoft Office Word</Application>
  <DocSecurity>0</DocSecurity>
  <Lines>787</Lines>
  <Paragraphs>222</Paragraphs>
  <ScaleCrop>false</ScaleCrop>
  <Company/>
  <LinksUpToDate>false</LinksUpToDate>
  <CharactersWithSpaces>111397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cp:lastModifiedBy>Heeneman, Sylvia (PATH)</cp:lastModifiedBy>
  <cp:revision>2</cp:revision>
  <dcterms:created xsi:type="dcterms:W3CDTF">2026-03-13T03:15:00Z</dcterms:created>
  <dcterms:modified xsi:type="dcterms:W3CDTF">2026-03-14T11:36:00Z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
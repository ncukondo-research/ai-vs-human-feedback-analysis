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A9B6A" w14:textId="77777777" w:rsidR="00BF7221" w:rsidRDefault="00000000">
      <w:pPr>
        <w:pStyle w:val="Heading2"/>
      </w:pPr>
      <w:bookmarkStart w:id="0" w:name="original-paper"/>
      <w:r>
        <w:t>Original Paper</w:t>
      </w:r>
    </w:p>
    <w:p w14:paraId="0BB8FB17" w14:textId="77777777" w:rsidR="00BF7221" w:rsidRDefault="00000000">
      <w:pPr>
        <w:pStyle w:val="Heading1"/>
      </w:pPr>
      <w:bookmarkStart w:id="1" w:name="Xb0a100bcd5c2d029ed21b1f2e717aceebd65656"/>
      <w:bookmarkEnd w:id="0"/>
      <w:r>
        <w:t>AI-generated versus human supervisor feedback on medical students’ clinical clerkship logs: convergent mixed methods study</w:t>
      </w:r>
    </w:p>
    <w:p w14:paraId="52856311" w14:textId="77777777" w:rsidR="00BF7221" w:rsidRDefault="00000000">
      <w:pPr>
        <w:pStyle w:val="FirstParagraph"/>
      </w:pPr>
      <w:r>
        <w:t>Takeshi Kondo ,MD, MHPE, PhD; Jeroen Donkers, PhD; Hiroshi Nishigori, MD, MMEd, PhD; Sanne Rovers, PhD; Sylvia Heeneman, PhD</w:t>
      </w:r>
    </w:p>
    <w:p w14:paraId="6236687A" w14:textId="77777777" w:rsidR="00BF7221" w:rsidRDefault="00000000">
      <w:pPr>
        <w:pStyle w:val="BodyText"/>
      </w:pPr>
      <w:r>
        <w:t>Corresponding author: Takeshi Kondo, MD, MHPE, PhD Department of General Medicine/Family &amp; Community Medicine, Nagoya University Graduate School of Medicine, Nagoya, Japan 65, Tsurumai-cho, Showa-ku, Nagoya-city, Aichi,  Japan  E-mail: ncukondo@gmail.com;  Tel: +81-52-741-2111 Fax: +81-52-741-2111 ORCID ID: https://orcid.org/0000-0002-3307-671X</w:t>
      </w:r>
    </w:p>
    <w:p w14:paraId="5C530056" w14:textId="77777777" w:rsidR="00BF7221" w:rsidRDefault="00000000">
      <w:pPr>
        <w:pStyle w:val="Heading2"/>
      </w:pPr>
      <w:bookmarkStart w:id="2" w:name="abstract"/>
      <w:r>
        <w:t>Abstract</w:t>
      </w:r>
    </w:p>
    <w:p w14:paraId="7740D248" w14:textId="77777777" w:rsidR="00BF7221" w:rsidRDefault="00000000">
      <w:pPr>
        <w:pStyle w:val="FirstParagraph"/>
      </w:pPr>
      <w:r>
        <w:rPr>
          <w:b/>
          <w:bCs/>
        </w:rPr>
        <w:t>Background:</w:t>
      </w:r>
      <w:r>
        <w:t xml:space="preserve"> 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14:paraId="0CD01BB4" w14:textId="77777777" w:rsidR="00BF7221" w:rsidRDefault="00000000">
      <w:pPr>
        <w:pStyle w:val="BodyText"/>
      </w:pPr>
      <w:r>
        <w:rPr>
          <w:b/>
          <w:bCs/>
        </w:rPr>
        <w:t>Objective:</w:t>
      </w:r>
      <w:r>
        <w:t xml:space="preserve"> To examine how AI-generated feedback and supervisor-provided feedback differ when applied to medical students’ clinical clerkship logs, by identifying the distinct characteristics and complementary strengths of each feedback type.</w:t>
      </w:r>
    </w:p>
    <w:p w14:paraId="26C3927F" w14:textId="77777777" w:rsidR="00BF7221" w:rsidRDefault="00000000">
      <w:pPr>
        <w:pStyle w:val="BodyText"/>
      </w:pPr>
      <w:r>
        <w:rPr>
          <w:b/>
          <w:bCs/>
        </w:rPr>
        <w:t>Methods:</w:t>
      </w:r>
      <w:r>
        <w:t xml:space="preserve"> 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14:paraId="37D7DE44" w14:textId="77777777" w:rsidR="00BF7221" w:rsidRDefault="00000000">
      <w:pPr>
        <w:pStyle w:val="BodyText"/>
      </w:pPr>
      <w:r>
        <w:rPr>
          <w:b/>
          <w:bCs/>
        </w:rPr>
        <w:t>Results:</w:t>
      </w:r>
      <w:r>
        <w:t xml:space="preserve"> AI feedback was significantly longer than supervisor feedback (mean 382 vs 98 characters; Cohen </w:t>
      </w:r>
      <w:r>
        <w:rPr>
          <w:i/>
          <w:iCs/>
        </w:rPr>
        <w:t>d</w:t>
      </w:r>
      <w:r>
        <w:t xml:space="preserve">=2.84, 95% CI 2.50–3.19; </w:t>
      </w:r>
      <w:r>
        <w:rPr>
          <w:i/>
          <w:iCs/>
        </w:rPr>
        <w:t>P</w:t>
      </w:r>
      <w:r>
        <w:t xml:space="preserve">&lt;.001). Cumulative link mixed models showed AI scored higher on criteria-based (OR 11.81, 95% CI 7.64–18.27; </w:t>
      </w:r>
      <w:r>
        <w:rPr>
          <w:i/>
          <w:iCs/>
        </w:rPr>
        <w:t>P</w:t>
      </w:r>
      <w:r>
        <w:t xml:space="preserve">&lt;.001) and clear direction (OR 6.61, 95% CI 4.35–10.06; </w:t>
      </w:r>
      <w:r>
        <w:rPr>
          <w:i/>
          <w:iCs/>
        </w:rPr>
        <w:t>P</w:t>
      </w:r>
      <w:r>
        <w:t xml:space="preserve">&lt;.001), with no significant differences on accuracy </w:t>
      </w:r>
      <w:r>
        <w:lastRenderedPageBreak/>
        <w:t xml:space="preserve">(OR 1.35, 95% CI 0.91–2.00; </w:t>
      </w:r>
      <w:r>
        <w:rPr>
          <w:i/>
          <w:iCs/>
        </w:rPr>
        <w:t>P</w:t>
      </w:r>
      <w:r>
        <w:t xml:space="preserve">&gt;.99), prioritization (OR 1.70, 95% CI 1.16–2.50; </w:t>
      </w:r>
      <w:r>
        <w:rPr>
          <w:i/>
          <w:iCs/>
        </w:rPr>
        <w:t>P</w:t>
      </w:r>
      <w:r>
        <w:t xml:space="preserve">=.098), or supportive tone (OR 1.34, 95% CI 0.87–2.06; </w:t>
      </w:r>
      <w:r>
        <w:rPr>
          <w:i/>
          <w:iCs/>
        </w:rPr>
        <w:t>P</w:t>
      </w:r>
      <w:r>
        <w:t xml:space="preserve">&gt;.99). AI feedback showed greater consistency (variance ratio 3.9:1; Levene </w:t>
      </w:r>
      <w:r>
        <w:rPr>
          <w:i/>
          <w:iCs/>
        </w:rPr>
        <w:t>F</w:t>
      </w:r>
      <w:r>
        <w:t xml:space="preserve">(1,320)=73.20, </w:t>
      </w:r>
      <w:r>
        <w:rPr>
          <w:i/>
          <w:iCs/>
        </w:rPr>
        <w:t>P</w:t>
      </w:r>
      <w:r>
        <w:t>&lt;.001).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14:paraId="6F769F28" w14:textId="77777777" w:rsidR="00BF7221" w:rsidRDefault="00000000">
      <w:pPr>
        <w:pStyle w:val="BodyText"/>
      </w:pPr>
      <w:r>
        <w:rPr>
          <w:b/>
          <w:bCs/>
        </w:rPr>
        <w:t>Conclusions:</w:t>
      </w:r>
      <w:r>
        <w:t xml:space="preserve"> 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14:paraId="34C4B42C" w14:textId="77777777" w:rsidR="00BF7221" w:rsidRDefault="00000000">
      <w:pPr>
        <w:pStyle w:val="BodyText"/>
      </w:pPr>
      <w:r>
        <w:t>Keywords: artificial intelligence; clinical clerkship; feedback; large language model; medical education; mixed-methods research</w:t>
      </w:r>
    </w:p>
    <w:p w14:paraId="7940D286" w14:textId="77777777" w:rsidR="00BF7221" w:rsidRDefault="00000000">
      <w:pPr>
        <w:pStyle w:val="Heading2"/>
      </w:pPr>
      <w:bookmarkStart w:id="3" w:name="introduction"/>
      <w:bookmarkEnd w:id="2"/>
      <w:r>
        <w:t>Introduction</w:t>
      </w:r>
    </w:p>
    <w:p w14:paraId="46D95704" w14:textId="77777777" w:rsidR="00BF7221" w:rsidRDefault="00000000">
      <w:pPr>
        <w:pStyle w:val="Heading3"/>
      </w:pPr>
      <w:bookmarkStart w:id="4" w:name="background"/>
      <w:r>
        <w:t>Background</w:t>
      </w:r>
    </w:p>
    <w:p w14:paraId="1AEC0381" w14:textId="77777777" w:rsidR="00BF7221" w:rsidRDefault="00000000">
      <w:pPr>
        <w:pStyle w:val="FirstParagraph"/>
      </w:pPr>
      <w:r>
        <w:t>Feedback serves as a critical educational instrument for medical students and residents to learn from their experiences in the clinical environment [1–4]. Such feedback can be provided orally or as written feedback [5]. In the clinical environment, where multiple supervising physicians often take turns in providing guidance, obtaining and documenting written feedback is important for ensuring the continuity of learning and assessment [6–8]. However, supervising physicians in the clinical setting often have multiple tasks, which puts a strain on the time they have to support learning through feedback [9]. Particularly regarding written feedback, supervising physicians are often unable to provide this in a sufficiently elaborated manner [9,10].</w:t>
      </w:r>
    </w:p>
    <w:p w14:paraId="6B4F378A" w14:textId="77777777" w:rsidR="00BF7221" w:rsidRDefault="00000000">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 [11–13]. LLMs are AI models that can handle various tasks by pre-training on massive amounts of text data in advance [14]. Although previous AI technologies were also able to generate feedback, they required models trained on context-specific text data tailored to the feedback’s domain [15]. In contrast, LLMs can adapt to diverse contexts with minimal modifications, making them promising tools for generation of feedback [16,17]. When AI feedback and human feedback were compared for feedback generation for texts written by learners, it was shown that AI feedback can match </w:t>
      </w:r>
      <w:r>
        <w:lastRenderedPageBreak/>
        <w:t>that of well-trained educators in terms of appropriateness, usefulness of the content, and supportive tone [13,18,19]. However, even studies demonstrating that AI can generate high-quality feedback argue that AI feedback should complement rather than replace human feedback, citing student preferences and the responsibility that human instructors should maintain [20–22].</w:t>
      </w:r>
    </w:p>
    <w:p w14:paraId="59129481" w14:textId="77777777" w:rsidR="00BF7221" w:rsidRDefault="00000000">
      <w:pPr>
        <w:pStyle w:val="Heading3"/>
      </w:pPr>
      <w:bookmarkStart w:id="5" w:name="rationale-and-research-question"/>
      <w:bookmarkEnd w:id="4"/>
      <w:r>
        <w:t>Rationale and research question</w:t>
      </w:r>
    </w:p>
    <w:p w14:paraId="38D7FDF1" w14:textId="77777777" w:rsidR="00BF7221" w:rsidRDefault="00000000">
      <w:pPr>
        <w:pStyle w:val="FirstParagraph"/>
      </w:pPr>
      <w:r>
        <w:t>When leveraging AI feedback to complement human feedback, it is important to understand how the two differ. Prior research has reported inconsistent findings regarding these differences. Several studies report that AI feedback is longer and more detailed than human feedback [20,23,24], whereas another study found AI feedback to be shorter and less relevant [25]. Although longer feedback is often associated with higher perceived quality [26–28], the extent to which differences in length between AI and human feedback translate into quality advantages remains unclear [18,20]. For example, in dental histology assignments AI feedback was longer and contained more improvement points than human feedback [20], yet an analytical, multi‑criterion comparison showed that human teachers produced feedback that was overall clearer, more accurate, and better prioritized, even when shorter [18]. Regarding the consistency of feedback quality, many studies report that the quality of human feedback varies widely depending on the provider and the situation [29–31], whereas some studies find that, compared with AI, human feedback is consistently higher in quality [25,32]. Findings are also inconsistent about whether recipients can tell if the feedback provider is AI or human, ranging from studies reporting that people could distinguish it reasonably well [33] to studies reporting that they could hardly distinguish it [34,35]. Thus, although many aspects of AI and human feedback have been examined, the results vary widely. These divergences likely relate to contextual variation such as differences in discipline, task authenticity, and assessment purpose.</w:t>
      </w:r>
    </w:p>
    <w:p w14:paraId="5135E1AA" w14:textId="77777777" w:rsidR="00BF7221" w:rsidRDefault="00000000">
      <w:pPr>
        <w:pStyle w:val="BodyText"/>
      </w:pPr>
      <w:r>
        <w:t>When comparing AI and humans in other clinical environments including clinical clerkships, a key limitation is that most existing comparisons have examined classroom or simulation tasks rather than authentic clinical activities [18,20,23,24].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 [13,18,19], whereas in real clinical settings supervisors are time‑pressured and may produce brief or nonspecific comments [9,10]. This specific context constraint could both expose areas where human feedback quality diminishes and highlight domains where AI systems might compensate given their ability to generate structured output rapidly.</w:t>
      </w:r>
    </w:p>
    <w:p w14:paraId="1B1F0BCE" w14:textId="77777777" w:rsidR="00BF7221" w:rsidRDefault="00000000">
      <w:pPr>
        <w:pStyle w:val="BodyText"/>
      </w:pPr>
      <w:r>
        <w:t xml:space="preserve">We note that this study compares AI feedback generated through a prompt explicitly informed by established rubric criteria with supervisor feedback provided under routine clinical conditions without rubric guidance. Because rubric-based instruments tend to emphasize structural dimensions of feedback rather than clinically specific qualities such as diagnostic reasoning and professional judgment, a complementary qualitative </w:t>
      </w:r>
      <w:r>
        <w:lastRenderedPageBreak/>
        <w:t>component was incorporated to capture dimensions of feedback value that quantitative rubric scoring alone cannot assess. The methodological implications of this asymmetric design for interpreting rubric-based comparisons are discussed in the Methods and Limitations sections.</w:t>
      </w:r>
    </w:p>
    <w:p w14:paraId="11149789" w14:textId="77777777" w:rsidR="00BF7221" w:rsidRDefault="00000000">
      <w:pPr>
        <w:pStyle w:val="BodyText"/>
      </w:pPr>
      <w:r>
        <w:t>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p w14:paraId="5E061100" w14:textId="77777777" w:rsidR="00BF7221" w:rsidRDefault="00000000">
      <w:pPr>
        <w:pStyle w:val="Heading2"/>
      </w:pPr>
      <w:bookmarkStart w:id="6" w:name="methods"/>
      <w:bookmarkEnd w:id="3"/>
      <w:bookmarkEnd w:id="5"/>
      <w:r>
        <w:t>Methods</w:t>
      </w:r>
    </w:p>
    <w:p w14:paraId="29C7099D" w14:textId="77777777" w:rsidR="00BF7221" w:rsidRDefault="00000000">
      <w:pPr>
        <w:pStyle w:val="Heading3"/>
      </w:pPr>
      <w:bookmarkStart w:id="7" w:name="setting"/>
      <w:r>
        <w:t>Setting</w:t>
      </w:r>
    </w:p>
    <w:p w14:paraId="53C892FE" w14:textId="77777777" w:rsidR="00BF7221" w:rsidRDefault="00000000">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 [36].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w:t>
      </w:r>
      <w:r>
        <w:lastRenderedPageBreak/>
        <w:t>complement to verbal feedback provided during clinical supervision, although the relative emphasis varied across supervisors and departments.</w:t>
      </w:r>
    </w:p>
    <w:p w14:paraId="50BBF4A3" w14:textId="77777777" w:rsidR="00BF7221" w:rsidRDefault="00000000">
      <w:pPr>
        <w:pStyle w:val="Heading3"/>
      </w:pPr>
      <w:bookmarkStart w:id="8" w:name="design"/>
      <w:bookmarkEnd w:id="7"/>
      <w:r>
        <w:t>Design</w:t>
      </w:r>
    </w:p>
    <w:p w14:paraId="55A4ED4D" w14:textId="77777777" w:rsidR="00BF7221" w:rsidRDefault="00000000">
      <w:pPr>
        <w:pStyle w:val="FirstParagraph"/>
      </w:pPr>
      <w:r>
        <w:t xml:space="preserve">This study was conducted as a mixed-methods study employing a convergent design from a pragmatic perspective [37,38].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 [18] 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 </w:t>
      </w:r>
      <w:hyperlink w:anchor="fig-flow_to_evaluation">
        <w:r>
          <w:rPr>
            <w:rStyle w:val="Hyperlink"/>
          </w:rPr>
          <w:t>Figure 1</w:t>
        </w:r>
      </w:hyperlink>
      <w:r>
        <w:t>.</w:t>
      </w:r>
    </w:p>
    <w:tbl>
      <w:tblPr>
        <w:tblStyle w:val="Table"/>
        <w:tblW w:w="5000" w:type="pct"/>
        <w:tblLayout w:type="fixed"/>
        <w:tblLook w:val="0000" w:firstRow="0" w:lastRow="0" w:firstColumn="0" w:lastColumn="0" w:noHBand="0" w:noVBand="0"/>
      </w:tblPr>
      <w:tblGrid>
        <w:gridCol w:w="9622"/>
      </w:tblGrid>
      <w:tr w:rsidR="00BF7221" w14:paraId="218428F5" w14:textId="77777777">
        <w:tc>
          <w:tcPr>
            <w:tcW w:w="7920" w:type="dxa"/>
          </w:tcPr>
          <w:p w14:paraId="333085E1" w14:textId="77777777" w:rsidR="00BF7221" w:rsidRDefault="00000000">
            <w:pPr>
              <w:pStyle w:val="Compact"/>
              <w:jc w:val="center"/>
            </w:pPr>
            <w:bookmarkStart w:id="9" w:name="fig-flow_to_evaluation"/>
            <w:r>
              <w:rPr>
                <w:noProof/>
              </w:rPr>
              <w:drawing>
                <wp:inline distT="0" distB="0" distL="0" distR="0" wp14:anchorId="6F3EF06D" wp14:editId="5C9A76D0">
                  <wp:extent cx="5334000" cy="30003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rc/assets/flow_of_feedback_and_evaluation/flow_of_feedback_and_evaluation.svg"/>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678CD995" w14:textId="77777777" w:rsidR="00BF7221" w:rsidRDefault="00000000">
            <w:pPr>
              <w:pStyle w:val="ImageCaption"/>
              <w:spacing w:before="200"/>
            </w:pPr>
            <w:r>
              <w:t xml:space="preserve">Figure 1: Overview of the feedback preparation and evaluation process in a mixed-methods </w:t>
            </w:r>
            <w:r>
              <w:lastRenderedPageBreak/>
              <w:t>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tc>
        <w:bookmarkEnd w:id="9"/>
      </w:tr>
    </w:tbl>
    <w:p w14:paraId="66241432" w14:textId="77777777" w:rsidR="00BF7221" w:rsidRDefault="00000000">
      <w:pPr>
        <w:pStyle w:val="Heading3"/>
      </w:pPr>
      <w:bookmarkStart w:id="10" w:name="participants"/>
      <w:bookmarkEnd w:id="8"/>
      <w:r>
        <w:lastRenderedPageBreak/>
        <w:t>Participants</w:t>
      </w:r>
    </w:p>
    <w:p w14:paraId="1127B029" w14:textId="77777777" w:rsidR="00BF7221" w:rsidRDefault="00000000">
      <w:pPr>
        <w:pStyle w:val="Heading4"/>
      </w:pPr>
      <w:bookmarkStart w:id="11" w:name="inclusion-and-exclusion"/>
      <w:r>
        <w:t>Inclusion and Exclusion</w:t>
      </w:r>
    </w:p>
    <w:p w14:paraId="3A9DE13F" w14:textId="77777777" w:rsidR="00BF7221" w:rsidRDefault="00000000">
      <w:pPr>
        <w:pStyle w:val="FirstParagraph"/>
      </w:pPr>
      <w:r>
        <w:t>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14:paraId="55D70B3F" w14:textId="77777777" w:rsidR="00BF7221" w:rsidRDefault="00000000">
      <w:pPr>
        <w:pStyle w:val="BodyText"/>
      </w:pPr>
      <w:r>
        <w:t>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p w14:paraId="35D7562A" w14:textId="77777777" w:rsidR="00BF7221" w:rsidRDefault="00000000">
      <w:pPr>
        <w:pStyle w:val="Heading4"/>
      </w:pPr>
      <w:bookmarkStart w:id="12" w:name="participant-characteristics"/>
      <w:bookmarkEnd w:id="11"/>
      <w:r>
        <w:t>Participant Characteristics</w:t>
      </w:r>
    </w:p>
    <w:p w14:paraId="211160C7" w14:textId="77777777" w:rsidR="00BF7221" w:rsidRDefault="00000000">
      <w:pPr>
        <w:pStyle w:val="FirstParagraph"/>
      </w:pPr>
      <w:r>
        <w:t>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p w14:paraId="32BA6BC4" w14:textId="77777777" w:rsidR="00BF7221" w:rsidRDefault="00000000">
      <w:pPr>
        <w:pStyle w:val="Heading4"/>
      </w:pPr>
      <w:bookmarkStart w:id="13" w:name="sampling-procedures"/>
      <w:bookmarkEnd w:id="12"/>
      <w:r>
        <w:t>Sampling Procedures</w:t>
      </w:r>
    </w:p>
    <w:p w14:paraId="34C4FDE5" w14:textId="77777777" w:rsidR="00BF7221" w:rsidRDefault="00000000">
      <w:pPr>
        <w:pStyle w:val="FirstParagraph"/>
      </w:pPr>
      <w:r>
        <w:t>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p w14:paraId="044CFCCE" w14:textId="77777777" w:rsidR="00BF7221" w:rsidRDefault="00000000">
      <w:pPr>
        <w:pStyle w:val="Heading3"/>
      </w:pPr>
      <w:bookmarkStart w:id="14" w:name="materials"/>
      <w:bookmarkEnd w:id="10"/>
      <w:bookmarkEnd w:id="13"/>
      <w:r>
        <w:t>Materials</w:t>
      </w:r>
    </w:p>
    <w:p w14:paraId="188B30AC" w14:textId="77777777" w:rsidR="00BF7221" w:rsidRDefault="00000000">
      <w:pPr>
        <w:pStyle w:val="Heading4"/>
      </w:pPr>
      <w:bookmarkStart w:id="15" w:name="generating-ai-feedback"/>
      <w:r>
        <w:t>Generating AI Feedback</w:t>
      </w:r>
    </w:p>
    <w:p w14:paraId="2ED6F50D" w14:textId="77777777" w:rsidR="00BF7221" w:rsidRDefault="00000000">
      <w:pPr>
        <w:pStyle w:val="FirstParagraph"/>
      </w:pPr>
      <w:r>
        <w:t>On the same set of weekly records of a medical student, feedback was also generated by GPT-4o (gpt-4o-2024-05-13) from OpenAI, which was the latest AI model available from OpenAI as of June 1, 2024, when this feedback was generated. This feedback is called “AI feedback” below.</w:t>
      </w:r>
    </w:p>
    <w:p w14:paraId="0783C0E7" w14:textId="77777777" w:rsidR="00BF7221" w:rsidRDefault="00000000">
      <w:pPr>
        <w:pStyle w:val="Heading4"/>
      </w:pPr>
      <w:bookmarkStart w:id="16" w:name="prompt-development"/>
      <w:bookmarkEnd w:id="15"/>
      <w:r>
        <w:lastRenderedPageBreak/>
        <w:t>Prompt Development</w:t>
      </w:r>
    </w:p>
    <w:p w14:paraId="648C14D7" w14:textId="77777777" w:rsidR="00BF7221" w:rsidRDefault="00000000">
      <w:pPr>
        <w:pStyle w:val="FirstParagraph"/>
      </w:pPr>
      <w:r>
        <w:t>To generate high-quality feedback through large language models, it is crucial to carefully craft the prompts provided to the model [39]. Since the students’ clinical clerkship logs are written in Japanese and the feedback is for Japanese students, we created the prompts in Japanese. Although [18] dealt with different types of feedback, their study also compared human-generated descriptions with feedback produced by ChatGPT in response to written tasks. Given the similarities, we decided to adapt the prompts from [18] 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 [39]. We then fed these refined prompts and actual student experiential logs into ChatGPT (GPT-4o) web interface to generate feedback. Next, we compared the generated feedback against previously reported quality criteria [18,40] and fine-tuned the prompts accordingly. Finally, to enhance reproducibility and subsequent integration into our e-portfolio system, we employed the corresponding API of the ChatGPT model (OpenAI Chat Completion API (gpt-4o-2024-05-13)) [41]. Each student log was processed as an independent API call with no shared context between calls, ensuring that feedback for one log could not be influenced by any other log. No maximum token limit (max_tokens parameter) was set at the API level. The term “AI feedback” is used in this study to indicate the feedback generated through this API.</w:t>
      </w:r>
    </w:p>
    <w:p w14:paraId="6D085B69" w14:textId="77777777" w:rsidR="00BF7221" w:rsidRDefault="00000000">
      <w:pPr>
        <w:pStyle w:val="BodyText"/>
      </w:pPr>
      <w:r>
        <w:t>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14:paraId="74A7CD24" w14:textId="77777777" w:rsidR="00BF7221" w:rsidRDefault="00000000">
      <w:pPr>
        <w:pStyle w:val="BodyText"/>
      </w:pPr>
      <w:r>
        <w:t xml:space="preserve">An important methodological note regarding this design: the prompt explicitly embedded the following five criteria from the Steiss et al. rubric [18] 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t>
      </w:r>
      <w:r>
        <w:lastRenderedPageBreak/>
        <w:t>with naturalistic supervisor feedback rather than constituting a neutral comparison of inherent feedback quality.</w:t>
      </w:r>
    </w:p>
    <w:p w14:paraId="6475E3F9" w14:textId="77777777" w:rsidR="00BF7221" w:rsidRDefault="00000000">
      <w:pPr>
        <w:pStyle w:val="Heading4"/>
      </w:pPr>
      <w:bookmarkStart w:id="17" w:name="evaluation-instrument"/>
      <w:bookmarkEnd w:id="16"/>
      <w:r>
        <w:t>Evaluation Instrument</w:t>
      </w:r>
    </w:p>
    <w:p w14:paraId="19B7B814" w14:textId="77777777" w:rsidR="00BF7221" w:rsidRDefault="00000000">
      <w:pPr>
        <w:pStyle w:val="FirstParagraph"/>
      </w:pPr>
      <w:r>
        <w:t>The evaluation instrument consisted of close-ended and open-ended questions. For the close-ended questions we used the scoring rubric developed by Steiss et al [18]. While there are other criteria used in studies comparing human and AI feedback, most of them employed holistic scoring methods [13,19]. In contrast, Steiss et al [18] 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14:paraId="381D8AF8" w14:textId="77777777" w:rsidR="00BF7221" w:rsidRDefault="00000000">
      <w:pPr>
        <w:pStyle w:val="BodyText"/>
      </w:pPr>
      <w:r>
        <w:t>The feedback in this study is in Japanese, and the evaluators are also Japanese, so it was necessary to translate the scoring rubric from English to Japanese. The translation process was conducted based on the Translation, Review, Adjudication, Pretesting, and Documentation (TRAPD) model [42].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14:paraId="60690C4E" w14:textId="77777777" w:rsidR="00BF7221" w:rsidRDefault="00000000">
      <w:pPr>
        <w:pStyle w:val="BodyText"/>
      </w:pPr>
      <w:r>
        <w:t>The original feedback quality evaluation rubric [18] 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14:paraId="3909FFBA" w14:textId="77777777" w:rsidR="00BF7221" w:rsidRDefault="00000000">
      <w:pPr>
        <w:pStyle w:val="BodyText"/>
      </w:pPr>
      <w:r>
        <w:t>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p w14:paraId="4FA451EB" w14:textId="77777777" w:rsidR="00BF7221" w:rsidRDefault="00000000">
      <w:pPr>
        <w:pStyle w:val="Heading3"/>
      </w:pPr>
      <w:bookmarkStart w:id="18" w:name="sample-size-power-and-precision"/>
      <w:bookmarkEnd w:id="14"/>
      <w:bookmarkEnd w:id="17"/>
      <w:r>
        <w:lastRenderedPageBreak/>
        <w:t>Sample Size, Power, and Precision</w:t>
      </w:r>
    </w:p>
    <w:p w14:paraId="6DE78BEB" w14:textId="77777777" w:rsidR="00BF7221" w:rsidRDefault="00000000">
      <w:pPr>
        <w:pStyle w:val="FirstParagraph"/>
      </w:pPr>
      <w:r>
        <w:t xml:space="preserve">The required sample size for the t-test was calculated using the values published in the paper by [18], that developed the rubric used for quantitative analysis. The paper reported effect sizes in terms of partial eta-squared and Cohen </w:t>
      </w:r>
      <w:r>
        <w:rPr>
          <w:i/>
          <w:iCs/>
        </w:rPr>
        <w:t>d</w:t>
      </w:r>
      <w:r>
        <w:t xml:space="preserve">, which were used to calculate the sample size. In this study, considering the comparison between AI and supervisor feedback, the sample size was calculated based on Cohen </w:t>
      </w:r>
      <w:r>
        <w:rPr>
          <w:i/>
          <w:iCs/>
        </w:rPr>
        <w:t>d</w:t>
      </w:r>
      <w:r>
        <w:t xml:space="preserve"> of 0.34 as reported by Steiss et al [18]. With power set at 0.8 and alpha at 0.05, 155 data points per group would be needed.</w:t>
      </w:r>
    </w:p>
    <w:p w14:paraId="66EFB79F" w14:textId="77777777" w:rsidR="00BF7221" w:rsidRDefault="00000000">
      <w:pPr>
        <w:pStyle w:val="Heading3"/>
      </w:pPr>
      <w:bookmarkStart w:id="19" w:name="data-collection"/>
      <w:bookmarkEnd w:id="18"/>
      <w:r>
        <w:t>Data Collection</w:t>
      </w:r>
    </w:p>
    <w:p w14:paraId="15643557" w14:textId="77777777" w:rsidR="00BF7221" w:rsidRDefault="00000000">
      <w:pPr>
        <w:pStyle w:val="FirstParagraph"/>
      </w:pPr>
      <w:r>
        <w:t>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 [43,44]. Whether the feedback had been generated by AI or written by a supervising physician was not disclosed to evaluators at the time of evaluation, ensuring they based their assessments solely on the feedback content.</w:t>
      </w:r>
    </w:p>
    <w:p w14:paraId="405F17A2" w14:textId="77777777" w:rsidR="00BF7221" w:rsidRDefault="00000000">
      <w:pPr>
        <w:pStyle w:val="Heading3"/>
      </w:pPr>
      <w:bookmarkStart w:id="20" w:name="quantitative-analysis"/>
      <w:bookmarkEnd w:id="19"/>
      <w:r>
        <w:t>Quantitative Analysis</w:t>
      </w:r>
    </w:p>
    <w:p w14:paraId="1B1A7134" w14:textId="77777777" w:rsidR="00BF7221" w:rsidRDefault="00000000">
      <w:pPr>
        <w:pStyle w:val="FirstParagraph"/>
      </w:pPr>
      <w:r>
        <w:t xml:space="preserve">All quantitative analyses were conducted in R 4.4.2 [45].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 [46].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w:t>
      </w:r>
      <w:r>
        <w:lastRenderedPageBreak/>
        <w:t>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p w14:paraId="60759914" w14:textId="77777777" w:rsidR="00BF7221" w:rsidRDefault="00000000">
      <w:pPr>
        <w:pStyle w:val="Heading3"/>
      </w:pPr>
      <w:bookmarkStart w:id="21" w:name="qualitative-analysis"/>
      <w:bookmarkEnd w:id="20"/>
      <w:r>
        <w:t>Qualitative Analysis</w:t>
      </w:r>
    </w:p>
    <w:p w14:paraId="1A7E6F28" w14:textId="77777777" w:rsidR="00BF7221" w:rsidRDefault="00000000">
      <w:pPr>
        <w:pStyle w:val="FirstParagraph"/>
      </w:pPr>
      <w:r>
        <w:t>For the qualitative analysis, narrative comments from the open questions were organized in a table, followed by a thematic analysis [47]. Thematic analysis consists of the following steps: (1) Familiarize with the data, (2) Generate initial codes, (3) Search for themes, (4) Review themes, (5) Define and name themes, and (6) Produce the report [47].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14:paraId="7F7B11AB" w14:textId="77777777" w:rsidR="00BF7221" w:rsidRDefault="00000000">
      <w:pPr>
        <w:pStyle w:val="BodyText"/>
      </w:pPr>
      <w:r>
        <w:t>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p w14:paraId="2F61B98B" w14:textId="77777777" w:rsidR="00BF7221" w:rsidRDefault="00000000">
      <w:pPr>
        <w:pStyle w:val="Heading4"/>
      </w:pPr>
      <w:bookmarkStart w:id="22" w:name="reflexivity"/>
      <w:r>
        <w:t>Reflexivity</w:t>
      </w:r>
    </w:p>
    <w:p w14:paraId="5317DD0A" w14:textId="77777777" w:rsidR="00BF7221" w:rsidRDefault="00000000">
      <w:pPr>
        <w:pStyle w:val="FirstParagraph"/>
      </w:pPr>
      <w:r>
        <w:t>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14:paraId="5587B6C7" w14:textId="77777777" w:rsidR="00BF7221" w:rsidRDefault="00000000">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w:t>
      </w:r>
      <w:r>
        <w:lastRenderedPageBreak/>
        <w:t>during the analysis process, with regular meetings to share and discuss their respective interpretations.</w:t>
      </w:r>
    </w:p>
    <w:p w14:paraId="527BCA95" w14:textId="77777777" w:rsidR="00BF7221" w:rsidRDefault="00000000">
      <w:pPr>
        <w:pStyle w:val="Heading3"/>
      </w:pPr>
      <w:bookmarkStart w:id="23" w:name="integration-of-results"/>
      <w:bookmarkEnd w:id="21"/>
      <w:bookmarkEnd w:id="22"/>
      <w:r>
        <w:t>Integration of results</w:t>
      </w:r>
    </w:p>
    <w:p w14:paraId="72178B3F" w14:textId="77777777" w:rsidR="00BF7221" w:rsidRDefault="00000000">
      <w:pPr>
        <w:pStyle w:val="FirstParagraph"/>
      </w:pPr>
      <w:r>
        <w:t>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 “joint display”) to enable explicit integration and the drawing of meta-inferences that would be difficult to see from either strand alone [48,49].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p w14:paraId="0C45D6EB" w14:textId="77777777" w:rsidR="00BF7221" w:rsidRDefault="00000000">
      <w:pPr>
        <w:pStyle w:val="Heading3"/>
      </w:pPr>
      <w:bookmarkStart w:id="24" w:name="ethical-considerations"/>
      <w:bookmarkEnd w:id="23"/>
      <w:r>
        <w:t>Ethical considerations</w:t>
      </w:r>
    </w:p>
    <w:p w14:paraId="6E529F8E" w14:textId="77777777" w:rsidR="00BF7221" w:rsidRDefault="00000000">
      <w:pPr>
        <w:pStyle w:val="FirstParagraph"/>
      </w:pPr>
      <w:r>
        <w:t>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p w14:paraId="72BFEE8A" w14:textId="77777777" w:rsidR="00BF7221" w:rsidRDefault="00000000">
      <w:pPr>
        <w:pStyle w:val="Heading2"/>
      </w:pPr>
      <w:bookmarkStart w:id="25" w:name="results"/>
      <w:bookmarkEnd w:id="6"/>
      <w:bookmarkEnd w:id="24"/>
      <w:r>
        <w:t>Results</w:t>
      </w:r>
    </w:p>
    <w:p w14:paraId="482F09F6" w14:textId="77777777" w:rsidR="00BF7221" w:rsidRDefault="00000000">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w:t>
      </w:r>
      <w:r>
        <w:lastRenderedPageBreak/>
        <w:t xml:space="preserve">range 51–2,342). The number of datasets, students, and supervisors by department is shown in </w:t>
      </w:r>
      <w:hyperlink w:anchor="tbl-dataset_summary">
        <w:r>
          <w:rPr>
            <w:rStyle w:val="Hyperlink"/>
          </w:rPr>
          <w:t>Table 1</w:t>
        </w:r>
      </w:hyperlink>
      <w:r>
        <w:t>.</w:t>
      </w:r>
    </w:p>
    <w:tbl>
      <w:tblPr>
        <w:tblStyle w:val="Table"/>
        <w:tblW w:w="5000" w:type="pct"/>
        <w:tblLayout w:type="fixed"/>
        <w:tblLook w:val="0000" w:firstRow="0" w:lastRow="0" w:firstColumn="0" w:lastColumn="0" w:noHBand="0" w:noVBand="0"/>
      </w:tblPr>
      <w:tblGrid>
        <w:gridCol w:w="9622"/>
      </w:tblGrid>
      <w:tr w:rsidR="00BF7221" w14:paraId="47D991A5" w14:textId="77777777">
        <w:tc>
          <w:tcPr>
            <w:tcW w:w="7920" w:type="dxa"/>
          </w:tcPr>
          <w:p w14:paraId="4F9DF683" w14:textId="77777777" w:rsidR="00BF7221" w:rsidRDefault="00000000">
            <w:pPr>
              <w:pStyle w:val="ImageCaption"/>
              <w:spacing w:before="200"/>
            </w:pPr>
            <w:bookmarkStart w:id="26" w:name="tbl-dataset_summary"/>
            <w:r>
              <w:t>Table 1: Dataset Summary.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2351"/>
              <w:gridCol w:w="2351"/>
              <w:gridCol w:w="2352"/>
              <w:gridCol w:w="2352"/>
            </w:tblGrid>
            <w:tr w:rsidR="00BF7221" w14:paraId="68C8CAF1"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6D8C0"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Department*</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B643CB" w14:textId="77777777" w:rsidR="00BF7221" w:rsidRDefault="00000000">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Datasets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3C14D" w14:textId="77777777" w:rsidR="00BF7221" w:rsidRDefault="00000000">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Students†</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B78DE" w14:textId="77777777" w:rsidR="00BF7221" w:rsidRDefault="00000000">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Number of Supervisors‡</w:t>
                  </w:r>
                </w:p>
              </w:tc>
            </w:tr>
            <w:tr w:rsidR="00BF7221" w14:paraId="1CC3BFEA" w14:textId="77777777" w:rsidTr="00BF7221">
              <w:trPr>
                <w:jc w:val="center"/>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E67C6"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 Community Hospital</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00A2B"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13</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2FB8B"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49014D"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BF7221" w14:paraId="38C312B1"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A63ECA"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B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C3898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7EBD3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2E5016"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r>
            <w:tr w:rsidR="00BF7221" w14:paraId="4E0AA413"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B0DAB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 Community Hospital</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C31364"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CBC1A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16488"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w:t>
                  </w:r>
                </w:p>
              </w:tc>
            </w:tr>
            <w:tr w:rsidR="00BF7221" w14:paraId="5FD455B0"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551A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Diabetes and Endocrinology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5B65D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DC218"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BCAE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r>
            <w:tr w:rsidR="00BF7221" w14:paraId="1F3DB6C1"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8233E"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General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CE75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643BD8"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588045"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r>
            <w:tr w:rsidR="00BF7221" w14:paraId="4C3B7E7D"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8BBDE"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Geriatric Medicine</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BFE81"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F5FF2"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E0B2E3"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BF7221" w14:paraId="0F451059"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05AF4"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Haematology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5DF87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11</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10CA9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37C31D"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10</w:t>
                  </w:r>
                </w:p>
              </w:tc>
            </w:tr>
            <w:tr w:rsidR="00BF7221" w14:paraId="3F8E712E"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90CD84"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Neurology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94115"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B28D54"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4D364"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15</w:t>
                  </w:r>
                </w:p>
              </w:tc>
            </w:tr>
            <w:tr w:rsidR="00BF7221" w14:paraId="168198C9"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8C0F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Paediatrics</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306421"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32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E250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22</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5E30C3"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19</w:t>
                  </w:r>
                </w:p>
              </w:tc>
            </w:tr>
            <w:tr w:rsidR="00BF7221" w14:paraId="4A96803A"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F18E3"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Psychiatry</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A62FB"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9</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3F898"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7</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54CF03"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8</w:t>
                  </w:r>
                </w:p>
              </w:tc>
            </w:tr>
            <w:tr w:rsidR="00BF7221" w14:paraId="740037F7" w14:textId="77777777" w:rsidTr="00BF7221">
              <w:trPr>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C21E9E"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Surgical Unit</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1D5C4E"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23</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6AEC1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18</w:t>
                  </w:r>
                </w:p>
              </w:tc>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EDF7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17</w:t>
                  </w:r>
                </w:p>
              </w:tc>
            </w:tr>
            <w:tr w:rsidR="00BF7221" w14:paraId="1478106C" w14:textId="77777777" w:rsidTr="00BF7221">
              <w:trPr>
                <w:jc w:val="center"/>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FE741"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Thoracic Surgery Unit</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79171"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16</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6353F2"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12</w:t>
                  </w:r>
                </w:p>
              </w:tc>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985815"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14</w:t>
                  </w:r>
                </w:p>
              </w:tc>
            </w:tr>
            <w:tr w:rsidR="00BF7221" w14:paraId="65D92FAE" w14:textId="77777777" w:rsidTr="00BF7221">
              <w:trPr>
                <w:jc w:val="center"/>
              </w:trPr>
              <w:tc>
                <w:tcPr>
                  <w:tcW w:w="8640"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1ABD33" w14:textId="77777777" w:rsidR="00BF7221" w:rsidRDefault="00000000">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*Except for A, B, and C Community Hospital, all departments are affiliated with Nagoya University.</w:t>
                  </w:r>
                </w:p>
              </w:tc>
            </w:tr>
            <w:tr w:rsidR="00BF7221" w14:paraId="250EC58B" w14:textId="77777777" w:rsidTr="00BF7221">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072477" w14:textId="77777777" w:rsidR="00BF7221" w:rsidRDefault="00000000">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students exceeds 47 because some students rotated through multiple departments.</w:t>
                  </w:r>
                </w:p>
              </w:tc>
            </w:tr>
            <w:tr w:rsidR="00BF7221" w14:paraId="6FF1A665" w14:textId="77777777" w:rsidTr="00BF7221">
              <w:trPr>
                <w:jc w:val="center"/>
              </w:trPr>
              <w:tc>
                <w:tcPr>
                  <w:tcW w:w="864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2BD36F1" w14:textId="77777777" w:rsidR="00BF7221" w:rsidRDefault="00000000">
                  <w:pPr>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‡The total number of supervisors exceeds 42 because some supervisors provided feedback in multiple departments.</w:t>
                  </w:r>
                </w:p>
              </w:tc>
            </w:tr>
          </w:tbl>
          <w:p w14:paraId="248971A5" w14:textId="77777777" w:rsidR="00BF7221" w:rsidRDefault="00BF7221"/>
        </w:tc>
        <w:bookmarkEnd w:id="26"/>
      </w:tr>
    </w:tbl>
    <w:p w14:paraId="00B54475" w14:textId="77777777" w:rsidR="00BF7221" w:rsidRDefault="00000000">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 </w:t>
      </w:r>
      <w:hyperlink w:anchor="fig-participant-flowchart">
        <w:r>
          <w:rPr>
            <w:rStyle w:val="Hyperlink"/>
          </w:rPr>
          <w:t>Figure 2</w:t>
        </w:r>
      </w:hyperlink>
      <w:r>
        <w:t>.</w:t>
      </w:r>
    </w:p>
    <w:tbl>
      <w:tblPr>
        <w:tblStyle w:val="Table"/>
        <w:tblW w:w="5000" w:type="pct"/>
        <w:tblLayout w:type="fixed"/>
        <w:tblLook w:val="0000" w:firstRow="0" w:lastRow="0" w:firstColumn="0" w:lastColumn="0" w:noHBand="0" w:noVBand="0"/>
      </w:tblPr>
      <w:tblGrid>
        <w:gridCol w:w="9622"/>
      </w:tblGrid>
      <w:tr w:rsidR="00BF7221" w14:paraId="5AC724E8" w14:textId="77777777">
        <w:tc>
          <w:tcPr>
            <w:tcW w:w="7920" w:type="dxa"/>
          </w:tcPr>
          <w:p w14:paraId="450FE3FE" w14:textId="77777777" w:rsidR="00BF7221" w:rsidRDefault="00000000">
            <w:pPr>
              <w:pStyle w:val="Compact"/>
              <w:jc w:val="center"/>
            </w:pPr>
            <w:bookmarkStart w:id="27" w:name="fig-participant-flowchart"/>
            <w:r>
              <w:rPr>
                <w:noProof/>
              </w:rPr>
              <w:lastRenderedPageBreak/>
              <w:drawing>
                <wp:inline distT="0" distB="0" distL="0" distR="0" wp14:anchorId="2CCCF516" wp14:editId="4DE31992">
                  <wp:extent cx="5334000" cy="412209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rc/assets/JARS_flowchart/jars-quant-participant-flowchart.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4122094"/>
                          </a:xfrm>
                          <a:prstGeom prst="rect">
                            <a:avLst/>
                          </a:prstGeom>
                          <a:noFill/>
                          <a:ln w="9525">
                            <a:noFill/>
                            <a:headEnd/>
                            <a:tailEnd/>
                          </a:ln>
                        </pic:spPr>
                      </pic:pic>
                    </a:graphicData>
                  </a:graphic>
                </wp:inline>
              </w:drawing>
            </w:r>
          </w:p>
          <w:p w14:paraId="0DAA568D" w14:textId="77777777" w:rsidR="00BF7221" w:rsidRDefault="00000000">
            <w:pPr>
              <w:pStyle w:val="ImageCaption"/>
              <w:spacing w:before="200"/>
            </w:pPr>
            <w:r>
              <w:t xml:space="preserve">Figure 2: </w:t>
            </w:r>
            <w:commentRangeStart w:id="28"/>
            <w:r>
              <w:t xml:space="preserve">Journal Article Reporting Standards (JARS) </w:t>
            </w:r>
            <w:commentRangeEnd w:id="28"/>
            <w:r w:rsidR="00896CE1">
              <w:rPr>
                <w:rStyle w:val="CommentReference"/>
                <w:sz w:val="24"/>
                <w:szCs w:val="24"/>
              </w:rPr>
              <w:commentReference w:id="28"/>
            </w:r>
            <w:r>
              <w:t>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tc>
        <w:bookmarkEnd w:id="27"/>
      </w:tr>
    </w:tbl>
    <w:p w14:paraId="24DFAF46" w14:textId="77777777" w:rsidR="00BF7221" w:rsidRDefault="00000000">
      <w:pPr>
        <w:pStyle w:val="Heading3"/>
      </w:pPr>
      <w:bookmarkStart w:id="29" w:name="quantitative-analysis-1"/>
      <w:r>
        <w:t>Quantitative analysis</w:t>
      </w:r>
    </w:p>
    <w:p w14:paraId="3453E5D9" w14:textId="77777777" w:rsidR="00BF7221" w:rsidRDefault="00000000">
      <w:pPr>
        <w:pStyle w:val="Heading4"/>
      </w:pPr>
      <w:bookmarkStart w:id="30" w:name="Xba8190d6eb4dba86e04165cd34ad4975da570f1"/>
      <w:r>
        <w:t>Distribution Assessment and Sensitivity Analysis</w:t>
      </w:r>
    </w:p>
    <w:p w14:paraId="11A5925F" w14:textId="77777777" w:rsidR="00BF7221" w:rsidRDefault="00000000">
      <w:pPr>
        <w:pStyle w:val="FirstParagraph"/>
      </w:pPr>
      <w:r>
        <w:t>Shapiro-Wilk tests assessed the normality of paired differences for all comparisons. The feedback length difference was normally distributed (</w:t>
      </w:r>
      <w:r>
        <w:rPr>
          <w:i/>
          <w:iCs/>
        </w:rPr>
        <w:t>W</w:t>
      </w:r>
      <w:r>
        <w:t xml:space="preserve">=0.992, </w:t>
      </w:r>
      <w:r>
        <w:rPr>
          <w:i/>
          <w:iCs/>
        </w:rPr>
        <w:t>P</w:t>
      </w:r>
      <w:r>
        <w:t xml:space="preserve">=.550), supporting the use of the paired t-test for that variable. However, all five rubric score differences departed significantly from normality (all </w:t>
      </w:r>
      <w:r>
        <w:rPr>
          <w:i/>
          <w:iCs/>
        </w:rPr>
        <w:t>W</w:t>
      </w:r>
      <w:r>
        <w:t xml:space="preserve">≤0.939, all </w:t>
      </w:r>
      <w:r>
        <w:rPr>
          <w:i/>
          <w:iCs/>
        </w:rPr>
        <w:t>P</w:t>
      </w:r>
      <w:r>
        <w:t>&lt;.001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p w14:paraId="17ED0681" w14:textId="77777777" w:rsidR="00BF7221" w:rsidRDefault="00000000">
      <w:pPr>
        <w:pStyle w:val="Heading4"/>
      </w:pPr>
      <w:bookmarkStart w:id="31" w:name="difference-between-feedback-length"/>
      <w:bookmarkEnd w:id="30"/>
      <w:r>
        <w:lastRenderedPageBreak/>
        <w:t>Difference Between Feedback Length</w:t>
      </w:r>
    </w:p>
    <w:p w14:paraId="7B1F3AFB" w14:textId="77777777" w:rsidR="00BF7221" w:rsidRDefault="00000000">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 </w:t>
      </w:r>
      <w:hyperlink w:anchor="fig-length_distribution">
        <w:r>
          <w:rPr>
            <w:rStyle w:val="Hyperlink"/>
          </w:rPr>
          <w:t>Figure 3</w:t>
        </w:r>
      </w:hyperlink>
      <w:r>
        <w:t xml:space="preserve">. Paired t-test results indicated that the mean character count of AI feedback was significantly higher than that of supervisor feedback (mean difference 284.16 characters; 95% CI 268.6-299.71; </w:t>
      </w:r>
      <w:r>
        <w:rPr>
          <w:i/>
          <w:iCs/>
        </w:rPr>
        <w:t>P</w:t>
      </w:r>
      <w:r>
        <w:t xml:space="preserve">&lt;.001; Cohen </w:t>
      </w:r>
      <w:r>
        <w:rPr>
          <w:i/>
          <w:iCs/>
        </w:rPr>
        <w:t>d</w:t>
      </w:r>
      <w:r>
        <w:t>=2.84, 95% CI 2.50–3.19).</w:t>
      </w:r>
    </w:p>
    <w:tbl>
      <w:tblPr>
        <w:tblStyle w:val="Table"/>
        <w:tblW w:w="5000" w:type="pct"/>
        <w:tblLayout w:type="fixed"/>
        <w:tblLook w:val="0000" w:firstRow="0" w:lastRow="0" w:firstColumn="0" w:lastColumn="0" w:noHBand="0" w:noVBand="0"/>
      </w:tblPr>
      <w:tblGrid>
        <w:gridCol w:w="9622"/>
      </w:tblGrid>
      <w:tr w:rsidR="00BF7221" w14:paraId="4A6DAFF2" w14:textId="77777777">
        <w:tc>
          <w:tcPr>
            <w:tcW w:w="7920" w:type="dxa"/>
          </w:tcPr>
          <w:p w14:paraId="7826B142" w14:textId="77777777" w:rsidR="00BF7221" w:rsidRDefault="00000000">
            <w:pPr>
              <w:pStyle w:val="Compact"/>
              <w:jc w:val="center"/>
            </w:pPr>
            <w:bookmarkStart w:id="32" w:name="fig-length_distribution"/>
            <w:r>
              <w:rPr>
                <w:noProof/>
              </w:rPr>
              <w:drawing>
                <wp:inline distT="0" distB="0" distL="0" distR="0" wp14:anchorId="1C58C1F2" wp14:editId="14151478">
                  <wp:extent cx="5334000" cy="3200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quantitative/fig_length_distribution.svg"/>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7F6B1766" w14:textId="77777777" w:rsidR="00BF7221" w:rsidRDefault="00000000">
            <w:pPr>
              <w:pStyle w:val="ImageCaption"/>
              <w:spacing w:before="200"/>
            </w:pPr>
            <w:r>
              <w:t>Figure 3: Distribution of AI-generated and supervisor feedback lengths by character count for 161 clinical clerkship logs from 47 medical students, Nagoya University, Japan, 2024.</w:t>
            </w:r>
          </w:p>
        </w:tc>
        <w:bookmarkEnd w:id="32"/>
      </w:tr>
    </w:tbl>
    <w:p w14:paraId="6D03B58C" w14:textId="77777777" w:rsidR="00BF7221" w:rsidRDefault="00000000">
      <w:pPr>
        <w:pStyle w:val="Heading4"/>
      </w:pPr>
      <w:bookmarkStart w:id="33" w:name="comparison-of-scores"/>
      <w:bookmarkEnd w:id="31"/>
      <w:r>
        <w:t>Comparison of Scores</w:t>
      </w:r>
    </w:p>
    <w:p w14:paraId="4258A582" w14:textId="77777777" w:rsidR="00BF7221" w:rsidRDefault="00000000">
      <w:pPr>
        <w:pStyle w:val="FirstParagraph"/>
      </w:pPr>
      <w:r>
        <w:t xml:space="preserve">The scores assigned by the evaluators to the AI and supervisor feedback were compared. </w:t>
      </w:r>
      <w:hyperlink w:anchor="fig-diff-ai-vs-supervisor">
        <w:r>
          <w:rPr>
            <w:rStyle w:val="Hyperlink"/>
          </w:rPr>
          <w:t>Figure 4</w:t>
        </w:r>
      </w:hyperlink>
      <w:r>
        <w:t xml:space="preserve"> 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 “supportive” item.</w:t>
      </w:r>
    </w:p>
    <w:tbl>
      <w:tblPr>
        <w:tblStyle w:val="Table"/>
        <w:tblW w:w="5000" w:type="pct"/>
        <w:tblLayout w:type="fixed"/>
        <w:tblLook w:val="0000" w:firstRow="0" w:lastRow="0" w:firstColumn="0" w:lastColumn="0" w:noHBand="0" w:noVBand="0"/>
      </w:tblPr>
      <w:tblGrid>
        <w:gridCol w:w="9622"/>
      </w:tblGrid>
      <w:tr w:rsidR="00BF7221" w14:paraId="31D7EEAA" w14:textId="77777777">
        <w:tc>
          <w:tcPr>
            <w:tcW w:w="7920" w:type="dxa"/>
          </w:tcPr>
          <w:p w14:paraId="5DD24A8F" w14:textId="77777777" w:rsidR="00BF7221" w:rsidRDefault="00000000">
            <w:pPr>
              <w:pStyle w:val="Compact"/>
              <w:jc w:val="center"/>
            </w:pPr>
            <w:bookmarkStart w:id="34" w:name="fig-diff-ai-vs-supervisor"/>
            <w:r>
              <w:rPr>
                <w:noProof/>
              </w:rPr>
              <w:lastRenderedPageBreak/>
              <w:drawing>
                <wp:inline distT="0" distB="0" distL="0" distR="0" wp14:anchorId="07BEF1E0" wp14:editId="4351CD48">
                  <wp:extent cx="5334000" cy="3200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result/quantitative/fig_diff_ai_vs_supervisor.svg"/>
                          <pic:cNvPicPr>
                            <a:picLocks noChangeAspect="1" noChangeArrowheads="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67834416" w14:textId="77777777" w:rsidR="00BF7221" w:rsidRDefault="00000000">
            <w:pPr>
              <w:pStyle w:val="ImageCaption"/>
              <w:spacing w:before="200"/>
            </w:pPr>
            <w:r>
              <w:t>Figure 4: Distribution of score differences between AI-generated and supervisor feedback for each rubric category, evaluated by 10 faculty and 10 student assessors. Positive values indicate higher AI scores. Convergent mixed-methods study, Nagoya University, Japan, 2024.</w:t>
            </w:r>
          </w:p>
        </w:tc>
        <w:bookmarkEnd w:id="34"/>
      </w:tr>
    </w:tbl>
    <w:p w14:paraId="43EBAE19" w14:textId="77777777" w:rsidR="00BF7221" w:rsidRDefault="00000000">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 </w:t>
      </w:r>
      <w:r>
        <w:rPr>
          <w:i/>
          <w:iCs/>
        </w:rPr>
        <w:t>P</w:t>
      </w:r>
      <w:r>
        <w:t xml:space="preserve">&lt;.001), clear direction (corrected </w:t>
      </w:r>
      <w:r>
        <w:rPr>
          <w:i/>
          <w:iCs/>
        </w:rPr>
        <w:t>P</w:t>
      </w:r>
      <w:r>
        <w:t xml:space="preserve">&lt;.001), prioritization (corrected </w:t>
      </w:r>
      <w:r>
        <w:rPr>
          <w:i/>
          <w:iCs/>
        </w:rPr>
        <w:t>P</w:t>
      </w:r>
      <w:r>
        <w:t xml:space="preserve">&lt;.001), accurate (corrected </w:t>
      </w:r>
      <w:r>
        <w:rPr>
          <w:i/>
          <w:iCs/>
        </w:rPr>
        <w:t>P</w:t>
      </w:r>
      <w:r>
        <w:t xml:space="preserve">&lt;.001), and supportive (corrected </w:t>
      </w:r>
      <w:r>
        <w:rPr>
          <w:i/>
          <w:iCs/>
        </w:rPr>
        <w:t>P</w:t>
      </w:r>
      <w:r>
        <w:t xml:space="preserve">=.011). Details including uncorrected p-values are shown in </w:t>
      </w:r>
      <w:hyperlink w:anchor="tbl-paired_ttest_results">
        <w:r>
          <w:rPr>
            <w:rStyle w:val="Hyperlink"/>
          </w:rPr>
          <w:t>Table 2</w:t>
        </w:r>
      </w:hyperlink>
      <w:r>
        <w:t>.</w:t>
      </w:r>
    </w:p>
    <w:tbl>
      <w:tblPr>
        <w:tblStyle w:val="Table"/>
        <w:tblW w:w="5000" w:type="pct"/>
        <w:tblLayout w:type="fixed"/>
        <w:tblLook w:val="0000" w:firstRow="0" w:lastRow="0" w:firstColumn="0" w:lastColumn="0" w:noHBand="0" w:noVBand="0"/>
      </w:tblPr>
      <w:tblGrid>
        <w:gridCol w:w="9622"/>
      </w:tblGrid>
      <w:tr w:rsidR="00BF7221" w14:paraId="1065F5CA" w14:textId="77777777">
        <w:tc>
          <w:tcPr>
            <w:tcW w:w="7920" w:type="dxa"/>
          </w:tcPr>
          <w:p w14:paraId="4382D3B7" w14:textId="77777777" w:rsidR="00BF7221" w:rsidRDefault="00000000">
            <w:pPr>
              <w:pStyle w:val="ImageCaption"/>
              <w:spacing w:before="200"/>
            </w:pPr>
            <w:bookmarkStart w:id="35" w:name="tbl-paired_ttest_results"/>
            <w:r>
              <w:t>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w="5000" w:type="pct"/>
              <w:jc w:val="center"/>
              <w:tblLayout w:type="fixed"/>
              <w:tblLook w:val="0420" w:firstRow="1" w:lastRow="0" w:firstColumn="0" w:lastColumn="0" w:noHBand="0" w:noVBand="1"/>
            </w:tblPr>
            <w:tblGrid>
              <w:gridCol w:w="1343"/>
              <w:gridCol w:w="1343"/>
              <w:gridCol w:w="1344"/>
              <w:gridCol w:w="1344"/>
              <w:gridCol w:w="1344"/>
              <w:gridCol w:w="1344"/>
              <w:gridCol w:w="1344"/>
            </w:tblGrid>
            <w:tr w:rsidR="00BF7221" w14:paraId="39B84DB0"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0FD22"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BB92C"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Mean Difference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BB330"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AI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608FB"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Supervisor Mean Score (95%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38F81" w14:textId="14962184"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 xml:space="preserve">Cohen </w:t>
                  </w:r>
                  <w:commentRangeStart w:id="36"/>
                  <w:r>
                    <w:rPr>
                      <w:rFonts w:ascii="DejaVu Sans" w:eastAsia="DejaVu Sans" w:hAnsi="DejaVu Sans" w:cs="DejaVu Sans"/>
                      <w:b/>
                      <w:color w:val="000000"/>
                      <w:sz w:val="16"/>
                      <w:szCs w:val="16"/>
                    </w:rPr>
                    <w:t>d</w:t>
                  </w:r>
                  <w:commentRangeEnd w:id="36"/>
                  <w:r w:rsidR="002861E8">
                    <w:rPr>
                      <w:rStyle w:val="CommentReference"/>
                      <w:rFonts w:ascii="DejaVu Sans" w:eastAsia="DejaVu Sans" w:hAnsi="DejaVu Sans" w:cs="DejaVu Sans"/>
                      <w:b/>
                      <w:color w:val="000000"/>
                    </w:rPr>
                    <w:commentReference w:id="36"/>
                  </w:r>
                  <w:r>
                    <w:rPr>
                      <w:rFonts w:ascii="DejaVu Sans" w:eastAsia="DejaVu Sans" w:hAnsi="DejaVu Sans" w:cs="DejaVu Sans"/>
                      <w:b/>
                      <w:color w:val="000000"/>
                      <w:sz w:val="16"/>
                      <w:szCs w:val="16"/>
                    </w:rPr>
                    <w:t xml:space="preserve"> </w:t>
                  </w:r>
                  <w:ins w:id="37" w:author="Donkers, Jeroen (EDUC)" w:date="2026-03-13T10:23:00Z" w16du:dateUtc="2026-03-13T09:23:00Z">
                    <w:r w:rsidR="002861E8">
                      <w:rPr>
                        <w:rFonts w:ascii="DejaVu Sans" w:eastAsia="DejaVu Sans" w:hAnsi="DejaVu Sans" w:cs="DejaVu Sans"/>
                        <w:b/>
                        <w:color w:val="000000"/>
                        <w:sz w:val="16"/>
                        <w:szCs w:val="16"/>
                      </w:rPr>
                      <w:br/>
                    </w:r>
                  </w:ins>
                  <w:r>
                    <w:rPr>
                      <w:rFonts w:ascii="DejaVu Sans" w:eastAsia="DejaVu Sans" w:hAnsi="DejaVu Sans" w:cs="DejaVu Sans"/>
                      <w:b/>
                      <w:color w:val="000000"/>
                      <w:sz w:val="16"/>
                      <w:szCs w:val="16"/>
                    </w:rPr>
                    <w:t>(95% CI)</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50753"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P value</w:t>
                  </w:r>
                </w:p>
              </w:tc>
              <w:tc>
                <w:tcPr>
                  <w:tcW w:w="1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6F596" w14:textId="3DDC84FD"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 xml:space="preserve">Corrected </w:t>
                  </w:r>
                  <w:ins w:id="38" w:author="Donkers, Jeroen (EDUC)" w:date="2026-03-13T10:23:00Z" w16du:dateUtc="2026-03-13T09:23:00Z">
                    <w:r w:rsidR="002861E8">
                      <w:rPr>
                        <w:rFonts w:ascii="DejaVu Sans" w:eastAsia="DejaVu Sans" w:hAnsi="DejaVu Sans" w:cs="DejaVu Sans"/>
                        <w:b/>
                        <w:color w:val="000000"/>
                        <w:sz w:val="16"/>
                        <w:szCs w:val="16"/>
                      </w:rPr>
                      <w:br/>
                    </w:r>
                  </w:ins>
                  <w:r>
                    <w:rPr>
                      <w:rFonts w:ascii="DejaVu Sans" w:eastAsia="DejaVu Sans" w:hAnsi="DejaVu Sans" w:cs="DejaVu Sans"/>
                      <w:b/>
                      <w:color w:val="000000"/>
                      <w:sz w:val="16"/>
                      <w:szCs w:val="16"/>
                    </w:rPr>
                    <w:t>P value</w:t>
                  </w:r>
                </w:p>
              </w:tc>
            </w:tr>
            <w:tr w:rsidR="00BF7221" w14:paraId="52807AD0" w14:textId="77777777" w:rsidTr="00BF7221">
              <w:trPr>
                <w:jc w:val="center"/>
              </w:trPr>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893CB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EC1CC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 (1.5- 1.9)</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859A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4.43 (4.34-4.52)</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343C5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2.73 (2.56-2.9)</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B224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0.93 (0.79 to 1.06)</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EEDB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D32D5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5A941318" w14:textId="77777777" w:rsidTr="00BF7221">
              <w:trPr>
                <w:jc w:val="center"/>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46D9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(B) Clear </w:t>
                  </w:r>
                  <w:r>
                    <w:rPr>
                      <w:rFonts w:ascii="DejaVu Sans" w:eastAsia="DejaVu Sans" w:hAnsi="DejaVu Sans" w:cs="DejaVu Sans"/>
                      <w:color w:val="000000"/>
                      <w:sz w:val="16"/>
                      <w:szCs w:val="16"/>
                    </w:rPr>
                    <w:lastRenderedPageBreak/>
                    <w:t>Direction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1CB5D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 xml:space="preserve">1.39 (1.18- </w:t>
                  </w:r>
                  <w:r>
                    <w:rPr>
                      <w:rFonts w:ascii="DejaVu Sans" w:eastAsia="DejaVu Sans" w:hAnsi="DejaVu Sans" w:cs="DejaVu Sans"/>
                      <w:color w:val="000000"/>
                      <w:sz w:val="16"/>
                      <w:szCs w:val="16"/>
                    </w:rPr>
                    <w:lastRenderedPageBreak/>
                    <w:t>1.59)</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77A76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4.36 (4.26-</w:t>
                  </w:r>
                  <w:r>
                    <w:rPr>
                      <w:rFonts w:ascii="DejaVu Sans" w:eastAsia="DejaVu Sans" w:hAnsi="DejaVu Sans" w:cs="DejaVu Sans"/>
                      <w:color w:val="000000"/>
                      <w:sz w:val="16"/>
                      <w:szCs w:val="16"/>
                    </w:rPr>
                    <w:lastRenderedPageBreak/>
                    <w:t>4.46)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5D24A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2.98 (2.81-</w:t>
                  </w:r>
                  <w:r>
                    <w:rPr>
                      <w:rFonts w:ascii="DejaVu Sans" w:eastAsia="DejaVu Sans" w:hAnsi="DejaVu Sans" w:cs="DejaVu Sans"/>
                      <w:color w:val="000000"/>
                      <w:sz w:val="16"/>
                      <w:szCs w:val="16"/>
                    </w:rPr>
                    <w:lastRenderedPageBreak/>
                    <w:t>3.14)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53200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 xml:space="preserve">0.73 (0.61 to </w:t>
                  </w:r>
                  <w:r>
                    <w:rPr>
                      <w:rFonts w:ascii="DejaVu Sans" w:eastAsia="DejaVu Sans" w:hAnsi="DejaVu Sans" w:cs="DejaVu Sans"/>
                      <w:color w:val="000000"/>
                      <w:sz w:val="16"/>
                      <w:szCs w:val="16"/>
                    </w:rPr>
                    <w:lastRenderedPageBreak/>
                    <w:t>0.86)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FFDFA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346F0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3CBE358D" w14:textId="77777777" w:rsidTr="00BF7221">
              <w:trPr>
                <w:jc w:val="center"/>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D585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2396B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 (0.19- 0.56)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58D30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4.18 (4.07-4.28)</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A56FF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3.8 (3.64-3.96)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5333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0.22 (0.11 to 0.33)</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9BE3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11F3A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33CDE4DB" w14:textId="77777777" w:rsidTr="00BF7221">
              <w:trPr>
                <w:jc w:val="center"/>
              </w:trPr>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1925C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C49E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0.68 (0.47- 0.88)</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BABE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4.05 (3.94-4.16)</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EDBB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3.37 (3.2-3.54)</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7EEB2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 (0.24 to 0.47)</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0B09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23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40EF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74F00D58" w14:textId="77777777" w:rsidTr="00BF7221">
              <w:trPr>
                <w:jc w:val="center"/>
              </w:trPr>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16CF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E2BE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0.23 (0.08- 0.38)</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8080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4.56 (4.47-4.65)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8C1B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4.33 (4.21-4.45)</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C8D2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 (0.06 to 0.28)</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F0A4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0.002</w:t>
                  </w:r>
                </w:p>
              </w:tc>
              <w:tc>
                <w:tcPr>
                  <w:tcW w:w="123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8AE14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0.011</w:t>
                  </w:r>
                </w:p>
              </w:tc>
            </w:tr>
          </w:tbl>
          <w:p w14:paraId="383CD28B" w14:textId="77777777" w:rsidR="00BF7221" w:rsidRDefault="00BF7221"/>
        </w:tc>
        <w:bookmarkEnd w:id="35"/>
      </w:tr>
    </w:tbl>
    <w:p w14:paraId="32931150" w14:textId="77777777" w:rsidR="00BF7221" w:rsidRDefault="00000000">
      <w:pPr>
        <w:pStyle w:val="BodyText"/>
      </w:pPr>
      <w:r>
        <w:lastRenderedPageBreak/>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 </w:t>
      </w:r>
      <w:hyperlink w:anchor="tbl-ordinal-regression-clmm">
        <w:r>
          <w:rPr>
            <w:rStyle w:val="Hyperlink"/>
          </w:rPr>
          <w:t>Table 3</w:t>
        </w:r>
      </w:hyperlink>
      <w:r>
        <w:t xml:space="preserve">. In the ordinal logistic regression, three effects are expressed as odds ratios (OR) for each category. “Provider: AI” indicates that the larger the OR above 1, the more likely AI is to receive higher scores compared to supervisors. “Assessor type: student” indicates that the larger the OR above 1, the more likely students are to give higher scores compared to faculty. “Interaction: supervisor × student” indicates that the larger the OR above 1, the greater the difference in scores between AI and supervisors among students compared to faculty. </w:t>
      </w:r>
      <w:r>
        <w:rPr>
          <w:i/>
          <w:iCs/>
        </w:rPr>
        <w:t>P</w:t>
      </w:r>
      <w:r>
        <w:t xml:space="preserve"> values are Bonferroni-corrected for comparisons across 15 items. The results indicated that, for the items criteria-based and clear direction, AI feedback received significantly higher scores than supervisor feedback (OR=11.81 [95% CI: 7.64–18.27], </w:t>
      </w:r>
      <w:r>
        <w:rPr>
          <w:i/>
          <w:iCs/>
        </w:rPr>
        <w:t>P</w:t>
      </w:r>
      <w:r>
        <w:t xml:space="preserve">&lt;.001; OR=6.61 [95% CI: 4.35–10.06], </w:t>
      </w:r>
      <w:r>
        <w:rPr>
          <w:i/>
          <w:iCs/>
        </w:rPr>
        <w:t>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 </w:t>
      </w:r>
      <w:r>
        <w:rPr>
          <w:i/>
          <w:iCs/>
        </w:rPr>
        <w:t>P</w:t>
      </w:r>
      <w:r>
        <w:t xml:space="preserve">&gt;.99; OR=1.70 [95% CI: 1.16–2.50], </w:t>
      </w:r>
      <w:r>
        <w:rPr>
          <w:i/>
          <w:iCs/>
        </w:rPr>
        <w:t>P</w:t>
      </w:r>
      <w:r>
        <w:t xml:space="preserve">=.098; OR=1.34 [95% CI: 0.87–2.06], </w:t>
      </w:r>
      <w:r>
        <w:rPr>
          <w:i/>
          <w:iCs/>
        </w:rPr>
        <w:t>P</w:t>
      </w:r>
      <w:r>
        <w:t>&gt;.99).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w="5000" w:type="pct"/>
        <w:tblLayout w:type="fixed"/>
        <w:tblLook w:val="0000" w:firstRow="0" w:lastRow="0" w:firstColumn="0" w:lastColumn="0" w:noHBand="0" w:noVBand="0"/>
      </w:tblPr>
      <w:tblGrid>
        <w:gridCol w:w="9622"/>
      </w:tblGrid>
      <w:tr w:rsidR="00BF7221" w14:paraId="1926CC9D" w14:textId="77777777">
        <w:tc>
          <w:tcPr>
            <w:tcW w:w="7920" w:type="dxa"/>
          </w:tcPr>
          <w:p w14:paraId="4F0BF61D" w14:textId="77777777" w:rsidR="00BF7221" w:rsidRDefault="00000000">
            <w:pPr>
              <w:pStyle w:val="ImageCaption"/>
              <w:spacing w:before="200"/>
            </w:pPr>
            <w:bookmarkStart w:id="39" w:name="tbl-ordinal-regression-clmm"/>
            <w:r>
              <w:t>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w="5000" w:type="pct"/>
              <w:jc w:val="center"/>
              <w:tblLayout w:type="fixed"/>
              <w:tblLook w:val="0420" w:firstRow="1" w:lastRow="0" w:firstColumn="0" w:lastColumn="0" w:noHBand="0" w:noVBand="1"/>
            </w:tblPr>
            <w:tblGrid>
              <w:gridCol w:w="1568"/>
              <w:gridCol w:w="3449"/>
              <w:gridCol w:w="2195"/>
              <w:gridCol w:w="1097"/>
              <w:gridCol w:w="1097"/>
            </w:tblGrid>
            <w:tr w:rsidR="00BF7221" w14:paraId="4B46DD41"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D9E63"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20C5C"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Effect</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121CD"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OR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AA364"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P value</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B1F27" w14:textId="366846F3"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 xml:space="preserve">Corrected </w:t>
                  </w:r>
                  <w:ins w:id="40" w:author="Donkers, Jeroen (EDUC)" w:date="2026-03-13T10:24:00Z" w16du:dateUtc="2026-03-13T09:24:00Z">
                    <w:r w:rsidR="0049044D">
                      <w:rPr>
                        <w:rFonts w:ascii="DejaVu Sans" w:eastAsia="DejaVu Sans" w:hAnsi="DejaVu Sans" w:cs="DejaVu Sans"/>
                        <w:b/>
                        <w:color w:val="000000"/>
                        <w:sz w:val="16"/>
                        <w:szCs w:val="16"/>
                      </w:rPr>
                      <w:br/>
                    </w:r>
                  </w:ins>
                  <w:commentRangeStart w:id="41"/>
                  <w:r>
                    <w:rPr>
                      <w:rFonts w:ascii="DejaVu Sans" w:eastAsia="DejaVu Sans" w:hAnsi="DejaVu Sans" w:cs="DejaVu Sans"/>
                      <w:b/>
                      <w:color w:val="000000"/>
                      <w:sz w:val="16"/>
                      <w:szCs w:val="16"/>
                    </w:rPr>
                    <w:t>P</w:t>
                  </w:r>
                  <w:commentRangeEnd w:id="41"/>
                  <w:r w:rsidR="0049044D">
                    <w:rPr>
                      <w:rStyle w:val="CommentReference"/>
                      <w:rFonts w:ascii="DejaVu Sans" w:eastAsia="DejaVu Sans" w:hAnsi="DejaVu Sans" w:cs="DejaVu Sans"/>
                      <w:b/>
                      <w:color w:val="000000"/>
                    </w:rPr>
                    <w:commentReference w:id="41"/>
                  </w:r>
                  <w:r>
                    <w:rPr>
                      <w:rFonts w:ascii="DejaVu Sans" w:eastAsia="DejaVu Sans" w:hAnsi="DejaVu Sans" w:cs="DejaVu Sans"/>
                      <w:b/>
                      <w:color w:val="000000"/>
                      <w:sz w:val="16"/>
                      <w:szCs w:val="16"/>
                    </w:rPr>
                    <w:t xml:space="preserve"> value</w:t>
                  </w:r>
                </w:p>
              </w:tc>
            </w:tr>
            <w:tr w:rsidR="00BF7221" w14:paraId="262AA47B" w14:textId="77777777" w:rsidTr="00BF7221">
              <w:trPr>
                <w:jc w:val="center"/>
              </w:trPr>
              <w:tc>
                <w:tcPr>
                  <w:tcW w:w="144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2E86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 Criteria Based</w:t>
                  </w:r>
                </w:p>
              </w:tc>
              <w:tc>
                <w:tcPr>
                  <w:tcW w:w="31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BA461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0445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11.81 (7.64–18.27)</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B735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B5668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140CCBD3"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F4C3F2"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0DFCC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A6F3F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1.60 (1.07–2.39)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E977B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A2511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0.328</w:t>
                  </w:r>
                </w:p>
              </w:tc>
            </w:tr>
            <w:tr w:rsidR="00BF7221" w14:paraId="35D2D4F6"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41E8A"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44798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6673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0.88 (0.49–1.59)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E26D8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0.684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128B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718F8650" w14:textId="77777777" w:rsidTr="00BF7221">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09FD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(B) Clear Direction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41812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3B07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6.61 (4.35–10.06)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95D19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5B00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&lt;0.001</w:t>
                  </w:r>
                </w:p>
              </w:tc>
            </w:tr>
            <w:tr w:rsidR="00BF7221" w14:paraId="3973B138"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08F9E"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32713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2F575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1.37 (0.92–2.04)</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6ECE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AAE7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18859C1F"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628EB5"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975A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F3F8A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1.09 (0.61–1.95)</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6650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0.780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AF636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40B62C0E" w14:textId="77777777" w:rsidTr="00BF7221">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3171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 Accurate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59D8A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9257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1.35 (0.91–2.00)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7FBCF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0.142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81556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162ECC8D"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4F48C"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E6621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D23C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1.77 (1.16–2.72)</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618D6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0.008</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BD1D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0.125</w:t>
                  </w:r>
                </w:p>
              </w:tc>
            </w:tr>
            <w:tr w:rsidR="00BF7221" w14:paraId="479B35B5"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69F8B8"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766D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B1F2B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0.98 (0.55–1.76)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B94CC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0.956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3DA5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2014B614" w14:textId="77777777" w:rsidTr="00BF7221">
              <w:trPr>
                <w:jc w:val="center"/>
              </w:trPr>
              <w:tc>
                <w:tcPr>
                  <w:tcW w:w="144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84A5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(D) Prioritization</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84FB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7A34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1.70 (1.16–2.50)</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EEB2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0.007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EFF84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0.098</w:t>
                  </w:r>
                </w:p>
              </w:tc>
            </w:tr>
            <w:tr w:rsidR="00BF7221" w14:paraId="0AAC47F3"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9E186"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6DBDB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145F9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1.25 (0.83–1.89)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2ECB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0.281</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09E7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56EFE5B1" w14:textId="77777777" w:rsidTr="00BF7221">
              <w:trPr>
                <w:jc w:val="center"/>
              </w:trPr>
              <w:tc>
                <w:tcPr>
                  <w:tcW w:w="144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0ED8D"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5FD8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B426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1.62 (0.92–2.86)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F9C5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0.097</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DD2E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777D0E8C" w14:textId="77777777" w:rsidTr="00BF7221">
              <w:trPr>
                <w:jc w:val="center"/>
              </w:trPr>
              <w:tc>
                <w:tcPr>
                  <w:tcW w:w="144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4B9CF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(E) Supportive</w:t>
                  </w: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20F5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Provider: AI (vs supervisor)</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A270D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1.34 (0.87–2.06)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D0B15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0.189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0356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r w:rsidR="00BF7221" w14:paraId="0382C10E" w14:textId="77777777" w:rsidTr="00BF7221">
              <w:trPr>
                <w:jc w:val="center"/>
              </w:trPr>
              <w:tc>
                <w:tcPr>
                  <w:tcW w:w="144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A40D2B"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99EB4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Assessor type: student (vs faculty)</w:t>
                  </w:r>
                </w:p>
              </w:tc>
              <w:tc>
                <w:tcPr>
                  <w:tcW w:w="201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41FF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1.57 (0.99–2.49)</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C304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0.056</w:t>
                  </w:r>
                </w:p>
              </w:tc>
              <w:tc>
                <w:tcPr>
                  <w:tcW w:w="100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43DC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0.833</w:t>
                  </w:r>
                </w:p>
              </w:tc>
            </w:tr>
            <w:tr w:rsidR="00BF7221" w14:paraId="7854F190" w14:textId="77777777" w:rsidTr="00BF7221">
              <w:trPr>
                <w:jc w:val="center"/>
              </w:trPr>
              <w:tc>
                <w:tcPr>
                  <w:tcW w:w="144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4EDAF" w14:textId="77777777" w:rsidR="00BF7221" w:rsidRDefault="00BF7221">
                  <w:pPr>
                    <w:rPr>
                      <w:rFonts w:ascii="DejaVu Sans" w:eastAsia="DejaVu Sans" w:hAnsi="DejaVu Sans" w:cs="DejaVu Sans"/>
                      <w:color w:val="000000"/>
                      <w:sz w:val="16"/>
                      <w:szCs w:val="16"/>
                    </w:rPr>
                  </w:pPr>
                </w:p>
              </w:tc>
              <w:tc>
                <w:tcPr>
                  <w:tcW w:w="31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F2F5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Interaction: supervisor × student</w:t>
                  </w:r>
                </w:p>
              </w:tc>
              <w:tc>
                <w:tcPr>
                  <w:tcW w:w="201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90D1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1.19 (0.61–2.34)</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8844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0.603</w:t>
                  </w:r>
                </w:p>
              </w:tc>
              <w:tc>
                <w:tcPr>
                  <w:tcW w:w="100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7459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1.000</w:t>
                  </w:r>
                </w:p>
              </w:tc>
            </w:tr>
          </w:tbl>
          <w:p w14:paraId="6DC4275B" w14:textId="77777777" w:rsidR="00BF7221" w:rsidRDefault="00BF7221"/>
        </w:tc>
        <w:bookmarkEnd w:id="39"/>
      </w:tr>
    </w:tbl>
    <w:p w14:paraId="008474F0" w14:textId="77777777" w:rsidR="00BF7221" w:rsidRDefault="00000000">
      <w:pPr>
        <w:pStyle w:val="BodyText"/>
      </w:pPr>
      <w:r>
        <w:lastRenderedPageBreak/>
        <w:t>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p w14:paraId="7486BCC1" w14:textId="77777777" w:rsidR="00BF7221" w:rsidRDefault="00000000">
      <w:pPr>
        <w:pStyle w:val="Heading4"/>
      </w:pPr>
      <w:bookmarkStart w:id="42" w:name="consistency-of-feedback-quality"/>
      <w:bookmarkEnd w:id="33"/>
      <w:r>
        <w:t>Consistency of Feedback Quality</w:t>
      </w:r>
    </w:p>
    <w:p w14:paraId="70042056" w14:textId="77777777" w:rsidR="00BF7221" w:rsidRDefault="00000000">
      <w:pPr>
        <w:pStyle w:val="FirstParagraph"/>
      </w:pPr>
      <w:r>
        <w:t xml:space="preserve">To compare the consistency of feedback quality between AI and supervisors, we plotted the distribution of per-clinical clerkship log mean scores (see </w:t>
      </w:r>
      <w:hyperlink w:anchor="fig-mean-score-per-record">
        <w:r>
          <w:rPr>
            <w:rStyle w:val="Hyperlink"/>
          </w:rPr>
          <w:t>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 </w:t>
      </w:r>
      <w:r>
        <w:rPr>
          <w:i/>
          <w:iCs/>
        </w:rPr>
        <w:t>F</w:t>
      </w:r>
      <w:r>
        <w:t xml:space="preserve">(1, 320)=73.203, </w:t>
      </w:r>
      <w:r>
        <w:rPr>
          <w:i/>
          <w:iCs/>
        </w:rPr>
        <w:t>P</w:t>
      </w:r>
      <w:r>
        <w:t xml:space="preserve">&lt;.001; </w:t>
      </w:r>
      <w:r>
        <w:rPr>
          <w:i/>
          <w:iCs/>
        </w:rPr>
        <w:t>F</w:t>
      </w:r>
      <w:r>
        <w:t xml:space="preserve">-test: </w:t>
      </w:r>
      <w:r>
        <w:rPr>
          <w:i/>
          <w:iCs/>
        </w:rPr>
        <w:t>F</w:t>
      </w:r>
      <w:r>
        <w:t xml:space="preserve">(160, 160)=0.259, </w:t>
      </w:r>
      <w:r>
        <w:rPr>
          <w:i/>
          <w:iCs/>
        </w:rPr>
        <w:t>P</w:t>
      </w:r>
      <w:r>
        <w:t>&lt;.001). The supervisor variance was about 3.9 times that of AI, suggesting that AI feedback quality is more consistent, whereas supervisor feedback quality is more variable.</w:t>
      </w:r>
    </w:p>
    <w:tbl>
      <w:tblPr>
        <w:tblStyle w:val="Table"/>
        <w:tblW w:w="5000" w:type="pct"/>
        <w:tblLayout w:type="fixed"/>
        <w:tblLook w:val="0000" w:firstRow="0" w:lastRow="0" w:firstColumn="0" w:lastColumn="0" w:noHBand="0" w:noVBand="0"/>
      </w:tblPr>
      <w:tblGrid>
        <w:gridCol w:w="9622"/>
      </w:tblGrid>
      <w:tr w:rsidR="00BF7221" w14:paraId="2E455939" w14:textId="77777777">
        <w:tc>
          <w:tcPr>
            <w:tcW w:w="7920" w:type="dxa"/>
          </w:tcPr>
          <w:p w14:paraId="69598218" w14:textId="77777777" w:rsidR="00BF7221" w:rsidRDefault="00000000">
            <w:pPr>
              <w:pStyle w:val="Compact"/>
              <w:jc w:val="center"/>
            </w:pPr>
            <w:bookmarkStart w:id="43" w:name="fig-mean-score-per-record"/>
            <w:r>
              <w:rPr>
                <w:noProof/>
              </w:rPr>
              <w:lastRenderedPageBreak/>
              <w:drawing>
                <wp:inline distT="0" distB="0" distL="0" distR="0" wp14:anchorId="343D11C2" wp14:editId="25DF07B6">
                  <wp:extent cx="5334000" cy="32004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sult/quantitative/fig_mean_score_per_record.svg"/>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334000" cy="3200400"/>
                          </a:xfrm>
                          <a:prstGeom prst="rect">
                            <a:avLst/>
                          </a:prstGeom>
                          <a:noFill/>
                          <a:ln w="9525">
                            <a:noFill/>
                            <a:headEnd/>
                            <a:tailEnd/>
                          </a:ln>
                        </pic:spPr>
                      </pic:pic>
                    </a:graphicData>
                  </a:graphic>
                </wp:inline>
              </w:drawing>
            </w:r>
          </w:p>
          <w:p w14:paraId="29E0C07E" w14:textId="77777777" w:rsidR="00BF7221" w:rsidRDefault="00000000">
            <w:pPr>
              <w:pStyle w:val="ImageCaption"/>
              <w:spacing w:before="200"/>
            </w:pPr>
            <w:r>
              <w:t>Figure 5: Distribution of per-record mean rubric scores for AI-generated and supervisor feedback on 161 clinical clerkship logs, Nagoya University, Japan, 2024. AI feedback shows smaller dispersion, indicating higher consistency.</w:t>
            </w:r>
          </w:p>
        </w:tc>
        <w:bookmarkEnd w:id="43"/>
      </w:tr>
    </w:tbl>
    <w:p w14:paraId="357CA312" w14:textId="77777777" w:rsidR="00BF7221" w:rsidRDefault="00000000">
      <w:pPr>
        <w:pStyle w:val="Heading4"/>
      </w:pPr>
      <w:bookmarkStart w:id="44" w:name="Xab7d2b16f0485721e4a7a33cad2fa2130bd3877"/>
      <w:bookmarkEnd w:id="42"/>
      <w:r>
        <w:t>Correlation between feedback length and score</w:t>
      </w:r>
    </w:p>
    <w:p w14:paraId="0988A855" w14:textId="77777777" w:rsidR="00BF7221" w:rsidRDefault="00000000">
      <w:pPr>
        <w:pStyle w:val="FirstParagraph"/>
      </w:pPr>
      <w:r>
        <w:t xml:space="preserve">To investigate whether the character count of feedback is correlated with the scores given by evaluators, we calculated the Spearman’s rank correlation coefficient for each feedback provider. The results are summarized in </w:t>
      </w:r>
      <w:hyperlink w:anchor="Xfd729f81f31c49b3e1a6a80b6107c0be4986fdd">
        <w:r>
          <w:rPr>
            <w:rStyle w:val="Hyperlink"/>
          </w:rPr>
          <w:t>Table 4</w:t>
        </w:r>
      </w:hyperlink>
      <w:r>
        <w:t xml:space="preserve">. </w:t>
      </w:r>
      <w:r>
        <w:rPr>
          <w:i/>
          <w:iCs/>
        </w:rPr>
        <w:t>P</w:t>
      </w:r>
      <w:r>
        <w:t xml:space="preserve"> 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w="5000" w:type="pct"/>
        <w:tblLayout w:type="fixed"/>
        <w:tblLook w:val="0000" w:firstRow="0" w:lastRow="0" w:firstColumn="0" w:lastColumn="0" w:noHBand="0" w:noVBand="0"/>
      </w:tblPr>
      <w:tblGrid>
        <w:gridCol w:w="9622"/>
      </w:tblGrid>
      <w:tr w:rsidR="00BF7221" w14:paraId="543410E5" w14:textId="77777777">
        <w:tc>
          <w:tcPr>
            <w:tcW w:w="7920" w:type="dxa"/>
          </w:tcPr>
          <w:p w14:paraId="5AAE8098" w14:textId="77777777" w:rsidR="00BF7221" w:rsidRDefault="00000000">
            <w:pPr>
              <w:pStyle w:val="ImageCaption"/>
              <w:spacing w:before="200"/>
            </w:pPr>
            <w:bookmarkStart w:id="45" w:name="Xfd729f81f31c49b3e1a6a80b6107c0be4986fdd"/>
            <w:commentRangeStart w:id="46"/>
            <w:r>
              <w:t>Table 4</w:t>
            </w:r>
            <w:commentRangeEnd w:id="46"/>
            <w:r w:rsidR="0049044D">
              <w:rPr>
                <w:rStyle w:val="CommentReference"/>
                <w:sz w:val="24"/>
                <w:szCs w:val="24"/>
              </w:rPr>
              <w:commentReference w:id="46"/>
            </w:r>
            <w:r>
              <w:t>: Spearman Rank Correlation Between Feedback Character Count and Rubric Score by Feedback Provider. Convergent mixed-methods study, Nagoya University medical students, Japan, 2024. P values are Bonferroni-corrected for 10 comparisons.</w:t>
            </w:r>
          </w:p>
          <w:tbl>
            <w:tblPr>
              <w:tblStyle w:val="Table"/>
              <w:tblW w:w="5000" w:type="pct"/>
              <w:jc w:val="center"/>
              <w:tblLayout w:type="fixed"/>
              <w:tblLook w:val="0420" w:firstRow="1" w:lastRow="0" w:firstColumn="0" w:lastColumn="0" w:noHBand="0" w:noVBand="1"/>
            </w:tblPr>
            <w:tblGrid>
              <w:gridCol w:w="1882"/>
              <w:gridCol w:w="1881"/>
              <w:gridCol w:w="1881"/>
              <w:gridCol w:w="1881"/>
              <w:gridCol w:w="1881"/>
            </w:tblGrid>
            <w:tr w:rsidR="00BF7221" w14:paraId="75309873"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83E80" w14:textId="77777777" w:rsidR="00BF7221" w:rsidRDefault="00BF7221">
                  <w:pPr>
                    <w:jc w:val="center"/>
                    <w:rPr>
                      <w:rFonts w:ascii="DejaVu Sans" w:eastAsia="DejaVu Sans" w:hAnsi="DejaVu Sans" w:cs="DejaVu Sans"/>
                      <w:b/>
                      <w:color w:val="000000"/>
                      <w:sz w:val="18"/>
                      <w:szCs w:val="18"/>
                    </w:rPr>
                  </w:pP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D2BB4C"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Spearman ρ</w:t>
                  </w:r>
                </w:p>
              </w:tc>
              <w:tc>
                <w:tcPr>
                  <w:tcW w:w="3456"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823C2"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Corrected P value</w:t>
                  </w:r>
                </w:p>
              </w:tc>
            </w:tr>
            <w:tr w:rsidR="00BF7221" w14:paraId="5739CC21"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55ED9"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Item</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49A67"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4426A7"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BA837"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AI</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C10DC3" w14:textId="77777777" w:rsidR="00BF7221" w:rsidRDefault="00000000">
                  <w:pPr>
                    <w:jc w:val="cente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Supervisor</w:t>
                  </w:r>
                </w:p>
              </w:tc>
            </w:tr>
            <w:tr w:rsidR="00BF7221" w14:paraId="5E64A0F2" w14:textId="77777777" w:rsidTr="00BF7221">
              <w:trPr>
                <w:jc w:val="center"/>
              </w:trPr>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58E31B"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0D69D5"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20737"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BA61D"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209E45" w14:textId="77777777" w:rsidR="00BF7221" w:rsidRDefault="00BF7221">
                  <w:pPr>
                    <w:jc w:val="center"/>
                    <w:rPr>
                      <w:rFonts w:ascii="DejaVu Sans" w:eastAsia="DejaVu Sans" w:hAnsi="DejaVu Sans" w:cs="DejaVu Sans"/>
                      <w:color w:val="000000"/>
                      <w:sz w:val="18"/>
                      <w:szCs w:val="18"/>
                    </w:rPr>
                  </w:pPr>
                </w:p>
              </w:tc>
            </w:tr>
            <w:tr w:rsidR="00BF7221" w14:paraId="51A6D999"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7F429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BBE62"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33694D"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B958D"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850F3F" w14:textId="77777777" w:rsidR="00BF7221" w:rsidRDefault="00BF7221">
                  <w:pPr>
                    <w:jc w:val="center"/>
                    <w:rPr>
                      <w:rFonts w:ascii="DejaVu Sans" w:eastAsia="DejaVu Sans" w:hAnsi="DejaVu Sans" w:cs="DejaVu Sans"/>
                      <w:color w:val="000000"/>
                      <w:sz w:val="18"/>
                      <w:szCs w:val="18"/>
                    </w:rPr>
                  </w:pPr>
                </w:p>
              </w:tc>
            </w:tr>
            <w:tr w:rsidR="00BF7221" w14:paraId="79B895A9"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F6AA36"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EC951B"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1358F"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104F19"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722A3" w14:textId="77777777" w:rsidR="00BF7221" w:rsidRDefault="00BF7221">
                  <w:pPr>
                    <w:jc w:val="center"/>
                    <w:rPr>
                      <w:rFonts w:ascii="DejaVu Sans" w:eastAsia="DejaVu Sans" w:hAnsi="DejaVu Sans" w:cs="DejaVu Sans"/>
                      <w:color w:val="000000"/>
                      <w:sz w:val="18"/>
                      <w:szCs w:val="18"/>
                    </w:rPr>
                  </w:pPr>
                </w:p>
              </w:tc>
            </w:tr>
            <w:tr w:rsidR="00BF7221" w14:paraId="5EEBB9DF"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527B6B"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5577A3"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B71CB"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A960D3"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43D98" w14:textId="77777777" w:rsidR="00BF7221" w:rsidRDefault="00BF7221">
                  <w:pPr>
                    <w:jc w:val="center"/>
                    <w:rPr>
                      <w:rFonts w:ascii="DejaVu Sans" w:eastAsia="DejaVu Sans" w:hAnsi="DejaVu Sans" w:cs="DejaVu Sans"/>
                      <w:color w:val="000000"/>
                      <w:sz w:val="18"/>
                      <w:szCs w:val="18"/>
                    </w:rPr>
                  </w:pPr>
                </w:p>
              </w:tc>
            </w:tr>
            <w:tr w:rsidR="00BF7221" w14:paraId="194ED25A"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468F0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AED44"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9D3A18"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A963E"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1.000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F29519" w14:textId="77777777" w:rsidR="00BF7221" w:rsidRDefault="00BF7221">
                  <w:pPr>
                    <w:jc w:val="center"/>
                    <w:rPr>
                      <w:rFonts w:ascii="DejaVu Sans" w:eastAsia="DejaVu Sans" w:hAnsi="DejaVu Sans" w:cs="DejaVu Sans"/>
                      <w:color w:val="000000"/>
                      <w:sz w:val="18"/>
                      <w:szCs w:val="18"/>
                    </w:rPr>
                  </w:pPr>
                </w:p>
              </w:tc>
            </w:tr>
            <w:tr w:rsidR="00BF7221" w14:paraId="4801E58D"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E87A51"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Accurate</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A97B67"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FC934"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69EDE"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96F5C"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BF7221" w14:paraId="69D62258"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036DB"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Clear Direction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D520DC"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A85B2"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C7B51D"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BDCE5"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BF7221" w14:paraId="64DCDF17"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06C0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Criteria Based</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DFFA5"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F53D5F"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0.60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05CF3"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3A9E6E"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BF7221" w14:paraId="519A2D07" w14:textId="77777777" w:rsidTr="00BF7221">
              <w:trPr>
                <w:jc w:val="center"/>
              </w:trPr>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675C63"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Prioritization</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FEC14"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2071E4"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0.58</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BDFB45"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5D33D4"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r w:rsidR="00BF7221" w14:paraId="5ACC840A" w14:textId="77777777" w:rsidTr="00BF7221">
              <w:trPr>
                <w:jc w:val="center"/>
              </w:trPr>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E4FDE"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Supportive</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AC7D2"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A0AAC5"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0.30</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3F532" w14:textId="77777777" w:rsidR="00BF7221" w:rsidRDefault="00BF7221">
                  <w:pPr>
                    <w:jc w:val="center"/>
                    <w:rPr>
                      <w:rFonts w:ascii="DejaVu Sans" w:eastAsia="DejaVu Sans" w:hAnsi="DejaVu Sans" w:cs="DejaVu Sans"/>
                      <w:color w:val="000000"/>
                      <w:sz w:val="18"/>
                      <w:szCs w:val="18"/>
                    </w:rPr>
                  </w:pP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270C2" w14:textId="77777777" w:rsidR="00BF7221" w:rsidRDefault="00000000">
                  <w:pPr>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&lt;0.001</w:t>
                  </w:r>
                </w:p>
              </w:tc>
            </w:tr>
          </w:tbl>
          <w:p w14:paraId="72F24AFF" w14:textId="77777777" w:rsidR="00BF7221" w:rsidRDefault="00BF7221"/>
        </w:tc>
        <w:bookmarkEnd w:id="45"/>
      </w:tr>
    </w:tbl>
    <w:p w14:paraId="6C790F8F" w14:textId="77777777" w:rsidR="00BF7221" w:rsidRDefault="00000000">
      <w:pPr>
        <w:pStyle w:val="Heading4"/>
      </w:pPr>
      <w:bookmarkStart w:id="47" w:name="X2274c5648a659b767e085ca42b68a59629a3fc5"/>
      <w:bookmarkEnd w:id="44"/>
      <w:r>
        <w:lastRenderedPageBreak/>
        <w:t>Relationship Between Student Log Length and Feedback Scores</w:t>
      </w:r>
    </w:p>
    <w:p w14:paraId="7B56D024" w14:textId="77777777" w:rsidR="00BF7221" w:rsidRDefault="00000000">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 </w:t>
      </w:r>
      <w:r>
        <w:rPr>
          <w:i/>
          <w:iCs/>
        </w:rPr>
        <w:t>P</w:t>
      </w:r>
      <w:r>
        <w:t>&gt;.05), indicating that variation in student log length did not systematically influence rubric scores for either feedback type.</w:t>
      </w:r>
    </w:p>
    <w:p w14:paraId="4C7BE432" w14:textId="77777777" w:rsidR="00BF7221" w:rsidRDefault="00000000">
      <w:pPr>
        <w:pStyle w:val="Heading4"/>
      </w:pPr>
      <w:bookmarkStart w:id="48" w:name="inter-rater-reliability"/>
      <w:bookmarkEnd w:id="47"/>
      <w:r>
        <w:t>Inter-Rater Reliability</w:t>
      </w:r>
    </w:p>
    <w:p w14:paraId="47EE3A64" w14:textId="77777777" w:rsidR="00BF7221" w:rsidRDefault="00000000">
      <w:pPr>
        <w:pStyle w:val="FirstParagraph"/>
      </w:pPr>
      <w:r>
        <w:t>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Table 5</w:t>
        </w:r>
      </w:hyperlink>
      <w:r>
        <w:t xml:space="preserve">). For supervisor feedback, inter-rater agreement was fair to moderate (weighted κ=0.37–0.54, all </w:t>
      </w:r>
      <w:r>
        <w:rPr>
          <w:i/>
          <w:iCs/>
        </w:rPr>
        <w:t>P</w:t>
      </w:r>
      <w:r>
        <w:t>&lt;.001).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w="5000" w:type="pct"/>
        <w:tblLayout w:type="fixed"/>
        <w:tblLook w:val="0000" w:firstRow="0" w:lastRow="0" w:firstColumn="0" w:lastColumn="0" w:noHBand="0" w:noVBand="0"/>
      </w:tblPr>
      <w:tblGrid>
        <w:gridCol w:w="9622"/>
      </w:tblGrid>
      <w:tr w:rsidR="00BF7221" w14:paraId="317B64A7" w14:textId="77777777">
        <w:tc>
          <w:tcPr>
            <w:tcW w:w="7920" w:type="dxa"/>
          </w:tcPr>
          <w:p w14:paraId="1942DB35" w14:textId="77777777" w:rsidR="00BF7221" w:rsidRDefault="00000000">
            <w:pPr>
              <w:pStyle w:val="ImageCaption"/>
              <w:spacing w:before="200"/>
            </w:pPr>
            <w:bookmarkStart w:id="49" w:name="tbl-inter-rater-reliability"/>
            <w:r>
              <w:t>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w="5000" w:type="pct"/>
              <w:jc w:val="center"/>
              <w:tblLayout w:type="fixed"/>
              <w:tblLook w:val="0420" w:firstRow="1" w:lastRow="0" w:firstColumn="0" w:lastColumn="0" w:noHBand="0" w:noVBand="1"/>
            </w:tblPr>
            <w:tblGrid>
              <w:gridCol w:w="1175"/>
              <w:gridCol w:w="1175"/>
              <w:gridCol w:w="1176"/>
              <w:gridCol w:w="1176"/>
              <w:gridCol w:w="1176"/>
              <w:gridCol w:w="1176"/>
              <w:gridCol w:w="1176"/>
              <w:gridCol w:w="1176"/>
            </w:tblGrid>
            <w:tr w:rsidR="00BF7221" w14:paraId="2F330B6D"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041AB"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Item</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4068E"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Feedback Type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BC295D" w14:textId="77777777" w:rsidR="00BF7221" w:rsidRDefault="00000000">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B9BF7" w14:textId="77777777" w:rsidR="00BF7221" w:rsidRDefault="00000000">
                  <w:pPr>
                    <w:jc w:val="right"/>
                    <w:rPr>
                      <w:rFonts w:ascii="DejaVu Sans" w:eastAsia="DejaVu Sans" w:hAnsi="DejaVu Sans" w:cs="DejaVu Sans"/>
                      <w:b/>
                      <w:color w:val="000000"/>
                      <w:sz w:val="16"/>
                      <w:szCs w:val="16"/>
                    </w:rPr>
                  </w:pPr>
                  <w:commentRangeStart w:id="50"/>
                  <w:r>
                    <w:rPr>
                      <w:rFonts w:ascii="DejaVu Sans" w:eastAsia="DejaVu Sans" w:hAnsi="DejaVu Sans" w:cs="DejaVu Sans"/>
                      <w:b/>
                      <w:color w:val="000000"/>
                      <w:sz w:val="16"/>
                      <w:szCs w:val="16"/>
                    </w:rPr>
                    <w:t>% Agreement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B4200" w14:textId="77777777" w:rsidR="00BF7221" w:rsidRDefault="00000000">
                  <w:pPr>
                    <w:jc w:val="right"/>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Weighted κ</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FC9BA"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κ P value</w:t>
                  </w:r>
                  <w:commentRangeEnd w:id="50"/>
                  <w:r w:rsidR="00896CE1">
                    <w:rPr>
                      <w:rStyle w:val="CommentReference"/>
                      <w:rFonts w:ascii="DejaVu Sans" w:eastAsia="DejaVu Sans" w:hAnsi="DejaVu Sans" w:cs="DejaVu Sans"/>
                      <w:b/>
                      <w:color w:val="000000"/>
                    </w:rPr>
                    <w:commentReference w:id="50"/>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AA23C" w14:textId="74064A26"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 xml:space="preserve">ICC </w:t>
                  </w:r>
                  <w:ins w:id="51" w:author="Donkers, Jeroen (EDUC)" w:date="2026-03-13T10:28:00Z" w16du:dateUtc="2026-03-13T09:28:00Z">
                    <w:r w:rsidR="0049044D">
                      <w:rPr>
                        <w:rFonts w:ascii="DejaVu Sans" w:eastAsia="DejaVu Sans" w:hAnsi="DejaVu Sans" w:cs="DejaVu Sans"/>
                        <w:b/>
                        <w:color w:val="000000"/>
                        <w:sz w:val="16"/>
                        <w:szCs w:val="16"/>
                      </w:rPr>
                      <w:br/>
                    </w:r>
                  </w:ins>
                  <w:r>
                    <w:rPr>
                      <w:rFonts w:ascii="DejaVu Sans" w:eastAsia="DejaVu Sans" w:hAnsi="DejaVu Sans" w:cs="DejaVu Sans"/>
                      <w:b/>
                      <w:color w:val="000000"/>
                      <w:sz w:val="16"/>
                      <w:szCs w:val="16"/>
                    </w:rPr>
                    <w:t>(95%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2EC472" w14:textId="77777777" w:rsidR="00BF7221" w:rsidRDefault="00000000">
                  <w:pPr>
                    <w:rPr>
                      <w:rFonts w:ascii="DejaVu Sans" w:eastAsia="DejaVu Sans" w:hAnsi="DejaVu Sans" w:cs="DejaVu Sans"/>
                      <w:b/>
                      <w:color w:val="000000"/>
                      <w:sz w:val="16"/>
                      <w:szCs w:val="16"/>
                    </w:rPr>
                  </w:pPr>
                  <w:r>
                    <w:rPr>
                      <w:rFonts w:ascii="DejaVu Sans" w:eastAsia="DejaVu Sans" w:hAnsi="DejaVu Sans" w:cs="DejaVu Sans"/>
                      <w:b/>
                      <w:color w:val="000000"/>
                      <w:sz w:val="16"/>
                      <w:szCs w:val="16"/>
                    </w:rPr>
                    <w:t>ICC P value</w:t>
                  </w:r>
                </w:p>
              </w:tc>
            </w:tr>
            <w:tr w:rsidR="00BF7221" w14:paraId="7988243B" w14:textId="77777777" w:rsidTr="00BF7221">
              <w:trPr>
                <w:jc w:val="center"/>
              </w:trPr>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4A2F6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9AEA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F1364"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17B66D"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36.0</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BE37EF"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0.062</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74987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0.412</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0A533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0.062 (-0.087-0.210)</w:t>
                  </w:r>
                </w:p>
              </w:tc>
              <w:tc>
                <w:tcPr>
                  <w:tcW w:w="10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6549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0.207</w:t>
                  </w:r>
                </w:p>
              </w:tc>
            </w:tr>
            <w:tr w:rsidR="00BF7221" w14:paraId="19973BC2"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E2E38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Accurate</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02BE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E21A9C"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3A1B8"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41.0</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0001E3"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0.383</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55267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B1D4F5"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0.384 (0.246-0.508)</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3B58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BF7221" w14:paraId="67BE3903"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DC3AC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Clear Direction</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7C3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287EC"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55442"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44.7</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EE348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0.150</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2F77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0.047</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D505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0.151 (-0.004-0.298)</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F58C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0.028</w:t>
                  </w:r>
                </w:p>
              </w:tc>
            </w:tr>
            <w:tr w:rsidR="00BF7221" w14:paraId="08676CA9"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9E1D0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lastRenderedPageBreak/>
                    <w:t>Clear Direction</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D6A5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48328"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D89EA6"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37.9</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4B2FBA"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0.535</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72E23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5D242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0.536 (0.417-0.638)</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1EE7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BF7221" w14:paraId="2CA72668"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03FE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F3BD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82556"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D50DA"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E3715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0.076</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81098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0.313</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651F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0.076 (-0.080-0.229)</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940C4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0.169</w:t>
                  </w:r>
                </w:p>
              </w:tc>
            </w:tr>
            <w:tr w:rsidR="00BF7221" w14:paraId="43A40EF7"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922D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Criteria Based</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B9C9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F3A6B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50CF51"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2E3FDA"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0.427</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4577B"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CAF8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0.428 (0.293-0.547)</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6771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BF7221" w14:paraId="73A65588"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EF080"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BD1F0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B9EF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F3524"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24.2</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D668C4"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0.042</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DF40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0.565</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06AB2C"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0.042 (-0.107-0.191)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1848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0.291</w:t>
                  </w:r>
                </w:p>
              </w:tc>
            </w:tr>
            <w:tr w:rsidR="00BF7221" w14:paraId="7098F3C7"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C339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Prioritization</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54648"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62B19"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502A23"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32.9</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D4234"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0.379</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91954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190DE6"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0.381 (0.241-0.505)</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371E7A"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r w:rsidR="00BF7221" w14:paraId="2C95470B" w14:textId="77777777" w:rsidTr="00BF7221">
              <w:trPr>
                <w:jc w:val="center"/>
              </w:trPr>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D01BE"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8B7F4"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AI</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45F4F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476BC"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49.7</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BE88F"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0.073</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757CC3"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0.304</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FEAE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0.073 (-0.083-0.226)</w:t>
                  </w:r>
                </w:p>
              </w:tc>
              <w:tc>
                <w:tcPr>
                  <w:tcW w:w="10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23843F"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0.178</w:t>
                  </w:r>
                </w:p>
              </w:tc>
            </w:tr>
            <w:tr w:rsidR="00BF7221" w14:paraId="440AEE23" w14:textId="77777777" w:rsidTr="00BF7221">
              <w:trPr>
                <w:jc w:val="center"/>
              </w:trPr>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348E2"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Supportive</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008C7"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Supervisor</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D8BBE"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6BC83"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55.9</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AA1D0" w14:textId="77777777" w:rsidR="00BF7221" w:rsidRDefault="00000000">
                  <w:pPr>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0.365</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FE998D"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5B321"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0.367 (0.226-0.492)</w:t>
                  </w:r>
                </w:p>
              </w:tc>
              <w:tc>
                <w:tcPr>
                  <w:tcW w:w="10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C5CB09" w14:textId="77777777" w:rsidR="00BF7221" w:rsidRDefault="00000000">
                  <w:pPr>
                    <w:rPr>
                      <w:rFonts w:ascii="DejaVu Sans" w:eastAsia="DejaVu Sans" w:hAnsi="DejaVu Sans" w:cs="DejaVu Sans"/>
                      <w:color w:val="000000"/>
                      <w:sz w:val="16"/>
                      <w:szCs w:val="16"/>
                    </w:rPr>
                  </w:pPr>
                  <w:r>
                    <w:rPr>
                      <w:rFonts w:ascii="DejaVu Sans" w:eastAsia="DejaVu Sans" w:hAnsi="DejaVu Sans" w:cs="DejaVu Sans"/>
                      <w:color w:val="000000"/>
                      <w:sz w:val="16"/>
                      <w:szCs w:val="16"/>
                    </w:rPr>
                    <w:t>&lt;.001</w:t>
                  </w:r>
                </w:p>
              </w:tc>
            </w:tr>
          </w:tbl>
          <w:p w14:paraId="725E94B2" w14:textId="77777777" w:rsidR="00BF7221" w:rsidRDefault="00BF7221"/>
        </w:tc>
        <w:bookmarkEnd w:id="49"/>
      </w:tr>
    </w:tbl>
    <w:p w14:paraId="65D13B66" w14:textId="77777777" w:rsidR="00BF7221" w:rsidRDefault="00000000">
      <w:pPr>
        <w:pStyle w:val="Heading4"/>
      </w:pPr>
      <w:bookmarkStart w:id="52" w:name="identification-of-feedback-source"/>
      <w:bookmarkEnd w:id="48"/>
      <w:r>
        <w:lastRenderedPageBreak/>
        <w:t>Identification of Feedback Source</w:t>
      </w:r>
    </w:p>
    <w:p w14:paraId="26E0A501" w14:textId="77777777" w:rsidR="00BF7221" w:rsidRDefault="00000000">
      <w:pPr>
        <w:pStyle w:val="FirstParagraph"/>
      </w:pPr>
      <w:r>
        <w:t>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p w14:paraId="1326CEE3" w14:textId="77777777" w:rsidR="00BF7221" w:rsidRDefault="00000000">
      <w:pPr>
        <w:pStyle w:val="Heading3"/>
      </w:pPr>
      <w:bookmarkStart w:id="53" w:name="qualitative-analysis-1"/>
      <w:bookmarkEnd w:id="29"/>
      <w:bookmarkEnd w:id="52"/>
      <w:r>
        <w:t>Qualitative analysis</w:t>
      </w:r>
    </w:p>
    <w:p w14:paraId="52DBA4CB" w14:textId="77777777" w:rsidR="00BF7221" w:rsidRDefault="00000000">
      <w:pPr>
        <w:pStyle w:val="FirstParagraph"/>
      </w:pPr>
      <w:r>
        <w:t xml:space="preserve">The qualitative analysis of the free-text comments provided by the evaluators revealed several themes regarding the differences between AI and supervisor feedback. The themes are shown in </w:t>
      </w:r>
      <w:hyperlink w:anchor="tbl-themes">
        <w:r>
          <w:rPr>
            <w:rStyle w:val="Hyperlink"/>
          </w:rPr>
          <w:t>Table 6</w:t>
        </w:r>
      </w:hyperlink>
      <w:r>
        <w:t>.</w:t>
      </w:r>
    </w:p>
    <w:tbl>
      <w:tblPr>
        <w:tblStyle w:val="Table"/>
        <w:tblW w:w="5000" w:type="pct"/>
        <w:tblLayout w:type="fixed"/>
        <w:tblLook w:val="0000" w:firstRow="0" w:lastRow="0" w:firstColumn="0" w:lastColumn="0" w:noHBand="0" w:noVBand="0"/>
      </w:tblPr>
      <w:tblGrid>
        <w:gridCol w:w="9622"/>
      </w:tblGrid>
      <w:tr w:rsidR="00BF7221" w14:paraId="6E024868" w14:textId="77777777">
        <w:tc>
          <w:tcPr>
            <w:tcW w:w="7920" w:type="dxa"/>
          </w:tcPr>
          <w:p w14:paraId="4F4DE0C7" w14:textId="77777777" w:rsidR="00BF7221" w:rsidRDefault="00000000">
            <w:pPr>
              <w:pStyle w:val="ImageCaption"/>
              <w:spacing w:before="200"/>
            </w:pPr>
            <w:bookmarkStart w:id="54" w:name="tbl-themes"/>
            <w:r>
              <w:t>Table 6: Themes Identified in Qualitative Analysis of Evaluator Comments on AI-Generated and Supervisor Feedback. Convergent mixed-methods study, 161 clinical clerkship logs, Nagoya University, Japan, 2024.</w:t>
            </w:r>
          </w:p>
          <w:tbl>
            <w:tblPr>
              <w:tblStyle w:val="Table"/>
              <w:tblW w:w="5000" w:type="pct"/>
              <w:jc w:val="center"/>
              <w:tblLayout w:type="fixed"/>
              <w:tblLook w:val="0420" w:firstRow="1" w:lastRow="0" w:firstColumn="0" w:lastColumn="0" w:noHBand="0" w:noVBand="1"/>
            </w:tblPr>
            <w:tblGrid>
              <w:gridCol w:w="3136"/>
              <w:gridCol w:w="3135"/>
              <w:gridCol w:w="3135"/>
            </w:tblGrid>
            <w:tr w:rsidR="00BF7221" w14:paraId="3B81EF74"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514BF"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Theme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9D727"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AI</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FBF12"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Sub themes for Supervisor</w:t>
                  </w:r>
                </w:p>
              </w:tc>
            </w:tr>
            <w:tr w:rsidR="00BF7221" w14:paraId="37F9B243" w14:textId="77777777" w:rsidTr="00BF7221">
              <w:trPr>
                <w:jc w:val="center"/>
              </w:trPr>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C0DC9"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Adherence to the feedback criteria and structure</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3986E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Mismatch with student preferences</w:t>
                  </w:r>
                  <w:r>
                    <w:rPr>
                      <w:rFonts w:ascii="DejaVu Sans" w:eastAsia="DejaVu Sans" w:hAnsi="DejaVu Sans" w:cs="DejaVu Sans"/>
                      <w:color w:val="000000"/>
                      <w:sz w:val="18"/>
                      <w:szCs w:val="18"/>
                    </w:rPr>
                    <w:br/>
                    <w:t>- Well-structured feedback that adheres to principles</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FA00B3"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Entries not complying with feedback principles and standards</w:t>
                  </w:r>
                </w:p>
              </w:tc>
            </w:tr>
            <w:tr w:rsidR="00BF7221" w14:paraId="7FB4600B" w14:textId="77777777" w:rsidTr="00BF7221">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88903"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Continuity and consistency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CF54E"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based on a comprehensive review of the recorded content</w:t>
                  </w:r>
                  <w:r>
                    <w:rPr>
                      <w:rFonts w:ascii="DejaVu Sans" w:eastAsia="DejaVu Sans" w:hAnsi="DejaVu Sans" w:cs="DejaVu Sans"/>
                      <w:color w:val="000000"/>
                      <w:sz w:val="18"/>
                      <w:szCs w:val="18"/>
                    </w:rPr>
                    <w:br/>
                    <w:t>- Limitations due to lack of understanding of the practicum context</w:t>
                  </w:r>
                  <w:r>
                    <w:rPr>
                      <w:rFonts w:ascii="DejaVu Sans" w:eastAsia="DejaVu Sans" w:hAnsi="DejaVu Sans" w:cs="DejaVu Sans"/>
                      <w:color w:val="000000"/>
                      <w:sz w:val="18"/>
                      <w:szCs w:val="18"/>
                    </w:rPr>
                    <w:br/>
                    <w:t>- Support for verbalizing experiences</w:t>
                  </w:r>
                  <w:r>
                    <w:rPr>
                      <w:rFonts w:ascii="DejaVu Sans" w:eastAsia="DejaVu Sans" w:hAnsi="DejaVu Sans" w:cs="DejaVu Sans"/>
                      <w:color w:val="000000"/>
                      <w:sz w:val="18"/>
                      <w:szCs w:val="18"/>
                    </w:rPr>
                    <w:br/>
                    <w:t xml:space="preserve">- Variability in feedback quality </w:t>
                  </w:r>
                  <w:r>
                    <w:rPr>
                      <w:rFonts w:ascii="DejaVu Sans" w:eastAsia="DejaVu Sans" w:hAnsi="DejaVu Sans" w:cs="DejaVu Sans"/>
                      <w:color w:val="000000"/>
                      <w:sz w:val="18"/>
                      <w:szCs w:val="18"/>
                    </w:rPr>
                    <w:lastRenderedPageBreak/>
                    <w:t>depending on the content recorded</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B9A89"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 Feedback that does not reflect the content of the report</w:t>
                  </w:r>
                  <w:r>
                    <w:rPr>
                      <w:rFonts w:ascii="DejaVu Sans" w:eastAsia="DejaVu Sans" w:hAnsi="DejaVu Sans" w:cs="DejaVu Sans"/>
                      <w:color w:val="000000"/>
                      <w:sz w:val="18"/>
                      <w:szCs w:val="18"/>
                    </w:rPr>
                    <w:br/>
                    <w:t>- Feedback that takes into account the practicum context</w:t>
                  </w:r>
                  <w:r>
                    <w:rPr>
                      <w:rFonts w:ascii="DejaVu Sans" w:eastAsia="DejaVu Sans" w:hAnsi="DejaVu Sans" w:cs="DejaVu Sans"/>
                      <w:color w:val="000000"/>
                      <w:sz w:val="18"/>
                      <w:szCs w:val="18"/>
                    </w:rPr>
                    <w:br/>
                    <w:t>- Limitations of feedback within a limited time</w:t>
                  </w:r>
                </w:p>
              </w:tc>
            </w:tr>
            <w:tr w:rsidR="00BF7221" w14:paraId="1DFBFC50" w14:textId="77777777" w:rsidTr="00BF7221">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583E0"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Perspective as a clinician</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310836"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Lack of expert perspective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14BF4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Conflict of interest as an educator</w:t>
                  </w:r>
                  <w:r>
                    <w:rPr>
                      <w:rFonts w:ascii="DejaVu Sans" w:eastAsia="DejaVu Sans" w:hAnsi="DejaVu Sans" w:cs="DejaVu Sans"/>
                      <w:color w:val="000000"/>
                      <w:sz w:val="18"/>
                      <w:szCs w:val="18"/>
                    </w:rPr>
                    <w:br/>
                    <w:t>- Expert perspective</w:t>
                  </w:r>
                </w:p>
              </w:tc>
            </w:tr>
            <w:tr w:rsidR="00BF7221" w14:paraId="2677FBFA" w14:textId="77777777" w:rsidTr="00BF7221">
              <w:trPr>
                <w:jc w:val="center"/>
              </w:trPr>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0B4EE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Quality of the Japanese language</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DE8C1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output quality</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B24E6F"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Descriptions that evoke the feeling of being reviewed by a human</w:t>
                  </w:r>
                  <w:r>
                    <w:rPr>
                      <w:rFonts w:ascii="DejaVu Sans" w:eastAsia="DejaVu Sans" w:hAnsi="DejaVu Sans" w:cs="DejaVu Sans"/>
                      <w:color w:val="000000"/>
                      <w:sz w:val="18"/>
                      <w:szCs w:val="18"/>
                    </w:rPr>
                    <w:br/>
                    <w:t>- Natural expressions</w:t>
                  </w:r>
                </w:p>
              </w:tc>
            </w:tr>
            <w:tr w:rsidR="00BF7221" w14:paraId="7DD78929" w14:textId="77777777" w:rsidTr="00BF7221">
              <w:trPr>
                <w:jc w:val="center"/>
              </w:trPr>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A5ED7"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Text length</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540B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Overly verbose expressions</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0617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Insufficient amount of description</w:t>
                  </w:r>
                </w:p>
              </w:tc>
            </w:tr>
          </w:tbl>
          <w:p w14:paraId="50B5EAEC" w14:textId="77777777" w:rsidR="00BF7221" w:rsidRDefault="00BF7221"/>
        </w:tc>
        <w:bookmarkEnd w:id="54"/>
      </w:tr>
    </w:tbl>
    <w:p w14:paraId="68A0B477" w14:textId="77777777" w:rsidR="00BF7221" w:rsidRDefault="00000000">
      <w:pPr>
        <w:pStyle w:val="BodyText"/>
      </w:pPr>
      <w:r>
        <w:lastRenderedPageBreak/>
        <w:t>Five themes were identified as differences between AI and supervisor feedback: “Adherence to the feedback criteria and structure”, “Continuity and consistency”, “Perspective as a clinician”, “Quality of the Japanese language”, and “Text length”. Below we describe the details of these themes. Citations consist of IDs with three parts. When the first part is “AI_”, it indicates comments about AI feedback, and when it is “SU_”, it indicates comments about supervisor feedback. The second part shows “_FA” for comments by faculty evaluators and “_ST” for comments by student evaluators. The number in the latter half represents the evaluator ID. The final part indicates the dataset ID.</w:t>
      </w:r>
    </w:p>
    <w:p w14:paraId="78382EA4" w14:textId="77777777" w:rsidR="00BF7221" w:rsidRDefault="00000000">
      <w:pPr>
        <w:pStyle w:val="Heading4"/>
      </w:pPr>
      <w:bookmarkStart w:id="55" w:name="X47fb754f346a27bb0b9e24337d737e8c4f10bf9"/>
      <w:r>
        <w:t>Adherence to the feedback criteria and structure</w:t>
      </w:r>
    </w:p>
    <w:p w14:paraId="1E623B9F" w14:textId="77777777" w:rsidR="00BF7221" w:rsidRDefault="00000000">
      <w:pPr>
        <w:pStyle w:val="FirstParagraph"/>
      </w:pPr>
      <w:r>
        <w:t>Across comments, AI‑generated feedback was repeatedly described as tightly aligned with the rubric and highly structured. Evaluators highlighted concrete, example‑driven suggestions, clear prioritization, and a predictable structure. This structure made next steps “easy to put into practice,” but some judged it overly prescriptive or formulaic. By contrast, supervisor feedback often departed from the rubric’s structure: at times it omitted actionable “points for improvement,” offered too few details, or listed many items without prioritization. Several comments, however, framed these departures as deliberate, “living” feedback rooted in real clinical work rather than in formal criteria.</w:t>
      </w:r>
    </w:p>
    <w:p w14:paraId="399607EC" w14:textId="77777777" w:rsidR="00BF7221" w:rsidRDefault="00000000">
      <w:pPr>
        <w:pStyle w:val="BodyText"/>
      </w:pPr>
      <w:r>
        <w:t xml:space="preserve">Illustrative comments included: “This is a well-written report that starts with positive feedback, is specific and constructive, and doesn’t have too many points” (AI_FA07_060); “It goes from positive to constructive… priorities are also pointed out… good feedback” (AI_FA07_063); and “It is very specific and detailed. It is written in the classic P‑N‑P format.…” (AI_FA09_086). On limits of the AI style, evaluators noted it could feel templated or prescriptive, e.g., “sentences were… not natural” (AI_ST18_078) and “it would be better if the suggestions for revision were not given in specific sentences” (AI_ST20_115). For supervisors, one comment praised specificity but worried that “there are many items, there is no priority, and it seems a little harsh” (SU_FA07_058), while many others pointed out missing action points: “There is no specific feedback…” (SU_FA13_163) and “No evaluation was given at all. No feedback… on areas for improvement” (SU_ST21_131). Several remarks captured the trade‑off: “In terms of referring to the evaluation criteria, it is inferior… but it is more in line with the content of the practical training and presents the next task” </w:t>
      </w:r>
      <w:r>
        <w:lastRenderedPageBreak/>
        <w:t>(SU_FA11_127), and “It’s not feedback that is tailored to a standard, but it feels like ‘living’ feedback that is likely to bring about behavioral change” (SU_FA09_088).</w:t>
      </w:r>
    </w:p>
    <w:p w14:paraId="4BBAB550" w14:textId="77777777" w:rsidR="00BF7221" w:rsidRDefault="00000000">
      <w:pPr>
        <w:pStyle w:val="Heading4"/>
      </w:pPr>
      <w:bookmarkStart w:id="56" w:name="continuity-and-consistency"/>
      <w:bookmarkEnd w:id="55"/>
      <w:r>
        <w:t>Continuity and consistency</w:t>
      </w:r>
    </w:p>
    <w:p w14:paraId="54CA89F7" w14:textId="77777777" w:rsidR="00BF7221" w:rsidRDefault="00000000">
      <w:pPr>
        <w:pStyle w:val="FirstParagraph"/>
      </w:pPr>
      <w:r>
        <w:t>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14:paraId="791BA2A4" w14:textId="77777777" w:rsidR="00BF7221" w:rsidRDefault="00000000">
      <w:pPr>
        <w:pStyle w:val="BodyText"/>
      </w:pPr>
      <w:r>
        <w:t xml:space="preserve">This pattern was visible in how AI consistently tied remarks to what students had written, “the feedback is tailored to the clinical clerkship logs… points that need to be improved… are mentioned in detail, with specific examples” (AI_ST15_031), and “careful guidance in response to the lack of clinical clerkship logs… specific suggestions for improvement” (AI_ST15_030). Evaluators repeatedly noted that AI “gave feedback after the log had been carefully examined… [with] very specific” next steps (AI_ST21_117) and that its “comments are based on the content” (AI_FA05_034). Yet this text‑level consistency sometimes slipped when context mattered: AI “gives the impression that days without logs = days without practice” (AI_FA10_104), and tended to “encourage learning by improving how they write… [with] a lack of clinical knowledge or perspective” (AI_ST21_121). Several evaluators wished for an overarching synthesis across the week or rotation, “no overall evaluation… perhaps (AI was) a good micro‑manager?” (AI_FA11_117), and “it would be even better if the feedback also took into account the overall outcome” (AI_FA10_109). By contrast, supervisors frequently referenced shared clinical situations and behaviors, “useful because it gave supplementary information that wasn’t included in the medical student’s description” (SU_ST17_062); advice that was “practical and in line with real clinical practice” (SU_ST18_080); and impressions that only a clinician observing the student could offer, such as “he was going about things in a calm and collected way” (SU_ST23_157) and the feeling of “working together with medical students” (SU_FA04_008). However, this experiential continuity often bypassed the portfolio itself: “no mention of the content of the practical training or the learner’s own description” (SU_FA10_109); “they did not evaluate the logs that were written… just a summary evaluation conclusion” (SU_FA11_119); and “feedback was based on the actual content of the practical training… it would be better if there was more feedback on the learning logs” (SU_ST21_124). In some instances, identical or near‑identical messages suggested time‑pressured reuse rather than log‑specific </w:t>
      </w:r>
      <w:r>
        <w:lastRenderedPageBreak/>
        <w:t>engagement (e.g., “copied and pasted feedback,” SU_ST23_164). Taken together, the data indicate that AI maintained continuity with what students wrote, whereas supervisors maintained continuity with what students did, each affording a different, and at times incomplete, alignment with the students’ log.</w:t>
      </w:r>
    </w:p>
    <w:p w14:paraId="343B6C95" w14:textId="77777777" w:rsidR="00BF7221" w:rsidRDefault="00000000">
      <w:pPr>
        <w:pStyle w:val="Heading4"/>
      </w:pPr>
      <w:bookmarkStart w:id="57" w:name="perspective-as-a-clinician"/>
      <w:bookmarkEnd w:id="56"/>
      <w:r>
        <w:t>Perspective as a clinician</w:t>
      </w:r>
    </w:p>
    <w:p w14:paraId="66C16578" w14:textId="77777777" w:rsidR="00BF7221" w:rsidRDefault="00000000">
      <w:pPr>
        <w:pStyle w:val="FirstParagraph"/>
      </w:pPr>
      <w:r>
        <w:t>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14:paraId="245EA887" w14:textId="77777777" w:rsidR="00BF7221" w:rsidRDefault="00000000">
      <w:pPr>
        <w:pStyle w:val="BodyText"/>
      </w:pPr>
      <w:r>
        <w:t>Comments underscoring AI’s limits included: “did not point out the errors in the words ‘pulse irregularity’ and ‘electrocardiogram holder’” (AI_FA11_120); “specific examples… are ideas that are not based on much medical expertise” (AI_ST22_143); “suggestions for improvement… are not from the surgeon’s perspective” (AI_FA06_050); “fixated on relatively trivial points… specific feedback lacks accurate knowledge” (AI_ST15_024); and “main points were comments on how to fill in the student logs… lack of clinical feedback” (AI_ST21_123). By contrast, supervisor excerpts highlighted the expert stance: “points out errors in writing and correctly teaches medical knowledge” (SU_FA06_037); “I can get feedback on my knowledge, so it is useful for my studies” (SU_ST17_058); and advice “that would only be conveyed by a clinician, such as the long‑term perspective of ‘going home’” (SU_ST23_150). Potential downsides were also noted: “content is more focused on recruiting students to the department” (SU_FA05_022) and concerns about prioritization, “few opportunities to do peripheral nerve examinations, but… whether this is something that all medical students should learn” (SU_FA10_110). as well as an authority gradient, as exemplified by the following quote: “show the superiority and infallibility of the instructor…makes learners feel an authority gradient” (SU_FA10_108).</w:t>
      </w:r>
    </w:p>
    <w:p w14:paraId="5E740727" w14:textId="77777777" w:rsidR="00BF7221" w:rsidRDefault="00000000">
      <w:pPr>
        <w:pStyle w:val="Heading4"/>
      </w:pPr>
      <w:bookmarkStart w:id="58" w:name="quality-of-the-japanese-language"/>
      <w:bookmarkEnd w:id="57"/>
      <w:r>
        <w:t>Quality of the Japanese language</w:t>
      </w:r>
    </w:p>
    <w:p w14:paraId="24434148" w14:textId="77777777" w:rsidR="00BF7221" w:rsidRDefault="00000000">
      <w:pPr>
        <w:pStyle w:val="FirstParagraph"/>
      </w:pPr>
      <w:r>
        <w:t>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14:paraId="432C2007" w14:textId="77777777" w:rsidR="00BF7221" w:rsidRDefault="00000000">
      <w:pPr>
        <w:pStyle w:val="BodyText"/>
      </w:pPr>
      <w:r>
        <w:t xml:space="preserve">Illustrative appraisals of AI language included: “Expressions such as ‘Great job!’ and ‘I will provide feedback.’ are English‑Japanese translation‑like… unnatural as Japanese” (AI_ST23_149); “mysterious extra characters” (AI_ST18_083); “divided into paragraphs… a bug or character corruption” (AI_FA08_083); and “very ChatGPT‑like” (AI_ST17_054). Several noted formulaic tone: “the sandwich of good points… is so formulaic that… </w:t>
      </w:r>
      <w:r>
        <w:lastRenderedPageBreak/>
        <w:t>students might stop reading the feedback seriously” (AI_ST14_014), alongside word choice that “gives the impression of being a little unfriendly” (AI_FA10_108). In contrast, supervisor comments emphasized naturalness and human presence: “the advice is very good, accurate and natural” (SU_ST18_079) and “it feels like the individual is being looked at and taught” (SU_ST20_109).</w:t>
      </w:r>
    </w:p>
    <w:p w14:paraId="0ED58137" w14:textId="77777777" w:rsidR="00BF7221" w:rsidRDefault="00000000">
      <w:pPr>
        <w:pStyle w:val="Heading4"/>
      </w:pPr>
      <w:bookmarkStart w:id="59" w:name="text-length"/>
      <w:bookmarkEnd w:id="58"/>
      <w:r>
        <w:t>Text length</w:t>
      </w:r>
    </w:p>
    <w:p w14:paraId="2FCAD833" w14:textId="77777777" w:rsidR="00BF7221" w:rsidRDefault="00000000">
      <w:pPr>
        <w:pStyle w:val="FirstParagraph"/>
      </w:pPr>
      <w:r>
        <w:t>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14:paraId="13D4DF5E" w14:textId="77777777" w:rsidR="00BF7221" w:rsidRDefault="00000000">
      <w:pPr>
        <w:pStyle w:val="BodyText"/>
      </w:pPr>
      <w:r>
        <w:t>Exemplars included the AI being “somewhat verbose” (AI_ST23_155) with “so many points… it would be easier to understand if there was a summary” (AI_ST16_047). For supervisors, multiple comments judged entries too brief: “not possible to give feedback with just a few words” (SU_ST16_044); “just too short” (SU_FA05_020); “I don’t think a simple ‘Thank you for your hard work’ would be considered feedback” (SU_FA09_094); and “too simple and doesn’t amount to feedback” (SU_FA11_131). A counterexample highlighted that brevity can still work when targeted: “concise feedback that includes the necessary content… motivates the student for future practice” (SU_ST15_034).</w:t>
      </w:r>
    </w:p>
    <w:p w14:paraId="6889CD85" w14:textId="77777777" w:rsidR="00BF7221" w:rsidRDefault="00000000">
      <w:pPr>
        <w:pStyle w:val="Heading3"/>
      </w:pPr>
      <w:bookmarkStart w:id="60" w:name="X01bb3417fd4971b816d1200b89fc4d2acf53b02"/>
      <w:bookmarkEnd w:id="53"/>
      <w:bookmarkEnd w:id="59"/>
      <w:r>
        <w:t>Integration of Quantitative and Qualitative Results</w:t>
      </w:r>
    </w:p>
    <w:p w14:paraId="099E6640" w14:textId="77777777" w:rsidR="00BF7221" w:rsidRDefault="00000000">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 </w:t>
      </w:r>
      <w:hyperlink w:anchor="tbl-joint_display">
        <w:r>
          <w:rPr>
            <w:rStyle w:val="Hyperlink"/>
          </w:rPr>
          <w:t>Table 7</w:t>
        </w:r>
      </w:hyperlink>
      <w:r>
        <w:t>, while the themes identified in the qualitative analysis are shown in the third column. The fourth column shows how the quantitative and qualitative results are related. Below, we explain the integrated insights obtained from each row.</w:t>
      </w:r>
    </w:p>
    <w:tbl>
      <w:tblPr>
        <w:tblStyle w:val="Table"/>
        <w:tblW w:w="5000" w:type="pct"/>
        <w:tblLayout w:type="fixed"/>
        <w:tblLook w:val="0000" w:firstRow="0" w:lastRow="0" w:firstColumn="0" w:lastColumn="0" w:noHBand="0" w:noVBand="0"/>
      </w:tblPr>
      <w:tblGrid>
        <w:gridCol w:w="9622"/>
      </w:tblGrid>
      <w:tr w:rsidR="00BF7221" w14:paraId="2709DF8C" w14:textId="77777777">
        <w:tc>
          <w:tcPr>
            <w:tcW w:w="7920" w:type="dxa"/>
          </w:tcPr>
          <w:p w14:paraId="1CC54D30" w14:textId="77777777" w:rsidR="00BF7221" w:rsidRDefault="00000000">
            <w:pPr>
              <w:pStyle w:val="ImageCaption"/>
              <w:spacing w:before="200"/>
            </w:pPr>
            <w:bookmarkStart w:id="61" w:name="tbl-joint_display"/>
            <w:r>
              <w:t>Table 7: Joint Display Integrating Quantitative and Qualitative Findings From a Convergent Mixed-Methods Study Comparing AI-Generated and Supervisor Feedback on Clinical Clerkship Logs, Nagoya University, Japan, 2024.</w:t>
            </w:r>
          </w:p>
          <w:tbl>
            <w:tblPr>
              <w:tblStyle w:val="Table"/>
              <w:tblW w:w="5000" w:type="pct"/>
              <w:jc w:val="center"/>
              <w:tblLayout w:type="fixed"/>
              <w:tblLook w:val="0420" w:firstRow="1" w:lastRow="0" w:firstColumn="0" w:lastColumn="0" w:noHBand="0" w:noVBand="1"/>
            </w:tblPr>
            <w:tblGrid>
              <w:gridCol w:w="940"/>
              <w:gridCol w:w="2822"/>
              <w:gridCol w:w="2822"/>
              <w:gridCol w:w="2822"/>
            </w:tblGrid>
            <w:tr w:rsidR="00BF7221" w14:paraId="681F71AE" w14:textId="77777777" w:rsidTr="00BF7221">
              <w:trPr>
                <w:cnfStyle w:val="100000000000" w:firstRow="1" w:lastRow="0" w:firstColumn="0" w:lastColumn="0" w:oddVBand="0" w:evenVBand="0" w:oddHBand="0" w:evenHBand="0" w:firstRowFirstColumn="0" w:firstRowLastColumn="0" w:lastRowFirstColumn="0" w:lastRowLastColumn="0"/>
                <w:tblHeader/>
                <w:jc w:val="center"/>
              </w:trPr>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EFD28" w14:textId="77777777" w:rsidR="00BF7221" w:rsidRDefault="00000000">
                  <w:pPr>
                    <w:jc w:val="right"/>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Index</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2D5C1"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Quantitative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F0801"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Qualitative Results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305B9" w14:textId="77777777" w:rsidR="00BF7221" w:rsidRDefault="00000000">
                  <w:pPr>
                    <w:rPr>
                      <w:rFonts w:ascii="DejaVu Sans" w:eastAsia="DejaVu Sans" w:hAnsi="DejaVu Sans" w:cs="DejaVu Sans"/>
                      <w:b/>
                      <w:color w:val="000000"/>
                      <w:sz w:val="18"/>
                      <w:szCs w:val="18"/>
                    </w:rPr>
                  </w:pPr>
                  <w:r>
                    <w:rPr>
                      <w:rFonts w:ascii="DejaVu Sans" w:eastAsia="DejaVu Sans" w:hAnsi="DejaVu Sans" w:cs="DejaVu Sans"/>
                      <w:b/>
                      <w:color w:val="000000"/>
                      <w:sz w:val="18"/>
                      <w:szCs w:val="18"/>
                    </w:rPr>
                    <w:t>Type of Integration</w:t>
                  </w:r>
                </w:p>
              </w:tc>
            </w:tr>
            <w:tr w:rsidR="00BF7221" w14:paraId="5B60CC74" w14:textId="77777777" w:rsidTr="00BF7221">
              <w:trPr>
                <w:jc w:val="center"/>
              </w:trPr>
              <w:tc>
                <w:tcPr>
                  <w:tcW w:w="86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91A92"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1</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D1E4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Feedback length difference (AI &gt; supervisor)</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5EFEA1"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B3DDB"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r>
                    <w:rPr>
                      <w:rFonts w:ascii="DejaVu Sans" w:eastAsia="DejaVu Sans" w:hAnsi="DejaVu Sans" w:cs="DejaVu Sans"/>
                      <w:color w:val="000000"/>
                      <w:sz w:val="18"/>
                      <w:szCs w:val="18"/>
                    </w:rPr>
                    <w:br/>
                    <w:t>- Qualitative findings explain quantitative results</w:t>
                  </w:r>
                </w:p>
              </w:tc>
            </w:tr>
            <w:tr w:rsidR="00BF7221" w14:paraId="5AF7CB5A" w14:textId="77777777" w:rsidTr="00BF7221">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06C70"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2</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CC68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r>
                    <w:rPr>
                      <w:rFonts w:ascii="DejaVu Sans" w:eastAsia="DejaVu Sans" w:hAnsi="DejaVu Sans" w:cs="DejaVu Sans"/>
                      <w:color w:val="000000"/>
                      <w:sz w:val="18"/>
                      <w:szCs w:val="18"/>
                    </w:rPr>
                    <w:br/>
                  </w:r>
                  <w:r>
                    <w:rPr>
                      <w:rFonts w:ascii="DejaVu Sans" w:eastAsia="DejaVu Sans" w:hAnsi="DejaVu Sans" w:cs="DejaVu Sans"/>
                      <w:color w:val="000000"/>
                      <w:sz w:val="18"/>
                      <w:szCs w:val="18"/>
                    </w:rPr>
                    <w:lastRenderedPageBreak/>
                    <w:t>- Feedback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79DC19"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 xml:space="preserve">- Theme: "Adherence to the feedback criteria and </w:t>
                  </w:r>
                  <w:r>
                    <w:rPr>
                      <w:rFonts w:ascii="DejaVu Sans" w:eastAsia="DejaVu Sans" w:hAnsi="DejaVu Sans" w:cs="DejaVu Sans"/>
                      <w:color w:val="000000"/>
                      <w:sz w:val="18"/>
                      <w:szCs w:val="18"/>
                    </w:rPr>
                    <w:lastRenderedPageBreak/>
                    <w:t>structure"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D92D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 xml:space="preserve">- Quantitative and qualitative </w:t>
                  </w:r>
                  <w:r>
                    <w:rPr>
                      <w:rFonts w:ascii="DejaVu Sans" w:eastAsia="DejaVu Sans" w:hAnsi="DejaVu Sans" w:cs="DejaVu Sans"/>
                      <w:color w:val="000000"/>
                      <w:sz w:val="18"/>
                      <w:szCs w:val="18"/>
                    </w:rPr>
                    <w:lastRenderedPageBreak/>
                    <w:t>results complement each other</w:t>
                  </w:r>
                </w:p>
              </w:tc>
            </w:tr>
            <w:tr w:rsidR="00BF7221" w14:paraId="68D133CD" w14:textId="77777777" w:rsidTr="00BF7221">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115D5"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lastRenderedPageBreak/>
                    <w:t>3</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F79ED"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Correlation between feedback length and rubric score (significant for supervisors, absent for AI)</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54227"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"Text Length"</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7AFD5"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Combination of quantitative and qualitative results leads to new insights</w:t>
                  </w:r>
                </w:p>
              </w:tc>
            </w:tr>
            <w:tr w:rsidR="00BF7221" w14:paraId="5FE0BC52" w14:textId="77777777" w:rsidTr="00BF7221">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BD2CDE"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4</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6F21FB"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Consistency of Feedback Quality</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77227"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62FF16"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Quantitative results support qualitative findings</w:t>
                  </w:r>
                </w:p>
              </w:tc>
            </w:tr>
            <w:tr w:rsidR="00BF7221" w14:paraId="01E4EF2E" w14:textId="77777777" w:rsidTr="00BF7221">
              <w:trPr>
                <w:jc w:val="center"/>
              </w:trPr>
              <w:tc>
                <w:tcPr>
                  <w:tcW w:w="86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A571A7"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5</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05E1AC"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Comparison of Rubric Scores</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F3A54"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"Continuity and consistency"</w:t>
                  </w:r>
                  <w:r>
                    <w:rPr>
                      <w:rFonts w:ascii="DejaVu Sans" w:eastAsia="DejaVu Sans" w:hAnsi="DejaVu Sans" w:cs="DejaVu Sans"/>
                      <w:color w:val="000000"/>
                      <w:sz w:val="18"/>
                      <w:szCs w:val="18"/>
                    </w:rPr>
                    <w:br/>
                    <w:t>- Theme: "Perspective as a clinician"</w:t>
                  </w:r>
                </w:p>
              </w:tc>
              <w:tc>
                <w:tcPr>
                  <w:tcW w:w="259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5DA737"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results expand quantitative results</w:t>
                  </w:r>
                </w:p>
              </w:tc>
            </w:tr>
            <w:tr w:rsidR="00BF7221" w14:paraId="0B7F15D6" w14:textId="77777777" w:rsidTr="00BF7221">
              <w:trPr>
                <w:jc w:val="center"/>
              </w:trPr>
              <w:tc>
                <w:tcPr>
                  <w:tcW w:w="86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8777A" w14:textId="77777777" w:rsidR="00BF7221" w:rsidRDefault="00000000">
                  <w:pPr>
                    <w:jc w:val="right"/>
                    <w:rPr>
                      <w:rFonts w:ascii="DejaVu Sans" w:eastAsia="DejaVu Sans" w:hAnsi="DejaVu Sans" w:cs="DejaVu Sans"/>
                      <w:color w:val="000000"/>
                      <w:sz w:val="18"/>
                      <w:szCs w:val="18"/>
                    </w:rPr>
                  </w:pPr>
                  <w:r>
                    <w:rPr>
                      <w:rFonts w:ascii="DejaVu Sans" w:eastAsia="DejaVu Sans" w:hAnsi="DejaVu Sans" w:cs="DejaVu Sans"/>
                      <w:color w:val="000000"/>
                      <w:sz w:val="18"/>
                      <w:szCs w:val="18"/>
                    </w:rPr>
                    <w:t>6</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C4CE7"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Identification of Feedback Source</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AF12A3"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Theme: "Adherence to the feedback criteria and structure"</w:t>
                  </w:r>
                  <w:r>
                    <w:rPr>
                      <w:rFonts w:ascii="DejaVu Sans" w:eastAsia="DejaVu Sans" w:hAnsi="DejaVu Sans" w:cs="DejaVu Sans"/>
                      <w:color w:val="000000"/>
                      <w:sz w:val="18"/>
                      <w:szCs w:val="18"/>
                    </w:rPr>
                    <w:br/>
                    <w:t>- Theme: "Continuity and consistency"</w:t>
                  </w:r>
                  <w:r>
                    <w:rPr>
                      <w:rFonts w:ascii="DejaVu Sans" w:eastAsia="DejaVu Sans" w:hAnsi="DejaVu Sans" w:cs="DejaVu Sans"/>
                      <w:color w:val="000000"/>
                      <w:sz w:val="18"/>
                      <w:szCs w:val="18"/>
                    </w:rPr>
                    <w:br/>
                    <w:t>- Theme: "Perspective as a clinician"</w:t>
                  </w:r>
                  <w:r>
                    <w:rPr>
                      <w:rFonts w:ascii="DejaVu Sans" w:eastAsia="DejaVu Sans" w:hAnsi="DejaVu Sans" w:cs="DejaVu Sans"/>
                      <w:color w:val="000000"/>
                      <w:sz w:val="18"/>
                      <w:szCs w:val="18"/>
                    </w:rPr>
                    <w:br/>
                    <w:t>- Theme: "Quality of the Japanese language"</w:t>
                  </w:r>
                  <w:r>
                    <w:rPr>
                      <w:rFonts w:ascii="DejaVu Sans" w:eastAsia="DejaVu Sans" w:hAnsi="DejaVu Sans" w:cs="DejaVu Sans"/>
                      <w:color w:val="000000"/>
                      <w:sz w:val="18"/>
                      <w:szCs w:val="18"/>
                    </w:rPr>
                    <w:br/>
                    <w:t>- Theme: "Text Length"</w:t>
                  </w:r>
                </w:p>
              </w:tc>
              <w:tc>
                <w:tcPr>
                  <w:tcW w:w="259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AAD18" w14:textId="77777777" w:rsidR="00BF7221" w:rsidRDefault="00000000">
                  <w:pPr>
                    <w:rPr>
                      <w:rFonts w:ascii="DejaVu Sans" w:eastAsia="DejaVu Sans" w:hAnsi="DejaVu Sans" w:cs="DejaVu Sans"/>
                      <w:color w:val="000000"/>
                      <w:sz w:val="18"/>
                      <w:szCs w:val="18"/>
                    </w:rPr>
                  </w:pPr>
                  <w:r>
                    <w:rPr>
                      <w:rFonts w:ascii="DejaVu Sans" w:eastAsia="DejaVu Sans" w:hAnsi="DejaVu Sans" w:cs="DejaVu Sans"/>
                      <w:color w:val="000000"/>
                      <w:sz w:val="18"/>
                      <w:szCs w:val="18"/>
                    </w:rPr>
                    <w:t>- Qualitative findings explain quantitative results</w:t>
                  </w:r>
                </w:p>
              </w:tc>
            </w:tr>
          </w:tbl>
          <w:p w14:paraId="25757B5A" w14:textId="77777777" w:rsidR="00BF7221" w:rsidRDefault="00BF7221"/>
        </w:tc>
        <w:bookmarkEnd w:id="61"/>
      </w:tr>
    </w:tbl>
    <w:p w14:paraId="40D1CC03" w14:textId="77777777" w:rsidR="00BF7221" w:rsidRDefault="00000000">
      <w:pPr>
        <w:pStyle w:val="Heading4"/>
      </w:pPr>
      <w:bookmarkStart w:id="62" w:name="index-1-text-length-and-feedback-quality"/>
      <w:r>
        <w:lastRenderedPageBreak/>
        <w:t>Index 1: Text Length and Feedback Quality</w:t>
      </w:r>
    </w:p>
    <w:p w14:paraId="4B8C53E0" w14:textId="77777777" w:rsidR="00BF7221" w:rsidRDefault="00000000">
      <w:pPr>
        <w:pStyle w:val="FirstParagraph"/>
      </w:pPr>
      <w:r>
        <w:t>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p w14:paraId="617A8879" w14:textId="77777777" w:rsidR="00BF7221" w:rsidRDefault="00000000">
      <w:pPr>
        <w:pStyle w:val="Heading4"/>
      </w:pPr>
      <w:bookmarkStart w:id="63" w:name="index-2-adherence-to-rubric-criteria"/>
      <w:bookmarkEnd w:id="62"/>
      <w:r>
        <w:t>Index 2: Adherence to Rubric Criteria</w:t>
      </w:r>
    </w:p>
    <w:p w14:paraId="34D26A77" w14:textId="77777777" w:rsidR="00BF7221" w:rsidRDefault="00000000">
      <w:pPr>
        <w:pStyle w:val="FirstParagraph"/>
      </w:pPr>
      <w:r>
        <w:t>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p w14:paraId="074B2F46" w14:textId="77777777" w:rsidR="00BF7221" w:rsidRDefault="00000000">
      <w:pPr>
        <w:pStyle w:val="Heading4"/>
      </w:pPr>
      <w:bookmarkStart w:id="64" w:name="Xd1c650e3ae642ac87bada9194c8acbe62b9c680"/>
      <w:bookmarkEnd w:id="63"/>
      <w:r>
        <w:lastRenderedPageBreak/>
        <w:t>Index 3: Length-Quality Correlation Patterns</w:t>
      </w:r>
    </w:p>
    <w:p w14:paraId="6A615450" w14:textId="77777777" w:rsidR="00BF7221" w:rsidRDefault="00000000">
      <w:pPr>
        <w:pStyle w:val="FirstParagraph"/>
      </w:pPr>
      <w:r>
        <w:t>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p w14:paraId="32EC70A2" w14:textId="77777777" w:rsidR="00BF7221" w:rsidRDefault="00000000">
      <w:pPr>
        <w:pStyle w:val="Heading4"/>
      </w:pPr>
      <w:bookmarkStart w:id="65" w:name="X75c9f45f769c997232980d27b432b05b41cc210"/>
      <w:bookmarkEnd w:id="64"/>
      <w:r>
        <w:t>Index 4: Quality Consistency and Variability</w:t>
      </w:r>
    </w:p>
    <w:p w14:paraId="33A9BC16" w14:textId="77777777" w:rsidR="00BF7221" w:rsidRDefault="00000000">
      <w:pPr>
        <w:pStyle w:val="FirstParagraph"/>
      </w:pPr>
      <w:r>
        <w:t>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p w14:paraId="11A16B8A" w14:textId="77777777" w:rsidR="00BF7221" w:rsidRDefault="00000000">
      <w:pPr>
        <w:pStyle w:val="Heading4"/>
      </w:pPr>
      <w:bookmarkStart w:id="66" w:name="index-5-clinical-context-and-perspective"/>
      <w:bookmarkEnd w:id="65"/>
      <w:r>
        <w:t>Index 5: Clinical Context and Perspective</w:t>
      </w:r>
    </w:p>
    <w:p w14:paraId="78A754E9" w14:textId="77777777" w:rsidR="00BF7221" w:rsidRDefault="00000000">
      <w:pPr>
        <w:pStyle w:val="FirstParagraph"/>
      </w:pPr>
      <w:r>
        <w:t>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p w14:paraId="46716F4C" w14:textId="77777777" w:rsidR="00BF7221" w:rsidRDefault="00000000">
      <w:pPr>
        <w:pStyle w:val="Heading4"/>
      </w:pPr>
      <w:bookmarkStart w:id="67" w:name="X4da3c695ca00bef982cbcc6bfc184f1b852278a"/>
      <w:bookmarkEnd w:id="66"/>
      <w:r>
        <w:t>Index 6: Distinguishability of Feedback Sources</w:t>
      </w:r>
    </w:p>
    <w:p w14:paraId="08C78BCE" w14:textId="77777777" w:rsidR="00BF7221" w:rsidRDefault="00000000">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w:t>
      </w:r>
      <w:r>
        <w:lastRenderedPageBreak/>
        <w:t>determine whether evaluators considered these factors in combination or whether specific elements were decisive in their identification process.</w:t>
      </w:r>
    </w:p>
    <w:p w14:paraId="6A4B2577" w14:textId="77777777" w:rsidR="00BF7221" w:rsidRDefault="00000000">
      <w:pPr>
        <w:pStyle w:val="Heading2"/>
      </w:pPr>
      <w:bookmarkStart w:id="68" w:name="discussion"/>
      <w:bookmarkEnd w:id="25"/>
      <w:bookmarkEnd w:id="60"/>
      <w:bookmarkEnd w:id="67"/>
      <w:r>
        <w:t>Discussion</w:t>
      </w:r>
    </w:p>
    <w:p w14:paraId="5FE938F2" w14:textId="77777777" w:rsidR="00BF7221" w:rsidRDefault="00000000">
      <w:pPr>
        <w:pStyle w:val="Heading3"/>
      </w:pPr>
      <w:bookmarkStart w:id="69" w:name="principal-findings"/>
      <w:r>
        <w:t>Principal Findings</w:t>
      </w:r>
    </w:p>
    <w:p w14:paraId="113A7947" w14:textId="77777777" w:rsidR="00BF7221" w:rsidRDefault="00000000">
      <w:pPr>
        <w:pStyle w:val="FirstParagraph"/>
      </w:pPr>
      <w:r>
        <w:t>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p w14:paraId="0B4B58B6" w14:textId="77777777" w:rsidR="00BF7221" w:rsidRDefault="00000000">
      <w:pPr>
        <w:pStyle w:val="Heading3"/>
      </w:pPr>
      <w:bookmarkStart w:id="70" w:name="comparison-with-the-literature"/>
      <w:bookmarkEnd w:id="69"/>
      <w:r>
        <w:t>Comparison with the Literature</w:t>
      </w:r>
    </w:p>
    <w:p w14:paraId="6496EF45" w14:textId="77777777" w:rsidR="00BF7221" w:rsidRDefault="00000000">
      <w:pPr>
        <w:pStyle w:val="FirstParagraph"/>
      </w:pPr>
      <w:r>
        <w:t>Our findings align with and extend previous research on AI-generated feedback in several key areas. Regarding feedback length, prior studies have reported various findings [20,23–25]. Our study demonstrated that AI feedback was significantly longer than supervisor feedback, which is consistent with some previous findings [20,23,24].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 [50].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 [28,51]. Our findings suggest that AI-generated feedback may be able to complement elements that tend to be missing in supervisors’ brief feedback.</w:t>
      </w:r>
    </w:p>
    <w:p w14:paraId="0D6609E7" w14:textId="77777777" w:rsidR="00BF7221" w:rsidRDefault="00000000">
      <w:pPr>
        <w:pStyle w:val="BodyText"/>
      </w:pPr>
      <w:r>
        <w:t xml:space="preserve">Regarding consistency in feedback quality, previous research has shown mixed results about whether AI or human feedback demonstrates greater consistency [25,29–32].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w:t>
      </w:r>
      <w:r>
        <w:lastRenderedPageBreak/>
        <w:t>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 [29], the subject of feedback [30], and whether supervisors have received feedback training [52]. Our findings suggest that in busy clinical environments, AI could provide structurally stable feedback that complements the individualized, experience-driven feedback of supervisors.</w:t>
      </w:r>
    </w:p>
    <w:p w14:paraId="1E96A29C" w14:textId="77777777" w:rsidR="00BF7221" w:rsidRDefault="00000000">
      <w:pPr>
        <w:pStyle w:val="BodyText"/>
      </w:pPr>
      <w:r>
        <w:t>The distinction between text-anchored versus experience-based feedback represents a novel contribution of our study. Most prior comparisons of AI and human feedback have been conducted in classroom or simulation settings [22,24,25,53],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 [24,25], while human experts in specialized fields provide context-informed feedback which is perceived to be of higher quality [22,53].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14:paraId="13E8FD49" w14:textId="77777777" w:rsidR="00BF7221" w:rsidRDefault="00000000">
      <w:pPr>
        <w:pStyle w:val="BodyText"/>
      </w:pPr>
      <w:r>
        <w:t>Regarding the ability to distinguish between AI and human feedback, previous studies have reported inconsistent findings [33–35].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14:paraId="6C499F5A" w14:textId="77777777" w:rsidR="00BF7221" w:rsidRDefault="00000000">
      <w:pPr>
        <w:pStyle w:val="BodyText"/>
      </w:pPr>
      <w:r>
        <w:lastRenderedPageBreak/>
        <w:t>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 [43,44],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w:t>
      </w:r>
    </w:p>
    <w:p w14:paraId="5F73249F" w14:textId="77777777" w:rsidR="00BF7221" w:rsidRDefault="00000000">
      <w:pPr>
        <w:pStyle w:val="Heading3"/>
      </w:pPr>
      <w:bookmarkStart w:id="71" w:name="implications-of-findings"/>
      <w:bookmarkEnd w:id="70"/>
      <w:r>
        <w:t>Implications of Findings</w:t>
      </w:r>
    </w:p>
    <w:p w14:paraId="5F50DB60" w14:textId="77777777" w:rsidR="00BF7221" w:rsidRDefault="00000000">
      <w:pPr>
        <w:pStyle w:val="FirstParagraph"/>
      </w:pPr>
      <w:r>
        <w:t>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 [54] or conversely, dismissal of AI-generated insights [20].</w:t>
      </w:r>
    </w:p>
    <w:p w14:paraId="3BFCD621" w14:textId="77777777" w:rsidR="00BF7221" w:rsidRDefault="00000000">
      <w:pPr>
        <w:pStyle w:val="BodyText"/>
      </w:pPr>
      <w:r>
        <w:t>Various hybrid approaches merit exploration, including AI-drafted feedback refined by educators, role-based distribution where AI and supervisors focus on different aspects of student work, or AI enhancement of educator-authored feedback [55]. However, empirical research on these hybrid models remains limited, particularly in authentic clinical settings.</w:t>
      </w:r>
    </w:p>
    <w:p w14:paraId="6DAF8B2C" w14:textId="77777777" w:rsidR="00BF7221" w:rsidRDefault="00000000">
      <w:pPr>
        <w:pStyle w:val="BodyText"/>
      </w:pPr>
      <w:r>
        <w:t>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p w14:paraId="027B195D" w14:textId="77777777" w:rsidR="00BF7221" w:rsidRDefault="00000000">
      <w:pPr>
        <w:pStyle w:val="Heading3"/>
      </w:pPr>
      <w:bookmarkStart w:id="72" w:name="limitations"/>
      <w:bookmarkEnd w:id="71"/>
      <w:r>
        <w:t>Limitations</w:t>
      </w:r>
    </w:p>
    <w:p w14:paraId="4788BA5C" w14:textId="77777777" w:rsidR="00BF7221" w:rsidRDefault="00000000">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w:t>
      </w:r>
      <w:r>
        <w:lastRenderedPageBreak/>
        <w:t xml:space="preserve">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 [18] 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w:t>
      </w:r>
      <w:r>
        <w:lastRenderedPageBreak/>
        <w:t>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p w14:paraId="63623064" w14:textId="77777777" w:rsidR="00BF7221" w:rsidRDefault="00000000">
      <w:pPr>
        <w:pStyle w:val="Heading3"/>
      </w:pPr>
      <w:bookmarkStart w:id="73" w:name="conclusions"/>
      <w:bookmarkEnd w:id="72"/>
      <w:r>
        <w:t>Conclusions</w:t>
      </w:r>
    </w:p>
    <w:p w14:paraId="48E75C6C" w14:textId="77777777" w:rsidR="00BF7221" w:rsidRDefault="00000000">
      <w:pPr>
        <w:pStyle w:val="FirstParagraph"/>
      </w:pPr>
      <w:r>
        <w:t>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p w14:paraId="6ED16AE1" w14:textId="77777777" w:rsidR="00BF7221" w:rsidRDefault="00000000">
      <w:pPr>
        <w:pStyle w:val="Heading2"/>
      </w:pPr>
      <w:bookmarkStart w:id="74" w:name="acknowledgements"/>
      <w:bookmarkEnd w:id="68"/>
      <w:bookmarkEnd w:id="73"/>
      <w:r>
        <w:t>Acknowledgements</w:t>
      </w:r>
    </w:p>
    <w:p w14:paraId="72FE3D29" w14:textId="77777777" w:rsidR="00BF7221" w:rsidRDefault="00000000">
      <w:pPr>
        <w:pStyle w:val="FirstParagraph"/>
      </w:pPr>
      <w:r>
        <w:t>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14:paraId="1E7D3ED0" w14:textId="77777777" w:rsidR="00BF7221" w:rsidRDefault="00000000">
      <w:pPr>
        <w:pStyle w:val="BodyText"/>
      </w:pPr>
      <w:r>
        <w:t>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14:paraId="45DF8136" w14:textId="77777777" w:rsidR="00BF7221" w:rsidRDefault="00000000">
      <w:pPr>
        <w:pStyle w:val="BodyText"/>
      </w:pPr>
      <w:r>
        <w:lastRenderedPageBreak/>
        <w:t>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 “translate to english” 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14:paraId="2A6CD1AE" w14:textId="77777777" w:rsidR="00BF7221" w:rsidRDefault="00000000">
      <w:pPr>
        <w:pStyle w:val="BodyText"/>
      </w:pPr>
      <w:r>
        <w:t>This work was supported by JSPS KAKENHI Grant Number 25K06542. The funder had no role in the study design, data collection, analysis, interpretation of results, or the writing of the manuscript.</w:t>
      </w:r>
    </w:p>
    <w:p w14:paraId="2BB4CA9E" w14:textId="77777777" w:rsidR="00BF7221" w:rsidRDefault="00000000">
      <w:pPr>
        <w:pStyle w:val="Heading2"/>
      </w:pPr>
      <w:bookmarkStart w:id="75" w:name="data-availability"/>
      <w:bookmarkEnd w:id="74"/>
      <w:r>
        <w:t>Data Availability</w:t>
      </w:r>
    </w:p>
    <w:p w14:paraId="51CDD109" w14:textId="77777777" w:rsidR="00BF7221" w:rsidRDefault="00000000">
      <w:pPr>
        <w:pStyle w:val="FirstParagraph"/>
      </w:pPr>
      <w:r>
        <w:t>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p w14:paraId="5FD9249A" w14:textId="77777777" w:rsidR="00BF7221" w:rsidRDefault="00000000">
      <w:pPr>
        <w:pStyle w:val="Heading2"/>
      </w:pPr>
      <w:bookmarkStart w:id="76" w:name="conflicts-of-interest"/>
      <w:bookmarkEnd w:id="75"/>
      <w:r>
        <w:t>Conflicts of Interest</w:t>
      </w:r>
    </w:p>
    <w:p w14:paraId="285E1C16" w14:textId="77777777" w:rsidR="00BF7221" w:rsidRDefault="00000000">
      <w:pPr>
        <w:pStyle w:val="FirstParagraph"/>
      </w:pPr>
      <w:r>
        <w:t>None declared.</w:t>
      </w:r>
    </w:p>
    <w:p w14:paraId="3D68404C" w14:textId="77777777" w:rsidR="00BF7221" w:rsidRDefault="00000000">
      <w:pPr>
        <w:pStyle w:val="Heading2"/>
      </w:pPr>
      <w:bookmarkStart w:id="77" w:name="multimedia-appendix-1"/>
      <w:bookmarkEnd w:id="76"/>
      <w:r>
        <w:t>Multimedia Appendix 1</w:t>
      </w:r>
    </w:p>
    <w:p w14:paraId="63778850" w14:textId="77777777" w:rsidR="00BF7221" w:rsidRDefault="00000000">
      <w:pPr>
        <w:pStyle w:val="FirstParagraph"/>
      </w:pPr>
      <w:r>
        <w:t>This file contains the feedback generation prompt for AI used in this study and its development process.</w:t>
      </w:r>
    </w:p>
    <w:p w14:paraId="7BB543B2" w14:textId="77777777" w:rsidR="00BF7221" w:rsidRDefault="00000000">
      <w:pPr>
        <w:pStyle w:val="Heading2"/>
      </w:pPr>
      <w:bookmarkStart w:id="78" w:name="multimedia-appendix-2"/>
      <w:bookmarkEnd w:id="77"/>
      <w:r>
        <w:t>Multimedia Appendix 2</w:t>
      </w:r>
    </w:p>
    <w:p w14:paraId="73F2ED4F" w14:textId="77777777" w:rsidR="00BF7221" w:rsidRDefault="00000000">
      <w:pPr>
        <w:pStyle w:val="FirstParagraph"/>
      </w:pPr>
      <w:r>
        <w:t>This file contains the feedback evaluation rubric used in this study.</w:t>
      </w:r>
    </w:p>
    <w:p w14:paraId="4986F466" w14:textId="77777777" w:rsidR="00BF7221" w:rsidRDefault="00000000">
      <w:pPr>
        <w:pStyle w:val="Heading2"/>
      </w:pPr>
      <w:bookmarkStart w:id="79" w:name="multimedia-appendix-3"/>
      <w:bookmarkEnd w:id="78"/>
      <w:r>
        <w:lastRenderedPageBreak/>
        <w:t>Multimedia Appendix 3</w:t>
      </w:r>
    </w:p>
    <w:p w14:paraId="595ABAE7" w14:textId="77777777" w:rsidR="00BF7221" w:rsidRDefault="00000000">
      <w:pPr>
        <w:pStyle w:val="FirstParagraph"/>
      </w:pPr>
      <w:r>
        <w:t>This file contains the translation process into Japanese for the feedback evaluation rubric used in this study.</w:t>
      </w:r>
    </w:p>
    <w:p w14:paraId="08C1258F" w14:textId="77777777" w:rsidR="00BF7221" w:rsidRDefault="00000000">
      <w:pPr>
        <w:pStyle w:val="Heading2"/>
      </w:pPr>
      <w:bookmarkStart w:id="80" w:name="references"/>
      <w:bookmarkEnd w:id="79"/>
      <w:r>
        <w:t>References</w:t>
      </w:r>
    </w:p>
    <w:p w14:paraId="74CA992A" w14:textId="77777777" w:rsidR="00BF7221" w:rsidRDefault="00000000">
      <w:pPr>
        <w:pStyle w:val="Bibliography"/>
      </w:pPr>
      <w:bookmarkStart w:id="81" w:name="ref-Hansen2024-fe"/>
      <w:bookmarkStart w:id="82" w:name="refs"/>
      <w:r>
        <w:t xml:space="preserve">1. </w:t>
      </w:r>
      <w:r>
        <w:tab/>
        <w:t>Hansen A, Klute RM, Yadav M, Bansal S, Bond WF. How do learners receive feedback on note writing? A scoping review. Acad Med Ovid Technologies (Wolters Kluwer Health); 2024 Jun 1;99(6):683–690. PMID:</w:t>
      </w:r>
      <w:hyperlink r:id="rId20">
        <w:r>
          <w:rPr>
            <w:rStyle w:val="Hyperlink"/>
          </w:rPr>
          <w:t>38306581</w:t>
        </w:r>
      </w:hyperlink>
    </w:p>
    <w:p w14:paraId="1B62E5A2" w14:textId="77777777" w:rsidR="00BF7221" w:rsidRDefault="00000000">
      <w:pPr>
        <w:pStyle w:val="Bibliography"/>
      </w:pPr>
      <w:bookmarkStart w:id="83" w:name="ref-Ende1983-yv"/>
      <w:bookmarkEnd w:id="81"/>
      <w:r>
        <w:t xml:space="preserve">2. </w:t>
      </w:r>
      <w:r>
        <w:tab/>
        <w:t xml:space="preserve">Ende J. Feedback in clinical medical education. JAMA 1983 Aug 12;250(6):777–781. doi: </w:t>
      </w:r>
      <w:hyperlink r:id="rId21">
        <w:r>
          <w:rPr>
            <w:rStyle w:val="Hyperlink"/>
          </w:rPr>
          <w:t>10.1001/jama.1983.03340060055026</w:t>
        </w:r>
      </w:hyperlink>
    </w:p>
    <w:p w14:paraId="3C10379E" w14:textId="77777777" w:rsidR="00BF7221" w:rsidRDefault="00000000">
      <w:pPr>
        <w:pStyle w:val="Bibliography"/>
      </w:pPr>
      <w:bookmarkStart w:id="84" w:name="ref-Norcini2007-dh"/>
      <w:bookmarkEnd w:id="83"/>
      <w:r>
        <w:t xml:space="preserve">3. </w:t>
      </w:r>
      <w:r>
        <w:tab/>
        <w:t>Norcini JJ, Burch V. Workplace-based assessment as an educational tool: AMEE Guide No. 31. Med Teach 2007 Nov;29(9):855–871. PMID:</w:t>
      </w:r>
      <w:hyperlink r:id="rId22">
        <w:r>
          <w:rPr>
            <w:rStyle w:val="Hyperlink"/>
          </w:rPr>
          <w:t>18158655</w:t>
        </w:r>
      </w:hyperlink>
    </w:p>
    <w:p w14:paraId="553271FA" w14:textId="77777777" w:rsidR="00BF7221" w:rsidRDefault="00000000">
      <w:pPr>
        <w:pStyle w:val="Bibliography"/>
      </w:pPr>
      <w:bookmarkStart w:id="85" w:name="ref-Burgess2020-tj"/>
      <w:bookmarkEnd w:id="84"/>
      <w:r>
        <w:t xml:space="preserve">4. </w:t>
      </w:r>
      <w:r>
        <w:tab/>
        <w:t>Burgess A, van Diggele C, Roberts C, Mellis C. Feedback in the clinical setting. BMC Med Educ 2020 Dec 3;20(Suppl 2):460. PMID:</w:t>
      </w:r>
      <w:hyperlink r:id="rId23">
        <w:r>
          <w:rPr>
            <w:rStyle w:val="Hyperlink"/>
          </w:rPr>
          <w:t>33272265</w:t>
        </w:r>
      </w:hyperlink>
    </w:p>
    <w:p w14:paraId="0B4B6BE6" w14:textId="77777777" w:rsidR="00BF7221" w:rsidRDefault="00000000">
      <w:pPr>
        <w:pStyle w:val="Bibliography"/>
      </w:pPr>
      <w:bookmarkStart w:id="86" w:name="ref-Elnicki1998-df"/>
      <w:bookmarkEnd w:id="85"/>
      <w:r>
        <w:t xml:space="preserve">5. </w:t>
      </w:r>
      <w:r>
        <w:tab/>
        <w:t>Elnicki DM, Layne RD, Ogden PE, Morris DK. Oral versus written feedback in medical clinic. J Gen Intern Med Springer Nature; 1998 Mar;13(3):155–158. PMID:</w:t>
      </w:r>
      <w:hyperlink r:id="rId24">
        <w:r>
          <w:rPr>
            <w:rStyle w:val="Hyperlink"/>
          </w:rPr>
          <w:t>9541371</w:t>
        </w:r>
      </w:hyperlink>
    </w:p>
    <w:p w14:paraId="6777157E" w14:textId="77777777" w:rsidR="00BF7221" w:rsidRDefault="00000000">
      <w:pPr>
        <w:pStyle w:val="Bibliography"/>
      </w:pPr>
      <w:bookmarkStart w:id="87" w:name="ref-Harvey2013-hx"/>
      <w:bookmarkEnd w:id="86"/>
      <w:r>
        <w:t xml:space="preserve">6. </w:t>
      </w:r>
      <w:r>
        <w:tab/>
        <w:t>Harvey P, Radomski N, O’Connor D. Written feedback and continuity of learning in a geographically distributed medical education program. Med Teach Informa UK Limited; 2013 Dec 1;35(12):1009–1013. PMID:</w:t>
      </w:r>
      <w:hyperlink r:id="rId25">
        <w:r>
          <w:rPr>
            <w:rStyle w:val="Hyperlink"/>
          </w:rPr>
          <w:t>23971889</w:t>
        </w:r>
      </w:hyperlink>
    </w:p>
    <w:p w14:paraId="5E8072CA" w14:textId="77777777" w:rsidR="00BF7221" w:rsidRDefault="00000000">
      <w:pPr>
        <w:pStyle w:val="Bibliography"/>
      </w:pPr>
      <w:bookmarkStart w:id="88" w:name="ref-Greviana2024-xd"/>
      <w:bookmarkEnd w:id="87"/>
      <w:r>
        <w:t xml:space="preserve">7. </w:t>
      </w:r>
      <w:r>
        <w:tab/>
        <w:t xml:space="preserve">Greviana N, Pinasthika A, Soemantri D. The best of both worlds: Exploring the interplay between written and verbal feedback in the continuum of medical education. Med Sci Educ Springer Science and Business Media LLC; 2024 Dec 2;1–9. doi: </w:t>
      </w:r>
      <w:hyperlink r:id="rId26">
        <w:r>
          <w:rPr>
            <w:rStyle w:val="Hyperlink"/>
          </w:rPr>
          <w:t>10.1007/s40670-024-02244-0</w:t>
        </w:r>
      </w:hyperlink>
    </w:p>
    <w:p w14:paraId="00C09E6E" w14:textId="77777777" w:rsidR="00BF7221" w:rsidRDefault="00000000">
      <w:pPr>
        <w:pStyle w:val="Bibliography"/>
      </w:pPr>
      <w:bookmarkStart w:id="89" w:name="ref-van-der-Vleuten2018-hd"/>
      <w:bookmarkEnd w:id="88"/>
      <w:r>
        <w:t xml:space="preserve">8. </w:t>
      </w:r>
      <w:r>
        <w:tab/>
        <w:t>van der Vleuten C, Lindemann I, Schmidt L. Programmatic assessment: the process, rationale and evidence for modern evaluation approaches in medical education. Med J Aust AMPCo; 2018 Nov 5;209(9):386–388. PMID:</w:t>
      </w:r>
      <w:hyperlink r:id="rId27">
        <w:r>
          <w:rPr>
            <w:rStyle w:val="Hyperlink"/>
          </w:rPr>
          <w:t>30376659</w:t>
        </w:r>
      </w:hyperlink>
    </w:p>
    <w:p w14:paraId="788A9CC7" w14:textId="77777777" w:rsidR="00BF7221" w:rsidRDefault="00000000">
      <w:pPr>
        <w:pStyle w:val="Bibliography"/>
      </w:pPr>
      <w:bookmarkStart w:id="90" w:name="ref-Branfield_Day2020-gi"/>
      <w:bookmarkEnd w:id="89"/>
      <w:r>
        <w:t xml:space="preserve">9. </w:t>
      </w:r>
      <w:r>
        <w:tab/>
        <w:t>Branfield Day L, Miles A, Ginsburg S, Melvin L. Resident Perceptions of Assessment and Feedback in Competency-Based Medical Education: A Focus Group Study of One Internal Medicine Residency Program. Acad Med 2020 Nov;95(11):1712–1717. PMID:</w:t>
      </w:r>
      <w:hyperlink r:id="rId28">
        <w:r>
          <w:rPr>
            <w:rStyle w:val="Hyperlink"/>
          </w:rPr>
          <w:t>32195692</w:t>
        </w:r>
      </w:hyperlink>
    </w:p>
    <w:p w14:paraId="78AD6EAF" w14:textId="77777777" w:rsidR="00BF7221" w:rsidRDefault="00000000">
      <w:pPr>
        <w:pStyle w:val="Bibliography"/>
      </w:pPr>
      <w:bookmarkStart w:id="91" w:name="ref-Canavan2010-zh"/>
      <w:bookmarkEnd w:id="90"/>
      <w:r>
        <w:t xml:space="preserve">10. </w:t>
      </w:r>
      <w:r>
        <w:tab/>
        <w:t>Canavan C, Holtman MC, Richmond M, Katsufrakis PJ. The quality of written comments on professional behaviors in a developmental multisource feedback program. Acad Med 2010 Oct;85(10 Suppl):S106–9. PMID:</w:t>
      </w:r>
      <w:hyperlink r:id="rId29">
        <w:r>
          <w:rPr>
            <w:rStyle w:val="Hyperlink"/>
          </w:rPr>
          <w:t>20881691</w:t>
        </w:r>
      </w:hyperlink>
    </w:p>
    <w:p w14:paraId="307C26A3" w14:textId="77777777" w:rsidR="00BF7221" w:rsidRDefault="00000000">
      <w:pPr>
        <w:pStyle w:val="Bibliography"/>
      </w:pPr>
      <w:bookmarkStart w:id="92" w:name="ref-Lucas2024-rd"/>
      <w:bookmarkEnd w:id="91"/>
      <w:r>
        <w:t xml:space="preserve">11. </w:t>
      </w:r>
      <w:r>
        <w:tab/>
        <w:t>Lucas HC, Upperman JS, Robinson JR. A systematic review of large language models and their implications in medical education. Med Educ Wiley; 2024 Nov 1;58(11):1276–1285. PMID:</w:t>
      </w:r>
      <w:hyperlink r:id="rId30">
        <w:r>
          <w:rPr>
            <w:rStyle w:val="Hyperlink"/>
          </w:rPr>
          <w:t>38639098</w:t>
        </w:r>
      </w:hyperlink>
    </w:p>
    <w:p w14:paraId="25E306D2" w14:textId="77777777" w:rsidR="00BF7221" w:rsidRDefault="00000000">
      <w:pPr>
        <w:pStyle w:val="Bibliography"/>
      </w:pPr>
      <w:bookmarkStart w:id="93" w:name="ref-Dai2023-gk"/>
      <w:bookmarkEnd w:id="92"/>
      <w:r>
        <w:lastRenderedPageBreak/>
        <w:t xml:space="preserve">12. </w:t>
      </w:r>
      <w:r>
        <w:tab/>
        <w:t xml:space="preserve">Dai W, Lin J, Jin H, Li T, Tsai Y-S, Gašević D, Chen G. Can large language models provide feedback to students? A case study on ChatGPT. 2023 IEEE International Conference on Advanced Learning Technologies (ICALT) IEEE; 2023. p. 323–325. doi: </w:t>
      </w:r>
      <w:hyperlink r:id="rId31">
        <w:r>
          <w:rPr>
            <w:rStyle w:val="Hyperlink"/>
          </w:rPr>
          <w:t>10.1109/icalt58122.2023.00100</w:t>
        </w:r>
      </w:hyperlink>
    </w:p>
    <w:p w14:paraId="11896455" w14:textId="77777777" w:rsidR="00BF7221" w:rsidRDefault="00000000">
      <w:pPr>
        <w:pStyle w:val="Bibliography"/>
      </w:pPr>
      <w:bookmarkStart w:id="94" w:name="ref-Jarry-Trujillo2024-kg"/>
      <w:bookmarkEnd w:id="93"/>
      <w:r>
        <w:t xml:space="preserve">13. </w:t>
      </w:r>
      <w:r>
        <w:tab/>
        <w:t>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32">
        <w:r>
          <w:rPr>
            <w:rStyle w:val="Hyperlink"/>
          </w:rPr>
          <w:t>38749814</w:t>
        </w:r>
      </w:hyperlink>
    </w:p>
    <w:p w14:paraId="5EDAD3A3" w14:textId="77777777" w:rsidR="00BF7221" w:rsidRDefault="00000000">
      <w:pPr>
        <w:pStyle w:val="Bibliography"/>
      </w:pPr>
      <w:bookmarkStart w:id="95" w:name="ref-Abd-Alrazaq2023-tz"/>
      <w:bookmarkEnd w:id="94"/>
      <w:r>
        <w:t xml:space="preserve">14. </w:t>
      </w:r>
      <w:r>
        <w:tab/>
        <w:t>Abd-Alrazaq A, AlSaad R, Alhuwail D, Ahmed A, Healy PM, Latifi S, Aziz S, Damseh R, Alabed Alrazak S, Sheikh J. Large language models in medical education: Opportunities, challenges, and future directions. JMIR Med Educ JMIR Medical Education; 2023 Jun 1;9(1):e48291. PMID:</w:t>
      </w:r>
      <w:hyperlink r:id="rId33">
        <w:r>
          <w:rPr>
            <w:rStyle w:val="Hyperlink"/>
          </w:rPr>
          <w:t>37261894</w:t>
        </w:r>
      </w:hyperlink>
    </w:p>
    <w:p w14:paraId="0BF60E5A" w14:textId="77777777" w:rsidR="00BF7221" w:rsidRDefault="00000000">
      <w:pPr>
        <w:pStyle w:val="Bibliography"/>
      </w:pPr>
      <w:bookmarkStart w:id="96" w:name="ref-LeCun2015-gf"/>
      <w:bookmarkEnd w:id="95"/>
      <w:r>
        <w:t xml:space="preserve">15. </w:t>
      </w:r>
      <w:r>
        <w:tab/>
        <w:t>LeCun Y, Bengio Y, Hinton G. Deep learning. Nature 2015 May 28;521(7553):436–444. PMID:</w:t>
      </w:r>
      <w:hyperlink r:id="rId34">
        <w:r>
          <w:rPr>
            <w:rStyle w:val="Hyperlink"/>
          </w:rPr>
          <w:t>26017442</w:t>
        </w:r>
      </w:hyperlink>
    </w:p>
    <w:p w14:paraId="79914904" w14:textId="77777777" w:rsidR="00BF7221" w:rsidRDefault="00000000">
      <w:pPr>
        <w:pStyle w:val="Bibliography"/>
      </w:pPr>
      <w:bookmarkStart w:id="97" w:name="ref-Khan2023-vr"/>
      <w:bookmarkEnd w:id="96"/>
      <w:r>
        <w:t xml:space="preserve">16. </w:t>
      </w:r>
      <w:r>
        <w:tab/>
        <w:t>Khan RA, Jawaid M, Khan AR, Sajjad M. ChatGPT - Reshaping medical education and clinical management. Pak J Med Sci Q 2023;39(2):605–607. PMID:</w:t>
      </w:r>
      <w:hyperlink r:id="rId35">
        <w:r>
          <w:rPr>
            <w:rStyle w:val="Hyperlink"/>
          </w:rPr>
          <w:t>36950398</w:t>
        </w:r>
      </w:hyperlink>
    </w:p>
    <w:p w14:paraId="55AB12BE" w14:textId="77777777" w:rsidR="00BF7221" w:rsidRDefault="00000000">
      <w:pPr>
        <w:pStyle w:val="Bibliography"/>
      </w:pPr>
      <w:bookmarkStart w:id="98" w:name="ref-Lee2024-th"/>
      <w:bookmarkEnd w:id="97"/>
      <w:r>
        <w:t xml:space="preserve">17. </w:t>
      </w:r>
      <w:r>
        <w:tab/>
        <w:t>Lee H. The rise of ChatGPT: Exploring its potential in medical education. Anat Sci Educ Wiley; 2024 Jul;17(5):926–931. PMID:</w:t>
      </w:r>
      <w:hyperlink r:id="rId36">
        <w:r>
          <w:rPr>
            <w:rStyle w:val="Hyperlink"/>
          </w:rPr>
          <w:t>36916887</w:t>
        </w:r>
      </w:hyperlink>
    </w:p>
    <w:p w14:paraId="1EFAD945" w14:textId="77777777" w:rsidR="00BF7221" w:rsidRDefault="00000000">
      <w:pPr>
        <w:pStyle w:val="Bibliography"/>
      </w:pPr>
      <w:bookmarkStart w:id="99" w:name="ref-Steiss2024-ra"/>
      <w:bookmarkEnd w:id="98"/>
      <w:r>
        <w:t xml:space="preserve">18. </w:t>
      </w:r>
      <w:r>
        <w:tab/>
        <w:t xml:space="preserve">Steiss J, Tate T, Graham S, Cruz J, Hebert M, Wang J, Moon Y, Tseng W, Warschauer M, Olson CB. Comparing the quality of human and ChatGPT feedback of students’ writing. Learning and Instruction 2024 Jun 1;91:101894. doi: </w:t>
      </w:r>
      <w:hyperlink r:id="rId37">
        <w:r>
          <w:rPr>
            <w:rStyle w:val="Hyperlink"/>
          </w:rPr>
          <w:t>10.1016/j.learninstruc.2024.101894</w:t>
        </w:r>
      </w:hyperlink>
    </w:p>
    <w:p w14:paraId="186DE22B" w14:textId="77777777" w:rsidR="00BF7221" w:rsidRDefault="00000000">
      <w:pPr>
        <w:pStyle w:val="Bibliography"/>
      </w:pPr>
      <w:bookmarkStart w:id="100" w:name="ref-Ortega-Ochoa2024-ub"/>
      <w:bookmarkEnd w:id="99"/>
      <w:r>
        <w:t xml:space="preserve">19. </w:t>
      </w:r>
      <w:r>
        <w:tab/>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 </w:t>
      </w:r>
      <w:hyperlink r:id="rId38">
        <w:r>
          <w:rPr>
            <w:rStyle w:val="Hyperlink"/>
          </w:rPr>
          <w:t>10.1016/j.iot.2024.101101</w:t>
        </w:r>
      </w:hyperlink>
    </w:p>
    <w:p w14:paraId="4A8A44A4" w14:textId="77777777" w:rsidR="00BF7221" w:rsidRDefault="00000000">
      <w:pPr>
        <w:pStyle w:val="Bibliography"/>
      </w:pPr>
      <w:bookmarkStart w:id="101" w:name="ref-Jayawardena2025-gj"/>
      <w:bookmarkEnd w:id="100"/>
      <w:r>
        <w:t xml:space="preserve">20. </w:t>
      </w:r>
      <w:r>
        <w:tab/>
        <w:t>Jayawardena CK, Gunathilake Y, Ihalagedara D. Dental students’ learning experience: Artificial intelligence vs human feedback on assignments. Int Dent J Elsevier BV; 2025 Feb 1;75(1):100–108. PMID:</w:t>
      </w:r>
      <w:hyperlink r:id="rId39">
        <w:r>
          <w:rPr>
            <w:rStyle w:val="Hyperlink"/>
          </w:rPr>
          <w:t>39799065</w:t>
        </w:r>
      </w:hyperlink>
    </w:p>
    <w:p w14:paraId="35782A2F" w14:textId="77777777" w:rsidR="00BF7221" w:rsidRDefault="00000000">
      <w:pPr>
        <w:pStyle w:val="Bibliography"/>
      </w:pPr>
      <w:bookmarkStart w:id="102" w:name="ref-Haider2025-tc"/>
      <w:bookmarkEnd w:id="101"/>
      <w:r>
        <w:t xml:space="preserve">21. </w:t>
      </w:r>
      <w:r>
        <w:tab/>
        <w:t xml:space="preserve">Haider N, Morjaria L, Sheth U, Al-Jabouri N, Sibbald M. MD student perceptions of ChatGPT for reflective writing feedback in undergraduate medical education. International Medical Education MDPI AG; 2025 Jul 23;4(3):27. doi: </w:t>
      </w:r>
      <w:hyperlink r:id="rId40">
        <w:r>
          <w:rPr>
            <w:rStyle w:val="Hyperlink"/>
          </w:rPr>
          <w:t>10.3390/ime4030027</w:t>
        </w:r>
      </w:hyperlink>
    </w:p>
    <w:p w14:paraId="5DF72869" w14:textId="77777777" w:rsidR="00BF7221" w:rsidRDefault="00000000">
      <w:pPr>
        <w:pStyle w:val="Bibliography"/>
      </w:pPr>
      <w:bookmarkStart w:id="103" w:name="ref-Cicek2025-ru"/>
      <w:bookmarkEnd w:id="102"/>
      <w:r>
        <w:t xml:space="preserve">22. </w:t>
      </w:r>
      <w:r>
        <w:tab/>
        <w:t>Çiçek FE, Ülker M, Özer M, Kıyak YS. ChatGPT versus expert feedback on clinical reasoning questions and their effect on learning: a randomized controlled trial. Postgrad Med J Postgrad Med J; 2025 Apr 22;101(1195):458–463. PMID:</w:t>
      </w:r>
      <w:hyperlink r:id="rId41">
        <w:r>
          <w:rPr>
            <w:rStyle w:val="Hyperlink"/>
          </w:rPr>
          <w:t>39656920</w:t>
        </w:r>
      </w:hyperlink>
    </w:p>
    <w:p w14:paraId="6DD62E17" w14:textId="77777777" w:rsidR="00BF7221" w:rsidRDefault="00000000">
      <w:pPr>
        <w:pStyle w:val="Bibliography"/>
      </w:pPr>
      <w:bookmarkStart w:id="104" w:name="ref-Usher2025-md"/>
      <w:bookmarkEnd w:id="103"/>
      <w:r>
        <w:lastRenderedPageBreak/>
        <w:t xml:space="preserve">23. </w:t>
      </w:r>
      <w:r>
        <w:tab/>
        <w:t xml:space="preserve">Usher M. Generative AI vs. instructor vs. peer assessments: a comparison of grading and feedback in higher education. Assess Eval High Educ Informa UK Limited; 2025 Aug 18;50(6):912–927. doi: </w:t>
      </w:r>
      <w:hyperlink r:id="rId42">
        <w:r>
          <w:rPr>
            <w:rStyle w:val="Hyperlink"/>
          </w:rPr>
          <w:t>10.1080/02602938.2025.2487495</w:t>
        </w:r>
      </w:hyperlink>
    </w:p>
    <w:p w14:paraId="4CB3226A" w14:textId="77777777" w:rsidR="00BF7221" w:rsidRDefault="00000000">
      <w:pPr>
        <w:pStyle w:val="Bibliography"/>
      </w:pPr>
      <w:bookmarkStart w:id="105" w:name="ref-Er2025-is"/>
      <w:bookmarkEnd w:id="104"/>
      <w:r>
        <w:t xml:space="preserve">24. </w:t>
      </w:r>
      <w:r>
        <w:tab/>
        <w:t xml:space="preserve">Er E, Akçapınar G, Bayazıt A, Noroozi O, Banihashem SK. Assessing student perceptions and use of instructor versus AI‐generated feedback. Br J Educ Technol Wiley; 2025 May 1;56(3):1074–1091. doi: </w:t>
      </w:r>
      <w:hyperlink r:id="rId43">
        <w:r>
          <w:rPr>
            <w:rStyle w:val="Hyperlink"/>
          </w:rPr>
          <w:t>10.1111/bjet.13558</w:t>
        </w:r>
      </w:hyperlink>
    </w:p>
    <w:p w14:paraId="0F3C124E" w14:textId="77777777" w:rsidR="00BF7221" w:rsidRDefault="00000000">
      <w:pPr>
        <w:pStyle w:val="Bibliography"/>
      </w:pPr>
      <w:bookmarkStart w:id="106" w:name="ref-Ali2025-fd"/>
      <w:bookmarkEnd w:id="105"/>
      <w:r>
        <w:t xml:space="preserve">25. </w:t>
      </w:r>
      <w:r>
        <w:tab/>
        <w:t>Ali M, Harbieh I, Haider KH. Bytes versus brains: A comparative study of AI-generated feedback and human tutor feedback in medical education. Med Teach Taylor &amp; Francis; 2025 Jun 18;1–11. PMID:</w:t>
      </w:r>
      <w:hyperlink r:id="rId44">
        <w:r>
          <w:rPr>
            <w:rStyle w:val="Hyperlink"/>
          </w:rPr>
          <w:t>40528415</w:t>
        </w:r>
      </w:hyperlink>
    </w:p>
    <w:p w14:paraId="0E96ECFE" w14:textId="77777777" w:rsidR="00BF7221" w:rsidRDefault="00000000">
      <w:pPr>
        <w:pStyle w:val="Bibliography"/>
      </w:pPr>
      <w:bookmarkStart w:id="107" w:name="ref-Andreou2024-mt"/>
      <w:bookmarkEnd w:id="106"/>
      <w:r>
        <w:t xml:space="preserve">26. </w:t>
      </w:r>
      <w:r>
        <w:tab/>
        <w:t>Andreou V, Peters S, Eggermont J, Schoenmakers B. Evaluating feedback comments in Entrustable Professional Activities: A cross-sectional study. J Med Educ Curric Dev J Med Educ Curric Dev; 2024 Jan 24;11:23821205241275810. PMID:</w:t>
      </w:r>
      <w:hyperlink r:id="rId45">
        <w:r>
          <w:rPr>
            <w:rStyle w:val="Hyperlink"/>
          </w:rPr>
          <w:t>39346122</w:t>
        </w:r>
      </w:hyperlink>
    </w:p>
    <w:p w14:paraId="4F0E77A8" w14:textId="77777777" w:rsidR="00BF7221" w:rsidRDefault="00000000">
      <w:pPr>
        <w:pStyle w:val="Bibliography"/>
      </w:pPr>
      <w:bookmarkStart w:id="108" w:name="ref-Poeppelman2025-iv"/>
      <w:bookmarkEnd w:id="107"/>
      <w:r>
        <w:t xml:space="preserve">27. </w:t>
      </w:r>
      <w:r>
        <w:tab/>
        <w:t>Poeppelman RS, Cho J, Nachbor K, Sekhar TC, Pruett J, Baim A, Strul S, Barsam A, Langworthy B, Waxman EL, Culican SM. “but why?”: Explanatory feedback is a reliable marker of high-quality narrative assessment of surgical performance. Acad Med Ovid Technologies (Wolters Kluwer Health); 2025 May 1;100(5):614–620. PMID:</w:t>
      </w:r>
      <w:hyperlink r:id="rId46">
        <w:r>
          <w:rPr>
            <w:rStyle w:val="Hyperlink"/>
          </w:rPr>
          <w:t>39889694</w:t>
        </w:r>
      </w:hyperlink>
    </w:p>
    <w:p w14:paraId="79114863" w14:textId="77777777" w:rsidR="00BF7221" w:rsidRDefault="00000000">
      <w:pPr>
        <w:pStyle w:val="Bibliography"/>
      </w:pPr>
      <w:bookmarkStart w:id="109" w:name="ref-Lu2023-da"/>
      <w:bookmarkEnd w:id="108"/>
      <w:r>
        <w:t xml:space="preserve">28. </w:t>
      </w:r>
      <w:r>
        <w:tab/>
        <w:t>Lu KJQ, Meaney C, Guo E, Leung F-H. Evaluating the applicability of existing lexicon-based sentiment analysis techniques on family medicine resident feedback field notes: Retrospective cohort study. JMIR Med Educ JMIR Publications Inc.; 2023 Jul 27;9:e41953. PMID:</w:t>
      </w:r>
      <w:hyperlink r:id="rId47">
        <w:r>
          <w:rPr>
            <w:rStyle w:val="Hyperlink"/>
          </w:rPr>
          <w:t>37498660</w:t>
        </w:r>
      </w:hyperlink>
    </w:p>
    <w:p w14:paraId="2712EE6F" w14:textId="77777777" w:rsidR="00BF7221" w:rsidRDefault="00000000">
      <w:pPr>
        <w:pStyle w:val="Bibliography"/>
      </w:pPr>
      <w:bookmarkStart w:id="110" w:name="ref-Mooney2022-hy"/>
      <w:bookmarkEnd w:id="109"/>
      <w:r>
        <w:t xml:space="preserve">29. </w:t>
      </w:r>
      <w:r>
        <w:tab/>
        <w:t>Mooney CJ, Pascoe JM, Blatt AE, Lang VJ, Kelly MS, Braun MK, Burch JE, Stone RT. Predictors of faculty narrative evaluation quality in medical school clerkships. Medical education Med Educ; 2022 Dec;56(12). PMID:</w:t>
      </w:r>
      <w:hyperlink r:id="rId48">
        <w:r>
          <w:rPr>
            <w:rStyle w:val="Hyperlink"/>
          </w:rPr>
          <w:t>35950329</w:t>
        </w:r>
      </w:hyperlink>
    </w:p>
    <w:p w14:paraId="1C51E487" w14:textId="77777777" w:rsidR="00BF7221" w:rsidRDefault="00000000">
      <w:pPr>
        <w:pStyle w:val="Bibliography"/>
      </w:pPr>
      <w:bookmarkStart w:id="111" w:name="ref-Coughlin2022-qj"/>
      <w:bookmarkEnd w:id="110"/>
      <w:r>
        <w:t xml:space="preserve">30. </w:t>
      </w:r>
      <w:r>
        <w:tab/>
        <w:t>Coughlin RF, Tsyrulnik A, Gottlieb M, Bod J, Barnicle R, Dziura J, Della-Giustina D, Goldflam K. Differences in faculty feedback for high, expected, and below-expected clinically performing emergency medicine residents. AEM Educ Train Wiley; 2022 Oct 17;6(5):e10788. PMID:</w:t>
      </w:r>
      <w:hyperlink r:id="rId49">
        <w:r>
          <w:rPr>
            <w:rStyle w:val="Hyperlink"/>
          </w:rPr>
          <w:t>36189452</w:t>
        </w:r>
      </w:hyperlink>
    </w:p>
    <w:p w14:paraId="0CB8DE78" w14:textId="77777777" w:rsidR="00BF7221" w:rsidRDefault="00000000">
      <w:pPr>
        <w:pStyle w:val="Bibliography"/>
      </w:pPr>
      <w:bookmarkStart w:id="112" w:name="ref-Van-Ostaeyen2023-wo"/>
      <w:bookmarkEnd w:id="111"/>
      <w:r>
        <w:t xml:space="preserve">31. </w:t>
      </w:r>
      <w:r>
        <w:tab/>
        <w:t>Van Ostaeyen S, Embo M, Rotsaert T, De Clercq O, Schellens T, Valcke M. A qualitative textual analysis of feedback comments in ePortfolios: Quality and alignment with the CanMEDS roles. Perspect Med Educ Perspect Med Educ; 2023 Dec 22;12(1):584–593. PMID:</w:t>
      </w:r>
      <w:hyperlink r:id="rId50">
        <w:r>
          <w:rPr>
            <w:rStyle w:val="Hyperlink"/>
          </w:rPr>
          <w:t>38144672</w:t>
        </w:r>
      </w:hyperlink>
    </w:p>
    <w:p w14:paraId="2B3B69C0" w14:textId="77777777" w:rsidR="00BF7221" w:rsidRDefault="00000000">
      <w:pPr>
        <w:pStyle w:val="Bibliography"/>
      </w:pPr>
      <w:bookmarkStart w:id="113" w:name="ref-Lin2024-zt"/>
      <w:bookmarkEnd w:id="112"/>
      <w:r>
        <w:t xml:space="preserve">32. </w:t>
      </w:r>
      <w:r>
        <w:tab/>
        <w:t xml:space="preserve">Lin S, Crosthwaite P. The grass is not always greener: Teacher vs. GPT-assisted written corrective feedback. System Elsevier BV; 2024 Dec 1;127(103529):103529. doi: </w:t>
      </w:r>
      <w:hyperlink r:id="rId51">
        <w:r>
          <w:rPr>
            <w:rStyle w:val="Hyperlink"/>
          </w:rPr>
          <w:t>10.1016/j.system.2024.103529</w:t>
        </w:r>
      </w:hyperlink>
    </w:p>
    <w:p w14:paraId="2154C185" w14:textId="77777777" w:rsidR="00BF7221" w:rsidRDefault="00000000">
      <w:pPr>
        <w:pStyle w:val="Bibliography"/>
      </w:pPr>
      <w:bookmarkStart w:id="114" w:name="ref-Nazaretsky2024-sf"/>
      <w:bookmarkEnd w:id="113"/>
      <w:r>
        <w:t xml:space="preserve">33. </w:t>
      </w:r>
      <w:r>
        <w:tab/>
        <w:t xml:space="preserve">Nazaretsky T, Mejia-Domenzain P, Swamy V, Frej J, Käser T. AI or human? Evaluating student feedback perceptions in higher education. Lecture Notes in Computer Science </w:t>
      </w:r>
      <w:r>
        <w:lastRenderedPageBreak/>
        <w:t xml:space="preserve">Springer Nature Switzerland; 2024. p. 284–298. doi: </w:t>
      </w:r>
      <w:hyperlink r:id="rId52">
        <w:r>
          <w:rPr>
            <w:rStyle w:val="Hyperlink"/>
          </w:rPr>
          <w:t>10.1007/978-3-031-72315-5_20</w:t>
        </w:r>
      </w:hyperlink>
      <w:r>
        <w:t>ISBN:9783031723148</w:t>
      </w:r>
    </w:p>
    <w:p w14:paraId="4B90CBD4" w14:textId="77777777" w:rsidR="00BF7221" w:rsidRDefault="00000000">
      <w:pPr>
        <w:pStyle w:val="Bibliography"/>
      </w:pPr>
      <w:bookmarkStart w:id="115" w:name="ref-Zhang2025-cg"/>
      <w:bookmarkEnd w:id="114"/>
      <w:r>
        <w:t xml:space="preserve">34. </w:t>
      </w:r>
      <w:r>
        <w:tab/>
        <w:t xml:space="preserve">Zhang A, Gao Y, Suraworachet W, Nazaretsky T, Cukurova M. Evaluating trust in AI, human, and co-produced feedback among undergraduate students. arXiv [csHC] 2025. doi: </w:t>
      </w:r>
      <w:hyperlink r:id="rId53">
        <w:r>
          <w:rPr>
            <w:rStyle w:val="Hyperlink"/>
          </w:rPr>
          <w:t>10.48550/arXiv.2504.10961</w:t>
        </w:r>
      </w:hyperlink>
    </w:p>
    <w:p w14:paraId="0CE86CEB" w14:textId="77777777" w:rsidR="00BF7221" w:rsidRDefault="00000000">
      <w:pPr>
        <w:pStyle w:val="Bibliography"/>
      </w:pPr>
      <w:bookmarkStart w:id="116" w:name="ref-Rudian2025-nq"/>
      <w:bookmarkEnd w:id="115"/>
      <w:r>
        <w:t xml:space="preserve">35. </w:t>
      </w:r>
      <w:r>
        <w:tab/>
        <w:t xml:space="preserve">Rüdian S, Podelo J, Kužílek J, Pinkwart N. Feedback on feedback: Student’s perceptions for feedback from teachers and few-shot LLMs. Proceedings of the 15th International Learning Analytics and Knowledge Conference ACM; 2025. p. 82–92. doi: </w:t>
      </w:r>
      <w:hyperlink r:id="rId54">
        <w:r>
          <w:rPr>
            <w:rStyle w:val="Hyperlink"/>
          </w:rPr>
          <w:t>10.1145/3706468.3706479</w:t>
        </w:r>
      </w:hyperlink>
    </w:p>
    <w:p w14:paraId="4BA7323C" w14:textId="77777777" w:rsidR="00BF7221" w:rsidRDefault="00000000">
      <w:pPr>
        <w:pStyle w:val="Bibliography"/>
      </w:pPr>
      <w:bookmarkStart w:id="117" w:name="ref-Nishigori2024-rr"/>
      <w:bookmarkEnd w:id="116"/>
      <w:r>
        <w:t xml:space="preserve">36. </w:t>
      </w:r>
      <w:r>
        <w:tab/>
        <w:t>Nishigori H. Medical education in Japan. Med Teach Informa UK Limited; 2024 Sep 4;46(sup1):S4–S10. PMID:</w:t>
      </w:r>
      <w:hyperlink r:id="rId55">
        <w:r>
          <w:rPr>
            <w:rStyle w:val="Hyperlink"/>
          </w:rPr>
          <w:t>39545499</w:t>
        </w:r>
      </w:hyperlink>
    </w:p>
    <w:p w14:paraId="683F10D8" w14:textId="77777777" w:rsidR="00BF7221" w:rsidRDefault="00000000">
      <w:pPr>
        <w:pStyle w:val="Bibliography"/>
      </w:pPr>
      <w:bookmarkStart w:id="118" w:name="ref-Fetters2013-ob"/>
      <w:bookmarkEnd w:id="117"/>
      <w:r>
        <w:t xml:space="preserve">37. </w:t>
      </w:r>
      <w:r>
        <w:tab/>
        <w:t>Fetters MD, Curry LA, Creswell JW. Achieving integration in mixed methods designs-principles and practices. Health Serv Res 2013 Dec;48(6 Pt 2):2134–2156. PMID:</w:t>
      </w:r>
      <w:hyperlink r:id="rId56">
        <w:r>
          <w:rPr>
            <w:rStyle w:val="Hyperlink"/>
          </w:rPr>
          <w:t>24279835</w:t>
        </w:r>
      </w:hyperlink>
    </w:p>
    <w:p w14:paraId="567621A2" w14:textId="77777777" w:rsidR="00BF7221" w:rsidRDefault="00000000">
      <w:pPr>
        <w:pStyle w:val="Bibliography"/>
      </w:pPr>
      <w:bookmarkStart w:id="119" w:name="ref-Maudsley2011-wz"/>
      <w:bookmarkEnd w:id="118"/>
      <w:r>
        <w:t xml:space="preserve">38. </w:t>
      </w:r>
      <w:r>
        <w:tab/>
        <w:t>Maudsley G. Mixing it but not mixed-up: mixed methods research in medical education (a critical narrative review). Med Teach 2011;33(2):e92–104. PMID:</w:t>
      </w:r>
      <w:hyperlink r:id="rId57">
        <w:r>
          <w:rPr>
            <w:rStyle w:val="Hyperlink"/>
          </w:rPr>
          <w:t>21275539</w:t>
        </w:r>
      </w:hyperlink>
    </w:p>
    <w:p w14:paraId="0CF524AA" w14:textId="77777777" w:rsidR="00BF7221" w:rsidRDefault="00000000">
      <w:pPr>
        <w:pStyle w:val="Bibliography"/>
      </w:pPr>
      <w:bookmarkStart w:id="120" w:name="ref-Jacobsen2023-jl"/>
      <w:bookmarkEnd w:id="119"/>
      <w:r>
        <w:t xml:space="preserve">39. </w:t>
      </w:r>
      <w:r>
        <w:tab/>
        <w:t xml:space="preserve">Jacobsen LJ, Weber KE. The Promises and Pitfalls of ChatGPT as a Feedback Provider in Higher Education: An Exploratory Study of Prompt Engineering and the Quality of AI-Driven Feedback. OSF Preprints; 2023. doi: </w:t>
      </w:r>
      <w:hyperlink r:id="rId58">
        <w:r>
          <w:rPr>
            <w:rStyle w:val="Hyperlink"/>
          </w:rPr>
          <w:t>10.31219/osf.io/cr257</w:t>
        </w:r>
      </w:hyperlink>
    </w:p>
    <w:p w14:paraId="338C34F2" w14:textId="77777777" w:rsidR="00BF7221" w:rsidRDefault="00000000">
      <w:pPr>
        <w:pStyle w:val="Bibliography"/>
      </w:pPr>
      <w:bookmarkStart w:id="121" w:name="ref-Van_Ostaeyen2023-ut"/>
      <w:bookmarkEnd w:id="120"/>
      <w:r>
        <w:t xml:space="preserve">40. </w:t>
      </w:r>
      <w:r>
        <w:tab/>
        <w:t>Van Ostaeyen S, De Langhe L, De Clercq O, Embo M, Schellens T, Valcke M. Automating the Identification of Feedback Quality Criteria and the CanMEDS Roles in Written Feedback Comments Using Natural Language Processing. Perspect Med Educ 2023 Dec 18;12(1):540–549. PMID:</w:t>
      </w:r>
      <w:hyperlink r:id="rId59">
        <w:r>
          <w:rPr>
            <w:rStyle w:val="Hyperlink"/>
          </w:rPr>
          <w:t>38144670</w:t>
        </w:r>
      </w:hyperlink>
    </w:p>
    <w:p w14:paraId="24D801AE" w14:textId="77777777" w:rsidR="00BF7221" w:rsidRDefault="00000000">
      <w:pPr>
        <w:pStyle w:val="Bibliography"/>
      </w:pPr>
      <w:bookmarkStart w:id="122" w:name="ref-OpenAI2024-uk"/>
      <w:bookmarkEnd w:id="121"/>
      <w:r>
        <w:t xml:space="preserve">41. </w:t>
      </w:r>
      <w:r>
        <w:tab/>
        <w:t xml:space="preserve">OpenAI. Models GPT-4o - OpenAI API. OpanAI Platform 2024. Available from: </w:t>
      </w:r>
      <w:hyperlink r:id="rId60">
        <w:r>
          <w:rPr>
            <w:rStyle w:val="Hyperlink"/>
          </w:rPr>
          <w:t xml:space="preserve">https://platform.openai.com/docs/models/gpt-4o </w:t>
        </w:r>
      </w:hyperlink>
    </w:p>
    <w:p w14:paraId="0DC53AEB" w14:textId="77777777" w:rsidR="00BF7221" w:rsidRDefault="00000000">
      <w:pPr>
        <w:pStyle w:val="Bibliography"/>
      </w:pPr>
      <w:bookmarkStart w:id="123" w:name="ref-Walde2023-vi"/>
      <w:bookmarkEnd w:id="122"/>
      <w:r>
        <w:t xml:space="preserve">42. </w:t>
      </w:r>
      <w:r>
        <w:tab/>
        <w:t>Walde P, Völlm BA. The TRAPD approach as a method for questionnaire translation. Front Psychiatry 2023 Jun 15;14:1199989. PMID:</w:t>
      </w:r>
      <w:hyperlink r:id="rId61">
        <w:r>
          <w:rPr>
            <w:rStyle w:val="Hyperlink"/>
          </w:rPr>
          <w:t>37398605</w:t>
        </w:r>
      </w:hyperlink>
    </w:p>
    <w:p w14:paraId="62720084" w14:textId="77777777" w:rsidR="00BF7221" w:rsidRDefault="00000000">
      <w:pPr>
        <w:pStyle w:val="Bibliography"/>
      </w:pPr>
      <w:bookmarkStart w:id="124" w:name="ref-van-de-Ridder2014-ld"/>
      <w:bookmarkEnd w:id="123"/>
      <w:r>
        <w:t xml:space="preserve">43. </w:t>
      </w:r>
      <w:r>
        <w:tab/>
        <w:t>van de Ridder JMM, Berk FCJ, Stokking KM, Ten Cate OTJ. Feedback providers’ credibility impacts students’ satisfaction with feedback and delayed performance. Med Teach Informa Healthcare; 2014 Oct 13;37(8):1–8. PMID:</w:t>
      </w:r>
      <w:hyperlink r:id="rId62">
        <w:r>
          <w:rPr>
            <w:rStyle w:val="Hyperlink"/>
          </w:rPr>
          <w:t>25306959</w:t>
        </w:r>
      </w:hyperlink>
    </w:p>
    <w:p w14:paraId="4A8ABC2B" w14:textId="77777777" w:rsidR="00BF7221" w:rsidRDefault="00000000">
      <w:pPr>
        <w:pStyle w:val="Bibliography"/>
      </w:pPr>
      <w:bookmarkStart w:id="125" w:name="ref-Tripodi2021-mc"/>
      <w:bookmarkEnd w:id="124"/>
      <w:r>
        <w:t xml:space="preserve">44. </w:t>
      </w:r>
      <w:r>
        <w:tab/>
        <w:t>Tripodi N, Feehan J, Wospil R, Vaughan B. Twelve tips for developing feedback literacy in health professions learners. Med Teach 2021 Aug;43(8):960–965. PMID:</w:t>
      </w:r>
      <w:hyperlink r:id="rId63">
        <w:r>
          <w:rPr>
            <w:rStyle w:val="Hyperlink"/>
          </w:rPr>
          <w:t>33131374</w:t>
        </w:r>
      </w:hyperlink>
    </w:p>
    <w:p w14:paraId="47618CE5" w14:textId="77777777" w:rsidR="00BF7221" w:rsidRDefault="00000000">
      <w:pPr>
        <w:pStyle w:val="Bibliography"/>
      </w:pPr>
      <w:bookmarkStart w:id="126" w:name="ref-R-Core-Team2024-jc"/>
      <w:bookmarkEnd w:id="125"/>
      <w:r>
        <w:t xml:space="preserve">45. </w:t>
      </w:r>
      <w:r>
        <w:tab/>
        <w:t xml:space="preserve">R Core Team. R: A Language and Environment for Statistical Computing. 2024. Available from: </w:t>
      </w:r>
      <w:hyperlink r:id="rId64">
        <w:r>
          <w:rPr>
            <w:rStyle w:val="Hyperlink"/>
          </w:rPr>
          <w:t xml:space="preserve">https://www.R-project.org/ </w:t>
        </w:r>
      </w:hyperlink>
    </w:p>
    <w:p w14:paraId="04670DC7" w14:textId="77777777" w:rsidR="00BF7221" w:rsidRDefault="00000000">
      <w:pPr>
        <w:pStyle w:val="Bibliography"/>
      </w:pPr>
      <w:bookmarkStart w:id="127" w:name="ref-Zhang2018-kh"/>
      <w:bookmarkEnd w:id="126"/>
      <w:r>
        <w:lastRenderedPageBreak/>
        <w:t xml:space="preserve">46. </w:t>
      </w:r>
      <w:r>
        <w:tab/>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 </w:t>
      </w:r>
      <w:hyperlink r:id="rId65">
        <w:r>
          <w:rPr>
            <w:rStyle w:val="Hyperlink"/>
          </w:rPr>
          <w:t>10.18653/v1/w18-6303</w:t>
        </w:r>
      </w:hyperlink>
    </w:p>
    <w:p w14:paraId="008843F1" w14:textId="77777777" w:rsidR="00BF7221" w:rsidRDefault="00000000">
      <w:pPr>
        <w:pStyle w:val="Bibliography"/>
      </w:pPr>
      <w:bookmarkStart w:id="128" w:name="ref-Nowell2017-qr"/>
      <w:bookmarkEnd w:id="127"/>
      <w:r>
        <w:t xml:space="preserve">47. </w:t>
      </w:r>
      <w:r>
        <w:tab/>
        <w:t xml:space="preserve">Nowell LS, Norris JM, White DE, Moules NJ. Thematic analysis. Int J Qual Methods SAGE Publications; 2017 Dec;16(1):160940691773384. doi: </w:t>
      </w:r>
      <w:hyperlink r:id="rId66">
        <w:r>
          <w:rPr>
            <w:rStyle w:val="Hyperlink"/>
          </w:rPr>
          <w:t>10.1177/1609406917733847</w:t>
        </w:r>
      </w:hyperlink>
    </w:p>
    <w:p w14:paraId="06A33452" w14:textId="77777777" w:rsidR="00BF7221" w:rsidRDefault="00000000">
      <w:pPr>
        <w:pStyle w:val="Bibliography"/>
      </w:pPr>
      <w:bookmarkStart w:id="129" w:name="ref-Guetterman2015-qt"/>
      <w:bookmarkEnd w:id="128"/>
      <w:r>
        <w:t xml:space="preserve">48. </w:t>
      </w:r>
      <w:r>
        <w:tab/>
        <w:t>Guetterman TC, Fetters MD, Creswell JW. Integrating quantitative and qualitative results in health science mixed methods research through joint displays. Ann Fam Med Annals of Family Medicine; 2015 Nov;13(6):554–561. PMID:</w:t>
      </w:r>
      <w:hyperlink r:id="rId67">
        <w:r>
          <w:rPr>
            <w:rStyle w:val="Hyperlink"/>
          </w:rPr>
          <w:t>26553895</w:t>
        </w:r>
      </w:hyperlink>
    </w:p>
    <w:p w14:paraId="3E1AD102" w14:textId="77777777" w:rsidR="00BF7221" w:rsidRDefault="00000000">
      <w:pPr>
        <w:pStyle w:val="Bibliography"/>
      </w:pPr>
      <w:bookmarkStart w:id="130" w:name="ref-McCrudden2021-eo"/>
      <w:bookmarkEnd w:id="129"/>
      <w:r>
        <w:t xml:space="preserve">49. </w:t>
      </w:r>
      <w:r>
        <w:tab/>
        <w:t xml:space="preserve">McCrudden MT, Marchand G, Schutz PA. Joint displays for mixed methods research in psychology. Meth Psychol Elsevier BV; 2021 Dec 1;5(100067):100067. doi: </w:t>
      </w:r>
      <w:hyperlink r:id="rId68">
        <w:r>
          <w:rPr>
            <w:rStyle w:val="Hyperlink"/>
          </w:rPr>
          <w:t>10.1016/j.metip.2021.100067</w:t>
        </w:r>
      </w:hyperlink>
    </w:p>
    <w:p w14:paraId="25D106F0" w14:textId="77777777" w:rsidR="00BF7221" w:rsidRDefault="00000000">
      <w:pPr>
        <w:pStyle w:val="Bibliography"/>
      </w:pPr>
      <w:bookmarkStart w:id="131" w:name="ref-Curtis2024-yo"/>
      <w:bookmarkEnd w:id="130"/>
      <w:r>
        <w:t xml:space="preserve">50. </w:t>
      </w:r>
      <w:r>
        <w:tab/>
        <w:t>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69">
        <w:r>
          <w:rPr>
            <w:rStyle w:val="Hyperlink"/>
          </w:rPr>
          <w:t>39807150</w:t>
        </w:r>
      </w:hyperlink>
    </w:p>
    <w:p w14:paraId="5F03EB2B" w14:textId="77777777" w:rsidR="00BF7221" w:rsidRDefault="00000000">
      <w:pPr>
        <w:pStyle w:val="Bibliography"/>
      </w:pPr>
      <w:bookmarkStart w:id="132" w:name="ref-Leclair2023-ul"/>
      <w:bookmarkEnd w:id="131"/>
      <w:r>
        <w:t xml:space="preserve">51. </w:t>
      </w:r>
      <w:r>
        <w:tab/>
        <w:t>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70">
        <w:r>
          <w:rPr>
            <w:rStyle w:val="Hyperlink"/>
          </w:rPr>
          <w:t>37216002</w:t>
        </w:r>
      </w:hyperlink>
    </w:p>
    <w:p w14:paraId="3461C37D" w14:textId="77777777" w:rsidR="00BF7221" w:rsidRDefault="00000000">
      <w:pPr>
        <w:pStyle w:val="Bibliography"/>
      </w:pPr>
      <w:bookmarkStart w:id="133" w:name="ref-Renting2023-pk"/>
      <w:bookmarkEnd w:id="132"/>
      <w:r>
        <w:t xml:space="preserve">52. </w:t>
      </w:r>
      <w:r>
        <w:tab/>
        <w:t>Renting N, Jaarsma D, Borleffs JC, Slaets JPJ, Cohen-Schotanus J, Gans ROB. Effectiveness of a supervisor training on quality of feedback to internal medicine residents: a controlled longitudinal multicentre study. BMJ Open BMJ; 2023 Sep 28;13(9):e076946. PMID:</w:t>
      </w:r>
      <w:hyperlink r:id="rId71">
        <w:r>
          <w:rPr>
            <w:rStyle w:val="Hyperlink"/>
          </w:rPr>
          <w:t>37770280</w:t>
        </w:r>
      </w:hyperlink>
    </w:p>
    <w:p w14:paraId="25955759" w14:textId="77777777" w:rsidR="00BF7221" w:rsidRDefault="00000000">
      <w:pPr>
        <w:pStyle w:val="Bibliography"/>
      </w:pPr>
      <w:bookmarkStart w:id="134" w:name="ref-Zhou2025-fj"/>
      <w:bookmarkEnd w:id="133"/>
      <w:r>
        <w:t xml:space="preserve">53. </w:t>
      </w:r>
      <w:r>
        <w:tab/>
        <w:t>Zhou Z, Rizwan A, Rogoza N, Chung AD, Kwan BY. Differentiating between GPT-generated and human-written feedback for radiology residents. Curr Probl Diagn Radiol Elsevier BV; 2025 Sep 1;54(5):574–578. PMID:</w:t>
      </w:r>
      <w:hyperlink r:id="rId72">
        <w:r>
          <w:rPr>
            <w:rStyle w:val="Hyperlink"/>
          </w:rPr>
          <w:t>39984362</w:t>
        </w:r>
      </w:hyperlink>
    </w:p>
    <w:p w14:paraId="6D44A900" w14:textId="77777777" w:rsidR="00BF7221" w:rsidRDefault="00000000">
      <w:pPr>
        <w:pStyle w:val="Bibliography"/>
      </w:pPr>
      <w:bookmarkStart w:id="135" w:name="ref-Khojasteh2025-vd"/>
      <w:bookmarkEnd w:id="134"/>
      <w:r>
        <w:t xml:space="preserve">54. </w:t>
      </w:r>
      <w:r>
        <w:tab/>
        <w:t>Khojasteh L, Kafipour R, Pakdel F, Mukundan J. Empowering medical students with AI writing co-pilots: design and validation of AI self-assessment toolkit. BMC Med Educ BioMed Central; 2025 Jan 31;25(1):159. PMID:</w:t>
      </w:r>
      <w:hyperlink r:id="rId73">
        <w:r>
          <w:rPr>
            <w:rStyle w:val="Hyperlink"/>
          </w:rPr>
          <w:t>39891148</w:t>
        </w:r>
      </w:hyperlink>
    </w:p>
    <w:p w14:paraId="7E1463A0" w14:textId="77777777" w:rsidR="00BF7221" w:rsidRDefault="00000000">
      <w:pPr>
        <w:pStyle w:val="Bibliography"/>
      </w:pPr>
      <w:bookmarkStart w:id="136" w:name="ref-Banihashem2025-zo"/>
      <w:bookmarkEnd w:id="135"/>
      <w:r>
        <w:t xml:space="preserve">55. </w:t>
      </w:r>
      <w:r>
        <w:tab/>
        <w:t xml:space="preserve">Banihashem SK, Noroozi O, Khosravi H, Schunn CD, Drachsler H. Pedagogical framework for hybrid intelligent feedback. Innov Educ Teach Int Informa UK Limited; 2025 Apr 29;1–17. doi: </w:t>
      </w:r>
      <w:hyperlink r:id="rId74">
        <w:r>
          <w:rPr>
            <w:rStyle w:val="Hyperlink"/>
          </w:rPr>
          <w:t>10.1080/14703297.2025.2499174</w:t>
        </w:r>
      </w:hyperlink>
      <w:bookmarkEnd w:id="1"/>
      <w:bookmarkEnd w:id="80"/>
      <w:bookmarkEnd w:id="82"/>
      <w:bookmarkEnd w:id="136"/>
    </w:p>
    <w:sectPr w:rsidR="00BF7221">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Donkers, Jeroen (EDUC)" w:date="2026-03-13T10:08:00Z" w:initials="JD">
    <w:p w14:paraId="6818351E" w14:textId="5A9B292F" w:rsidR="00896CE1" w:rsidRDefault="00896CE1" w:rsidP="00896CE1">
      <w:pPr>
        <w:pStyle w:val="CommentText"/>
      </w:pPr>
      <w:r>
        <w:rPr>
          <w:rStyle w:val="CommentReference"/>
        </w:rPr>
        <w:annotationRef/>
      </w:r>
      <w:r>
        <w:t>I don’t think you have to include that the flowchart follows the JARS standard.</w:t>
      </w:r>
    </w:p>
  </w:comment>
  <w:comment w:id="36" w:author="Donkers, Jeroen (EDUC)" w:date="2026-03-13T10:23:00Z" w:initials="JD">
    <w:p w14:paraId="79820970" w14:textId="77777777" w:rsidR="002861E8" w:rsidRDefault="002861E8" w:rsidP="002861E8">
      <w:pPr>
        <w:pStyle w:val="CommentText"/>
      </w:pPr>
      <w:r>
        <w:rPr>
          <w:rStyle w:val="CommentReference"/>
        </w:rPr>
        <w:annotationRef/>
      </w:r>
      <w:r>
        <w:t>Format headers to include line breaks at the correct spot as indicated.</w:t>
      </w:r>
    </w:p>
  </w:comment>
  <w:comment w:id="41" w:author="Donkers, Jeroen (EDUC)" w:date="2026-03-13T10:24:00Z" w:initials="JD">
    <w:p w14:paraId="32917E69" w14:textId="77777777" w:rsidR="0049044D" w:rsidRDefault="0049044D" w:rsidP="0049044D">
      <w:pPr>
        <w:pStyle w:val="CommentText"/>
      </w:pPr>
      <w:r>
        <w:rPr>
          <w:rStyle w:val="CommentReference"/>
        </w:rPr>
        <w:annotationRef/>
      </w:r>
      <w:r>
        <w:t>Line break</w:t>
      </w:r>
    </w:p>
  </w:comment>
  <w:comment w:id="46" w:author="Donkers, Jeroen (EDUC)" w:date="2026-03-13T10:28:00Z" w:initials="JD">
    <w:p w14:paraId="79921676" w14:textId="77777777" w:rsidR="0049044D" w:rsidRDefault="0049044D" w:rsidP="0049044D">
      <w:pPr>
        <w:pStyle w:val="CommentText"/>
      </w:pPr>
      <w:r>
        <w:rPr>
          <w:rStyle w:val="CommentReference"/>
        </w:rPr>
        <w:annotationRef/>
      </w:r>
      <w:r>
        <w:t>This table is incorrect. The values for supervisor rows are shifted down. Compare the table in the original document.</w:t>
      </w:r>
    </w:p>
  </w:comment>
  <w:comment w:id="50" w:author="Donkers, Jeroen (EDUC)" w:date="2026-03-13T10:04:00Z" w:initials="JD">
    <w:p w14:paraId="26D3C3A9" w14:textId="77777777" w:rsidR="0049044D" w:rsidRDefault="00896CE1" w:rsidP="0049044D">
      <w:pPr>
        <w:pStyle w:val="CommentText"/>
      </w:pPr>
      <w:r>
        <w:rPr>
          <w:rStyle w:val="CommentReference"/>
        </w:rPr>
        <w:annotationRef/>
      </w:r>
      <w:r w:rsidR="0049044D">
        <w:t>Improve headers and layout of the table. (inlcude line breaks, asjust column widths)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8351E" w15:done="0"/>
  <w15:commentEx w15:paraId="79820970" w15:done="0"/>
  <w15:commentEx w15:paraId="32917E69" w15:done="0"/>
  <w15:commentEx w15:paraId="79921676" w15:done="0"/>
  <w15:commentEx w15:paraId="26D3C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30C6D7" w16cex:dateUtc="2026-03-13T09:08:00Z"/>
  <w16cex:commentExtensible w16cex:durableId="6C4AC1B6" w16cex:dateUtc="2026-03-13T09:23:00Z"/>
  <w16cex:commentExtensible w16cex:durableId="6875AEC9" w16cex:dateUtc="2026-03-13T09:24:00Z"/>
  <w16cex:commentExtensible w16cex:durableId="2A7BFEB2" w16cex:dateUtc="2026-03-13T09:28:00Z"/>
  <w16cex:commentExtensible w16cex:durableId="39E1B72F" w16cex:dateUtc="2026-03-13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8351E" w16cid:durableId="0130C6D7"/>
  <w16cid:commentId w16cid:paraId="79820970" w16cid:durableId="6C4AC1B6"/>
  <w16cid:commentId w16cid:paraId="32917E69" w16cid:durableId="6875AEC9"/>
  <w16cid:commentId w16cid:paraId="79921676" w16cid:durableId="2A7BFEB2"/>
  <w16cid:commentId w16cid:paraId="26D3C3A9" w16cid:durableId="39E1B7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jaVu Sans">
    <w:altName w:val="Verdan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DEE1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50395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kers, Jeroen (EDUC)">
    <w15:presenceInfo w15:providerId="AD" w15:userId="S::jeroen.donkers@maastrichtuniversity.nl::77f82a38-b481-4aa3-9bfe-f10c583f7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7221"/>
    <w:rsid w:val="002861E8"/>
    <w:rsid w:val="003B223E"/>
    <w:rsid w:val="0049044D"/>
    <w:rsid w:val="00896CE1"/>
    <w:rsid w:val="00BF7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9CDB"/>
  <w15:docId w15:val="{BEB73307-1A13-49AC-9A4F-2C09D03D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896CE1"/>
    <w:rPr>
      <w:sz w:val="16"/>
      <w:szCs w:val="16"/>
    </w:rPr>
  </w:style>
  <w:style w:type="paragraph" w:styleId="CommentText">
    <w:name w:val="annotation text"/>
    <w:basedOn w:val="Normal"/>
    <w:link w:val="CommentTextChar"/>
    <w:rsid w:val="00896CE1"/>
    <w:rPr>
      <w:sz w:val="20"/>
      <w:szCs w:val="20"/>
    </w:rPr>
  </w:style>
  <w:style w:type="character" w:customStyle="1" w:styleId="CommentTextChar">
    <w:name w:val="Comment Text Char"/>
    <w:basedOn w:val="DefaultParagraphFont"/>
    <w:link w:val="CommentText"/>
    <w:rsid w:val="00896CE1"/>
    <w:rPr>
      <w:sz w:val="20"/>
      <w:szCs w:val="20"/>
    </w:rPr>
  </w:style>
  <w:style w:type="paragraph" w:styleId="CommentSubject">
    <w:name w:val="annotation subject"/>
    <w:basedOn w:val="CommentText"/>
    <w:next w:val="CommentText"/>
    <w:link w:val="CommentSubjectChar"/>
    <w:rsid w:val="00896CE1"/>
    <w:rPr>
      <w:b/>
      <w:bCs/>
    </w:rPr>
  </w:style>
  <w:style w:type="character" w:customStyle="1" w:styleId="CommentSubjectChar">
    <w:name w:val="Comment Subject Char"/>
    <w:basedOn w:val="CommentTextChar"/>
    <w:link w:val="CommentSubject"/>
    <w:rsid w:val="00896CE1"/>
    <w:rPr>
      <w:b/>
      <w:bCs/>
      <w:sz w:val="20"/>
      <w:szCs w:val="20"/>
    </w:rPr>
  </w:style>
  <w:style w:type="paragraph" w:styleId="Revision">
    <w:name w:val="Revision"/>
    <w:hidden/>
    <w:rsid w:val="002861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9.png"/><Relationship Id="rId26" Type="http://schemas.openxmlformats.org/officeDocument/2006/relationships/hyperlink" Target="https://doi.org/10.1007/s40670-024-02244-0" TargetMode="External"/><Relationship Id="rId39" Type="http://schemas.openxmlformats.org/officeDocument/2006/relationships/hyperlink" Target="https://www.ncbi.nlm.nih.gov/pubmed/39799065" TargetMode="External"/><Relationship Id="rId21" Type="http://schemas.openxmlformats.org/officeDocument/2006/relationships/hyperlink" Target="https://doi.org/10.1001/jama.1983.03340060055026" TargetMode="External"/><Relationship Id="rId34" Type="http://schemas.openxmlformats.org/officeDocument/2006/relationships/hyperlink" Target="https://www.ncbi.nlm.nih.gov/pubmed/26017442" TargetMode="External"/><Relationship Id="rId42" Type="http://schemas.openxmlformats.org/officeDocument/2006/relationships/hyperlink" Target="https://doi.org/10.1080/02602938.2025.2487495" TargetMode="External"/><Relationship Id="rId47" Type="http://schemas.openxmlformats.org/officeDocument/2006/relationships/hyperlink" Target="https://www.ncbi.nlm.nih.gov/pubmed/37498660" TargetMode="External"/><Relationship Id="rId50" Type="http://schemas.openxmlformats.org/officeDocument/2006/relationships/hyperlink" Target="https://www.ncbi.nlm.nih.gov/pubmed/38144672" TargetMode="External"/><Relationship Id="rId55" Type="http://schemas.openxmlformats.org/officeDocument/2006/relationships/hyperlink" Target="https://www.ncbi.nlm.nih.gov/pubmed/39545499" TargetMode="External"/><Relationship Id="rId63" Type="http://schemas.openxmlformats.org/officeDocument/2006/relationships/hyperlink" Target="https://www.ncbi.nlm.nih.gov/pubmed/33131374" TargetMode="External"/><Relationship Id="rId68" Type="http://schemas.openxmlformats.org/officeDocument/2006/relationships/hyperlink" Target="https://doi.org/10.1016/j.metip.2021.100067" TargetMode="External"/><Relationship Id="rId76" Type="http://schemas.microsoft.com/office/2011/relationships/people" Target="people.xml"/><Relationship Id="rId7" Type="http://schemas.openxmlformats.org/officeDocument/2006/relationships/image" Target="media/image2.svg"/><Relationship Id="rId71" Type="http://schemas.openxmlformats.org/officeDocument/2006/relationships/hyperlink" Target="https://www.ncbi.nlm.nih.gov/pubmed/37770280"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ncbi.nlm.nih.gov/pubmed/20881691" TargetMode="External"/><Relationship Id="rId11" Type="http://schemas.microsoft.com/office/2011/relationships/commentsExtended" Target="commentsExtended.xml"/><Relationship Id="rId24" Type="http://schemas.openxmlformats.org/officeDocument/2006/relationships/hyperlink" Target="https://www.ncbi.nlm.nih.gov/pubmed/9541371" TargetMode="External"/><Relationship Id="rId32" Type="http://schemas.openxmlformats.org/officeDocument/2006/relationships/hyperlink" Target="https://www.ncbi.nlm.nih.gov/pubmed/38749814" TargetMode="External"/><Relationship Id="rId37" Type="http://schemas.openxmlformats.org/officeDocument/2006/relationships/hyperlink" Target="https://doi.org/10.1016/j.learninstruc.2024.101894" TargetMode="External"/><Relationship Id="rId40" Type="http://schemas.openxmlformats.org/officeDocument/2006/relationships/hyperlink" Target="https://doi.org/10.3390/ime4030027" TargetMode="External"/><Relationship Id="rId45" Type="http://schemas.openxmlformats.org/officeDocument/2006/relationships/hyperlink" Target="https://www.ncbi.nlm.nih.gov/pubmed/39346122" TargetMode="External"/><Relationship Id="rId53" Type="http://schemas.openxmlformats.org/officeDocument/2006/relationships/hyperlink" Target="https://doi.org/10.48550/arXiv.2504.10961" TargetMode="External"/><Relationship Id="rId58" Type="http://schemas.openxmlformats.org/officeDocument/2006/relationships/hyperlink" Target="https://doi.org/10.31219/osf.io/cr257" TargetMode="External"/><Relationship Id="rId66" Type="http://schemas.openxmlformats.org/officeDocument/2006/relationships/hyperlink" Target="https://doi.org/10.1177/1609406917733847" TargetMode="External"/><Relationship Id="rId74" Type="http://schemas.openxmlformats.org/officeDocument/2006/relationships/hyperlink" Target="https://doi.org/10.1080/14703297.2025.2499174" TargetMode="Externa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hyperlink" Target="https://www.ncbi.nlm.nih.gov/pubmed/33272265" TargetMode="External"/><Relationship Id="rId28" Type="http://schemas.openxmlformats.org/officeDocument/2006/relationships/hyperlink" Target="https://www.ncbi.nlm.nih.gov/pubmed/32195692" TargetMode="External"/><Relationship Id="rId36" Type="http://schemas.openxmlformats.org/officeDocument/2006/relationships/hyperlink" Target="https://www.ncbi.nlm.nih.gov/pubmed/36916887" TargetMode="External"/><Relationship Id="rId49" Type="http://schemas.openxmlformats.org/officeDocument/2006/relationships/hyperlink" Target="https://www.ncbi.nlm.nih.gov/pubmed/36189452" TargetMode="External"/><Relationship Id="rId57" Type="http://schemas.openxmlformats.org/officeDocument/2006/relationships/hyperlink" Target="https://www.ncbi.nlm.nih.gov/pubmed/21275539" TargetMode="External"/><Relationship Id="rId61" Type="http://schemas.openxmlformats.org/officeDocument/2006/relationships/hyperlink" Target="https://www.ncbi.nlm.nih.gov/pubmed/37398605" TargetMode="External"/><Relationship Id="rId10" Type="http://schemas.openxmlformats.org/officeDocument/2006/relationships/comments" Target="comments.xml"/><Relationship Id="rId19" Type="http://schemas.openxmlformats.org/officeDocument/2006/relationships/image" Target="media/image10.svg"/><Relationship Id="rId31" Type="http://schemas.openxmlformats.org/officeDocument/2006/relationships/hyperlink" Target="https://doi.org/10.1109/icalt58122.2023.00100" TargetMode="External"/><Relationship Id="rId44" Type="http://schemas.openxmlformats.org/officeDocument/2006/relationships/hyperlink" Target="https://www.ncbi.nlm.nih.gov/pubmed/40528415" TargetMode="External"/><Relationship Id="rId52" Type="http://schemas.openxmlformats.org/officeDocument/2006/relationships/hyperlink" Target="https://doi.org/10.1007/978-3-031-72315-5_20" TargetMode="External"/><Relationship Id="rId60" Type="http://schemas.openxmlformats.org/officeDocument/2006/relationships/hyperlink" Target="https://platform.openai.com/docs/models/gpt-4o" TargetMode="External"/><Relationship Id="rId65" Type="http://schemas.openxmlformats.org/officeDocument/2006/relationships/hyperlink" Target="https://doi.org/10.18653/v1/w18-6303" TargetMode="External"/><Relationship Id="rId73" Type="http://schemas.openxmlformats.org/officeDocument/2006/relationships/hyperlink" Target="https://www.ncbi.nlm.nih.gov/pubmed/39891148"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5.png"/><Relationship Id="rId22" Type="http://schemas.openxmlformats.org/officeDocument/2006/relationships/hyperlink" Target="https://www.ncbi.nlm.nih.gov/pubmed/18158655" TargetMode="External"/><Relationship Id="rId27" Type="http://schemas.openxmlformats.org/officeDocument/2006/relationships/hyperlink" Target="https://www.ncbi.nlm.nih.gov/pubmed/30376659" TargetMode="External"/><Relationship Id="rId30" Type="http://schemas.openxmlformats.org/officeDocument/2006/relationships/hyperlink" Target="https://www.ncbi.nlm.nih.gov/pubmed/38639098" TargetMode="External"/><Relationship Id="rId35" Type="http://schemas.openxmlformats.org/officeDocument/2006/relationships/hyperlink" Target="https://www.ncbi.nlm.nih.gov/pubmed/36950398" TargetMode="External"/><Relationship Id="rId43" Type="http://schemas.openxmlformats.org/officeDocument/2006/relationships/hyperlink" Target="https://doi.org/10.1111/bjet.13558" TargetMode="External"/><Relationship Id="rId48" Type="http://schemas.openxmlformats.org/officeDocument/2006/relationships/hyperlink" Target="https://www.ncbi.nlm.nih.gov/pubmed/35950329" TargetMode="External"/><Relationship Id="rId56" Type="http://schemas.openxmlformats.org/officeDocument/2006/relationships/hyperlink" Target="https://www.ncbi.nlm.nih.gov/pubmed/24279835" TargetMode="External"/><Relationship Id="rId64" Type="http://schemas.openxmlformats.org/officeDocument/2006/relationships/hyperlink" Target="https://www.R-project.org/" TargetMode="External"/><Relationship Id="rId69" Type="http://schemas.openxmlformats.org/officeDocument/2006/relationships/hyperlink" Target="https://www.ncbi.nlm.nih.gov/pubmed/39807150"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oi.org/10.1016/j.system.2024.103529" TargetMode="External"/><Relationship Id="rId72" Type="http://schemas.openxmlformats.org/officeDocument/2006/relationships/hyperlink" Target="https://www.ncbi.nlm.nih.gov/pubmed/39984362"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8.svg"/><Relationship Id="rId25" Type="http://schemas.openxmlformats.org/officeDocument/2006/relationships/hyperlink" Target="https://www.ncbi.nlm.nih.gov/pubmed/23971889" TargetMode="External"/><Relationship Id="rId33" Type="http://schemas.openxmlformats.org/officeDocument/2006/relationships/hyperlink" Target="https://www.ncbi.nlm.nih.gov/pubmed/37261894" TargetMode="External"/><Relationship Id="rId38" Type="http://schemas.openxmlformats.org/officeDocument/2006/relationships/hyperlink" Target="https://doi.org/10.1016/j.iot.2024.101101" TargetMode="External"/><Relationship Id="rId46" Type="http://schemas.openxmlformats.org/officeDocument/2006/relationships/hyperlink" Target="https://www.ncbi.nlm.nih.gov/pubmed/39889694" TargetMode="External"/><Relationship Id="rId59" Type="http://schemas.openxmlformats.org/officeDocument/2006/relationships/hyperlink" Target="https://www.ncbi.nlm.nih.gov/pubmed/38144670" TargetMode="External"/><Relationship Id="rId67" Type="http://schemas.openxmlformats.org/officeDocument/2006/relationships/hyperlink" Target="https://www.ncbi.nlm.nih.gov/pubmed/26553895" TargetMode="External"/><Relationship Id="rId20" Type="http://schemas.openxmlformats.org/officeDocument/2006/relationships/hyperlink" Target="https://www.ncbi.nlm.nih.gov/pubmed/38306581" TargetMode="External"/><Relationship Id="rId41" Type="http://schemas.openxmlformats.org/officeDocument/2006/relationships/hyperlink" Target="https://www.ncbi.nlm.nih.gov/pubmed/39656920" TargetMode="External"/><Relationship Id="rId54" Type="http://schemas.openxmlformats.org/officeDocument/2006/relationships/hyperlink" Target="https://doi.org/10.1145/3706468.3706479" TargetMode="External"/><Relationship Id="rId62" Type="http://schemas.openxmlformats.org/officeDocument/2006/relationships/hyperlink" Target="https://www.ncbi.nlm.nih.gov/pubmed/25306959" TargetMode="External"/><Relationship Id="rId70" Type="http://schemas.openxmlformats.org/officeDocument/2006/relationships/hyperlink" Target="https://www.ncbi.nlm.nih.gov/pubmed/3721600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038A2-3366-4BFE-86EA-4C47F61DA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15956</Words>
  <Characters>87762</Characters>
  <Application>Microsoft Office Word</Application>
  <DocSecurity>0</DocSecurity>
  <Lines>731</Lines>
  <Paragraphs>207</Paragraphs>
  <ScaleCrop>false</ScaleCrop>
  <Company/>
  <LinksUpToDate>false</LinksUpToDate>
  <CharactersWithSpaces>103511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Donkers, Jeroen (EDUC)</dc:creator>
  <cp:keywords>artificial intelligence, clinical clerkship, feedback, large language model, medical education, mixed-methods research</cp:keywords>
  <cp:lastModifiedBy>Donkers, Jeroen (EDUC)</cp:lastModifiedBy>
  <cp:revision>2</cp:revision>
  <dcterms:created xsi:type="dcterms:W3CDTF">2026-03-13T09:30:00Z</dcterms:created>
  <dcterms:modified xsi:type="dcterms:W3CDTF">2026-03-13T09:30:00Z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
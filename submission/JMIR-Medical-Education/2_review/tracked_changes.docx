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4699" w14:textId="77777777" w:rsidR="00F31233" w:rsidRDefault="00540CC2">
      <w:pPr>
        <w:pStyle w:val="Heading2"/>
        <w:pPrChange w:id="51" w:author="Comparison" w:date="2026-03-18T14:51:00Z" w16du:dateUtc="2026-03-18T05:51:00Z">
          <w:pPr>
            <w:pStyle w:val="Heading2"/>
            <w:spacing w:after="240"/>
          </w:pPr>
        </w:pPrChange>
      </w:pPr>
      <w:bookmarkStart w:id="52" w:name="original-paper"/>
      <w:r>
        <w:t>Original Paper</w:t>
      </w:r>
    </w:p>
    <w:p w14:paraId="25610997" w14:textId="77777777" w:rsidR="00F31233" w:rsidRDefault="004D4528">
      <w:pPr>
        <w:pStyle w:val="Heading1"/>
        <w:pPrChange w:id="53" w:author="Comparison" w:date="2026-03-18T14:51:00Z" w16du:dateUtc="2026-03-18T05:51:00Z">
          <w:pPr>
            <w:pStyle w:val="Heading1"/>
            <w:spacing w:after="240"/>
          </w:pPr>
        </w:pPrChange>
      </w:pPr>
      <w:bookmarkStart w:id="54" w:name="Xb0a100bcd5c2d029ed21b1f2e717aceebd65656"/>
      <w:bookmarkStart w:id="55" w:name="X765167d7a2dd6d8a5922d6515494d8e202c4388"/>
      <w:bookmarkEnd w:id="52"/>
      <w:del w:id="56" w:author="Comparison" w:date="2026-03-18T14:51:00Z" w16du:dateUtc="2026-03-18T05:51:00Z">
        <w:r>
          <w:delText xml:space="preserve">Same logs, different voices: </w:delText>
        </w:r>
      </w:del>
      <w:r w:rsidR="00540CC2">
        <w:t xml:space="preserve">AI-generated </w:t>
      </w:r>
      <w:del w:id="57" w:author="Comparison" w:date="2026-03-18T14:51:00Z" w16du:dateUtc="2026-03-18T05:51:00Z">
        <w:r>
          <w:delText>vs</w:delText>
        </w:r>
      </w:del>
      <w:ins w:id="58" w:author="Comparison" w:date="2026-03-18T14:51:00Z" w16du:dateUtc="2026-03-18T05:51:00Z">
        <w:r w:rsidR="00540CC2">
          <w:t>versus</w:t>
        </w:r>
      </w:ins>
      <w:r w:rsidR="00540CC2">
        <w:t xml:space="preserve"> human </w:t>
      </w:r>
      <w:ins w:id="59" w:author="Comparison" w:date="2026-03-18T14:51:00Z" w16du:dateUtc="2026-03-18T05:51:00Z">
        <w:r w:rsidR="00540CC2">
          <w:t xml:space="preserve">supervisor </w:t>
        </w:r>
      </w:ins>
      <w:r w:rsidR="00540CC2">
        <w:t xml:space="preserve">feedback </w:t>
      </w:r>
      <w:del w:id="60" w:author="Comparison" w:date="2026-03-18T14:51:00Z" w16du:dateUtc="2026-03-18T05:51:00Z">
        <w:r>
          <w:delText>during</w:delText>
        </w:r>
      </w:del>
      <w:ins w:id="61" w:author="Comparison" w:date="2026-03-18T14:51:00Z" w16du:dateUtc="2026-03-18T05:51:00Z">
        <w:r w:rsidR="00540CC2">
          <w:t>on medical students’</w:t>
        </w:r>
      </w:ins>
      <w:r w:rsidR="00540CC2">
        <w:t xml:space="preserve"> clinical clerkship </w:t>
      </w:r>
      <w:del w:id="62" w:author="Comparison" w:date="2026-03-18T14:51:00Z" w16du:dateUtc="2026-03-18T05:51:00Z">
        <w:r>
          <w:delText>in undergraduate education</w:delText>
        </w:r>
      </w:del>
      <w:ins w:id="63" w:author="Comparison" w:date="2026-03-18T14:51:00Z" w16du:dateUtc="2026-03-18T05:51:00Z">
        <w:r w:rsidR="00540CC2">
          <w:t>logs: convergent mixed methods study</w:t>
        </w:r>
      </w:ins>
    </w:p>
    <w:p w14:paraId="16B9AD91" w14:textId="77777777" w:rsidR="00F31233" w:rsidRDefault="00540CC2">
      <w:pPr>
        <w:pStyle w:val="FirstParagraph"/>
        <w:pPrChange w:id="64" w:author="Comparison" w:date="2026-03-18T14:51:00Z" w16du:dateUtc="2026-03-18T05:51:00Z">
          <w:pPr>
            <w:spacing w:after="240"/>
          </w:pPr>
        </w:pPrChange>
      </w:pPr>
      <w:r>
        <w:t>Takeshi Kondo ,MD, MHPE, PhD; Jeroen Donkers, PhD; Hiroshi Nishigori, MD, MMEd, PhD; Sanne Rovers, PhD; Sylvia Heeneman, PhD</w:t>
      </w:r>
    </w:p>
    <w:p w14:paraId="6C4457A2" w14:textId="77777777" w:rsidR="00F31233" w:rsidRDefault="00540CC2">
      <w:pPr>
        <w:pStyle w:val="BodyText"/>
        <w:pPrChange w:id="65" w:author="Comparison" w:date="2026-03-18T14:51:00Z" w16du:dateUtc="2026-03-18T05:51:00Z">
          <w:pPr>
            <w:spacing w:after="240"/>
          </w:pPr>
        </w:pPrChange>
      </w:pPr>
      <w:r>
        <w:t>Corresponding author: Takeshi Kondo, MD, MHPE, PhD Department of General Medicine/Family &amp; Community Medicine, Nagoya University Graduate School of Medicine, Nagoya, Japan 65, Tsurumai-cho, Showa-ku, Nagoya-city, Aichi,  Japan  E-mail: ncukondo@gmail.com;  Tel: +81-52-741-2111 Fax: +81-52-741-2111 ORCID ID: https://orcid.org/0000-0002-3307-671X</w:t>
      </w:r>
    </w:p>
    <w:p w14:paraId="14E2D864" w14:textId="77777777" w:rsidR="00F31233" w:rsidRDefault="00540CC2">
      <w:pPr>
        <w:pStyle w:val="Heading2"/>
        <w:pPrChange w:id="66" w:author="Comparison" w:date="2026-03-18T14:51:00Z" w16du:dateUtc="2026-03-18T05:51:00Z">
          <w:pPr>
            <w:pStyle w:val="Heading2"/>
            <w:spacing w:after="240"/>
          </w:pPr>
        </w:pPrChange>
      </w:pPr>
      <w:bookmarkStart w:id="67" w:name="abstract"/>
      <w:r>
        <w:t>Abstract</w:t>
      </w:r>
    </w:p>
    <w:p w14:paraId="5D943597" w14:textId="77777777" w:rsidR="00F31233" w:rsidRDefault="00540CC2">
      <w:pPr>
        <w:pStyle w:val="FirstParagraph"/>
        <w:pPrChange w:id="68" w:author="Comparison" w:date="2026-03-18T14:51:00Z" w16du:dateUtc="2026-03-18T05:51:00Z">
          <w:pPr>
            <w:spacing w:after="240"/>
          </w:pPr>
        </w:pPrChange>
      </w:pPr>
      <w:r>
        <w:rPr>
          <w:b/>
          <w:bCs/>
        </w:rPr>
        <w:t>Background:</w:t>
      </w:r>
      <w:r>
        <w:t xml:space="preserve"> Feedback is essential for medical students’ learning during clinical clerkships, yet supervising physicians often struggle to provide meaningful written feedback due to time constraints. Large language models</w:t>
      </w:r>
      <w:del w:id="69" w:author="Comparison" w:date="2026-03-18T14:51:00Z" w16du:dateUtc="2026-03-18T05:51:00Z">
        <w:r w:rsidR="004D4528">
          <w:delText xml:space="preserve"> (LLMs)</w:delText>
        </w:r>
      </w:del>
      <w:r>
        <w:t xml:space="preserve"> offer a promising approach to supplement human feedback, but how AI-generated and human feedback differ in authentic clinical settings remains unclear</w:t>
      </w:r>
      <w:del w:id="70" w:author="Comparison" w:date="2026-03-18T14:51:00Z" w16du:dateUtc="2026-03-18T05:51:00Z">
        <w:r w:rsidR="004D4528">
          <w:delText>. Previous studies have yielded inconsistent findings regarding feedback length, quality, and distinguishability, with</w:delText>
        </w:r>
      </w:del>
      <w:ins w:id="71" w:author="Comparison" w:date="2026-03-18T14:51:00Z" w16du:dateUtc="2026-03-18T05:51:00Z">
        <w:r>
          <w:t>, as</w:t>
        </w:r>
      </w:ins>
      <w:r>
        <w:t xml:space="preserve"> most comparisons </w:t>
      </w:r>
      <w:ins w:id="72" w:author="Comparison" w:date="2026-03-18T14:51:00Z" w16du:dateUtc="2026-03-18T05:51:00Z">
        <w:r>
          <w:t xml:space="preserve">have been </w:t>
        </w:r>
      </w:ins>
      <w:r>
        <w:t>conducted in classroom or simulation contexts</w:t>
      </w:r>
      <w:del w:id="73" w:author="Comparison" w:date="2026-03-18T14:51:00Z" w16du:dateUtc="2026-03-18T05:51:00Z">
        <w:r w:rsidR="004D4528">
          <w:delText xml:space="preserve"> rather than clinical environments</w:delText>
        </w:r>
      </w:del>
      <w:r>
        <w:t>.</w:t>
      </w:r>
    </w:p>
    <w:p w14:paraId="19D8C3B7" w14:textId="77777777" w:rsidR="00F31233" w:rsidRDefault="00540CC2">
      <w:pPr>
        <w:pStyle w:val="BodyText"/>
        <w:pPrChange w:id="74" w:author="Comparison" w:date="2026-03-18T14:51:00Z" w16du:dateUtc="2026-03-18T05:51:00Z">
          <w:pPr>
            <w:spacing w:after="240"/>
          </w:pPr>
        </w:pPrChange>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2BD8FF80" w14:textId="77777777" w:rsidR="00F31233" w:rsidRDefault="00540CC2">
      <w:pPr>
        <w:pStyle w:val="BodyText"/>
        <w:pPrChange w:id="75" w:author="Comparison" w:date="2026-03-18T14:51:00Z" w16du:dateUtc="2026-03-18T05:51:00Z">
          <w:pPr>
            <w:spacing w:after="240"/>
          </w:pPr>
        </w:pPrChange>
      </w:pPr>
      <w:r>
        <w:rPr>
          <w:b/>
          <w:bCs/>
        </w:rPr>
        <w:t>Methods:</w:t>
      </w:r>
      <w:r>
        <w:t xml:space="preserve"> This </w:t>
      </w:r>
      <w:ins w:id="76" w:author="Comparison" w:date="2026-03-18T14:51:00Z" w16du:dateUtc="2026-03-18T05:51:00Z">
        <w:r>
          <w:t xml:space="preserve">convergent </w:t>
        </w:r>
      </w:ins>
      <w:r>
        <w:t xml:space="preserve">mixed-methods study </w:t>
      </w:r>
      <w:del w:id="77" w:author="Comparison" w:date="2026-03-18T14:51:00Z" w16du:dateUtc="2026-03-18T05:51:00Z">
        <w:r w:rsidR="004D4528">
          <w:delText xml:space="preserve">employed a convergent design. We collected </w:delText>
        </w:r>
      </w:del>
      <w:ins w:id="78" w:author="Comparison" w:date="2026-03-18T14:51:00Z" w16du:dateUtc="2026-03-18T05:51:00Z">
        <w:r>
          <w:t xml:space="preserve">included </w:t>
        </w:r>
      </w:ins>
      <w:r>
        <w:t xml:space="preserve">161 </w:t>
      </w:r>
      <w:del w:id="79" w:author="Comparison" w:date="2026-03-18T14:51:00Z" w16du:dateUtc="2026-03-18T05:51:00Z">
        <w:r w:rsidR="004D4528">
          <w:delText xml:space="preserve">sets of </w:delText>
        </w:r>
      </w:del>
      <w:r>
        <w:t xml:space="preserve">weekly clinical clerkship logs from </w:t>
      </w:r>
      <w:ins w:id="80" w:author="Comparison" w:date="2026-03-18T14:51:00Z" w16du:dateUtc="2026-03-18T05:51:00Z">
        <w:r>
          <w:t xml:space="preserve">47 </w:t>
        </w:r>
      </w:ins>
      <w:r>
        <w:t xml:space="preserve">fifth- and sixth-year medical students </w:t>
      </w:r>
      <w:ins w:id="81" w:author="Comparison" w:date="2026-03-18T14:51:00Z" w16du:dateUtc="2026-03-18T05:51:00Z">
        <w:r>
          <w:t xml:space="preserve">across 12 clinical departments </w:t>
        </w:r>
      </w:ins>
      <w:r>
        <w:t>at Nagoya University, Japan</w:t>
      </w:r>
      <w:del w:id="82" w:author="Comparison" w:date="2026-03-18T14:51:00Z" w16du:dateUtc="2026-03-18T05:51:00Z">
        <w:r w:rsidR="004D4528">
          <w:delText>, along with corresponding supervisor</w:delText>
        </w:r>
      </w:del>
      <w:ins w:id="83" w:author="Comparison" w:date="2026-03-18T14:51:00Z" w16du:dateUtc="2026-03-18T05:51:00Z">
        <w:r>
          <w:t xml:space="preserve"> (January–May 2024). Of 164 eligible logs, 3 were excluded because supervisors entered contact messages rather than substantive</w:t>
        </w:r>
      </w:ins>
      <w:r>
        <w:t xml:space="preserve"> feedback</w:t>
      </w:r>
      <w:del w:id="84" w:author="Comparison" w:date="2026-03-18T14:51:00Z" w16du:dateUtc="2026-03-18T05:51:00Z">
        <w:r w:rsidR="004D4528">
          <w:delText xml:space="preserve"> and</w:delText>
        </w:r>
      </w:del>
      <w:ins w:id="85" w:author="Comparison" w:date="2026-03-18T14:51:00Z" w16du:dateUtc="2026-03-18T05:51:00Z">
        <w:r>
          <w:t>.</w:t>
        </w:r>
      </w:ins>
      <w:r>
        <w:t xml:space="preserve"> AI</w:t>
      </w:r>
      <w:del w:id="86" w:author="Comparison" w:date="2026-03-18T14:51:00Z" w16du:dateUtc="2026-03-18T05:51:00Z">
        <w:r w:rsidR="004D4528">
          <w:delText>-</w:delText>
        </w:r>
      </w:del>
      <w:ins w:id="87" w:author="Comparison" w:date="2026-03-18T14:51:00Z" w16du:dateUtc="2026-03-18T05:51:00Z">
        <w:r>
          <w:t xml:space="preserve"> feedback was </w:t>
        </w:r>
      </w:ins>
      <w:r>
        <w:t xml:space="preserve">generated </w:t>
      </w:r>
      <w:del w:id="88" w:author="Comparison" w:date="2026-03-18T14:51:00Z" w16du:dateUtc="2026-03-18T05:51:00Z">
        <w:r w:rsidR="004D4528">
          <w:delText xml:space="preserve">feedback </w:delText>
        </w:r>
      </w:del>
      <w:r>
        <w:t xml:space="preserve">using GPT-4o. Ten faculty </w:t>
      </w:r>
      <w:del w:id="89" w:author="Comparison" w:date="2026-03-18T14:51:00Z" w16du:dateUtc="2026-03-18T05:51:00Z">
        <w:r w:rsidR="004D4528">
          <w:delText>members</w:delText>
        </w:r>
      </w:del>
      <w:ins w:id="90" w:author="Comparison" w:date="2026-03-18T14:51:00Z" w16du:dateUtc="2026-03-18T05:51:00Z">
        <w:r>
          <w:t>physicians</w:t>
        </w:r>
      </w:ins>
      <w:r>
        <w:t xml:space="preserve"> and </w:t>
      </w:r>
      <w:del w:id="91" w:author="Comparison" w:date="2026-03-18T14:51:00Z" w16du:dateUtc="2026-03-18T05:51:00Z">
        <w:r w:rsidR="004D4528">
          <w:delText>ten</w:delText>
        </w:r>
      </w:del>
      <w:ins w:id="92" w:author="Comparison" w:date="2026-03-18T14:51:00Z" w16du:dateUtc="2026-03-18T05:51:00Z">
        <w:r>
          <w:t>10</w:t>
        </w:r>
      </w:ins>
      <w:r>
        <w:t xml:space="preserve"> medical students evaluated both feedback types </w:t>
      </w:r>
      <w:ins w:id="93" w:author="Comparison" w:date="2026-03-18T14:51:00Z" w16du:dateUtc="2026-03-18T05:51:00Z">
        <w:r>
          <w:t xml:space="preserve">in blinded, randomized order </w:t>
        </w:r>
      </w:ins>
      <w:r>
        <w:t xml:space="preserve">using a validated </w:t>
      </w:r>
      <w:ins w:id="94" w:author="Comparison" w:date="2026-03-18T14:51:00Z" w16du:dateUtc="2026-03-18T05:51:00Z">
        <w:r>
          <w:t xml:space="preserve">five-category </w:t>
        </w:r>
      </w:ins>
      <w:r>
        <w:t xml:space="preserve">rubric </w:t>
      </w:r>
      <w:del w:id="95" w:author="Comparison" w:date="2026-03-18T14:51:00Z" w16du:dateUtc="2026-03-18T05:51:00Z">
        <w:r w:rsidR="004D4528">
          <w:delText xml:space="preserve">assessing five categories: </w:delText>
        </w:r>
      </w:del>
      <w:ins w:id="96" w:author="Comparison" w:date="2026-03-18T14:51:00Z" w16du:dateUtc="2026-03-18T05:51:00Z">
        <w:r>
          <w:t>(</w:t>
        </w:r>
      </w:ins>
      <w:r>
        <w:t xml:space="preserve">criteria-based, clear </w:t>
      </w:r>
      <w:del w:id="97" w:author="Comparison" w:date="2026-03-18T14:51:00Z" w16du:dateUtc="2026-03-18T05:51:00Z">
        <w:r w:rsidR="004D4528">
          <w:delText>directions for improvement</w:delText>
        </w:r>
      </w:del>
      <w:ins w:id="98" w:author="Comparison" w:date="2026-03-18T14:51:00Z" w16du:dateUtc="2026-03-18T05:51:00Z">
        <w:r>
          <w:t>direction</w:t>
        </w:r>
      </w:ins>
      <w:r>
        <w:t xml:space="preserve">, accuracy, prioritization, </w:t>
      </w:r>
      <w:del w:id="99" w:author="Comparison" w:date="2026-03-18T14:51:00Z" w16du:dateUtc="2026-03-18T05:51:00Z">
        <w:r w:rsidR="004D4528">
          <w:delText xml:space="preserve">and </w:delText>
        </w:r>
      </w:del>
      <w:r>
        <w:t>supportive tone</w:t>
      </w:r>
      <w:del w:id="100" w:author="Comparison" w:date="2026-03-18T14:51:00Z" w16du:dateUtc="2026-03-18T05:51:00Z">
        <w:r w:rsidR="004D4528">
          <w:delText>.</w:delText>
        </w:r>
      </w:del>
      <w:ins w:id="101" w:author="Comparison" w:date="2026-03-18T14:51:00Z" w16du:dateUtc="2026-03-18T05:51:00Z">
        <w:r>
          <w:t>), followed by open-ended comments and source identification.</w:t>
        </w:r>
      </w:ins>
      <w:r>
        <w:t xml:space="preserve"> Quantitative analyses </w:t>
      </w:r>
      <w:del w:id="102" w:author="Comparison" w:date="2026-03-18T14:51:00Z" w16du:dateUtc="2026-03-18T05:51:00Z">
        <w:r w:rsidR="004D4528">
          <w:delText xml:space="preserve">included </w:delText>
        </w:r>
      </w:del>
      <w:ins w:id="103" w:author="Comparison" w:date="2026-03-18T14:51:00Z" w16du:dateUtc="2026-03-18T05:51:00Z">
        <w:r>
          <w:t>(</w:t>
        </w:r>
      </w:ins>
      <w:r>
        <w:t>paired t-tests, cumulative link mixed models</w:t>
      </w:r>
      <w:del w:id="104" w:author="Comparison" w:date="2026-03-18T14:51:00Z" w16du:dateUtc="2026-03-18T05:51:00Z">
        <w:r w:rsidR="004D4528">
          <w:delText>, and correlation analyses. Qualitative</w:delText>
        </w:r>
      </w:del>
      <w:ins w:id="105" w:author="Comparison" w:date="2026-03-18T14:51:00Z" w16du:dateUtc="2026-03-18T05:51:00Z">
        <w:r>
          <w:t>; α = .05 with Bonferroni correction) were complemented by qualitative</w:t>
        </w:r>
      </w:ins>
      <w:r>
        <w:t xml:space="preserve"> thematic analysis </w:t>
      </w:r>
      <w:del w:id="106" w:author="Comparison" w:date="2026-03-18T14:51:00Z" w16du:dateUtc="2026-03-18T05:51:00Z">
        <w:r w:rsidR="004D4528">
          <w:delText xml:space="preserve">examined evaluators’ open-ended comments. Results were </w:delText>
        </w:r>
      </w:del>
      <w:ins w:id="107" w:author="Comparison" w:date="2026-03-18T14:51:00Z" w16du:dateUtc="2026-03-18T05:51:00Z">
        <w:r>
          <w:t xml:space="preserve">and </w:t>
        </w:r>
      </w:ins>
      <w:r>
        <w:t>integrated using Joint Display Analysis.</w:t>
      </w:r>
    </w:p>
    <w:p w14:paraId="3ECE97EF" w14:textId="77777777" w:rsidR="00F31233" w:rsidRDefault="00540CC2">
      <w:pPr>
        <w:pStyle w:val="BodyText"/>
        <w:pPrChange w:id="108" w:author="Comparison" w:date="2026-03-18T14:51:00Z" w16du:dateUtc="2026-03-18T05:51:00Z">
          <w:pPr>
            <w:spacing w:after="240"/>
          </w:pPr>
        </w:pPrChange>
      </w:pPr>
      <w:r>
        <w:rPr>
          <w:b/>
          <w:bCs/>
        </w:rPr>
        <w:t>Results:</w:t>
      </w:r>
      <w:r>
        <w:t xml:space="preserve"> AI feedback was significantly longer than supervisor feedback (mean</w:t>
      </w:r>
      <w:del w:id="109" w:author="Comparison" w:date="2026-03-18T14:51:00Z" w16du:dateUtc="2026-03-18T05:51:00Z">
        <w:r w:rsidR="004D4528">
          <w:delText>:</w:delText>
        </w:r>
      </w:del>
      <w:r>
        <w:t xml:space="preserve"> 382 vs</w:t>
      </w:r>
      <w:del w:id="110" w:author="Comparison" w:date="2026-03-18T14:51:00Z" w16du:dateUtc="2026-03-18T05:51:00Z">
        <w:r w:rsidR="004D4528">
          <w:delText>. </w:delText>
        </w:r>
      </w:del>
      <w:ins w:id="111" w:author="Comparison" w:date="2026-03-18T14:51:00Z" w16du:dateUtc="2026-03-18T05:51:00Z">
        <w:r>
          <w:t xml:space="preserve"> </w:t>
        </w:r>
      </w:ins>
      <w:r>
        <w:t>98 characters</w:t>
      </w:r>
      <w:del w:id="112" w:author="Comparison" w:date="2026-03-18T14:51:00Z" w16du:dateUtc="2026-03-18T05:51:00Z">
        <w:r w:rsidR="004D4528">
          <w:delText>, p &lt;0.</w:delText>
        </w:r>
      </w:del>
      <w:ins w:id="113" w:author="Comparison" w:date="2026-03-18T14:51:00Z" w16du:dateUtc="2026-03-18T05:51:00Z">
        <w:r>
          <w:t xml:space="preserve">; Cohen </w:t>
        </w:r>
        <w:r>
          <w:rPr>
            <w:i/>
            <w:iCs/>
          </w:rPr>
          <w:t>d</w:t>
        </w:r>
        <w:r>
          <w:t xml:space="preserve">=2.84, 95% CI 2.50–3.19; </w:t>
        </w:r>
        <w:r>
          <w:rPr>
            <w:i/>
            <w:iCs/>
          </w:rPr>
          <w:t>P</w:t>
        </w:r>
        <w:r>
          <w:t>&lt;.</w:t>
        </w:r>
      </w:ins>
      <w:r>
        <w:t xml:space="preserve">001). </w:t>
      </w:r>
      <w:del w:id="114" w:author="Comparison" w:date="2026-03-18T14:51:00Z" w16du:dateUtc="2026-03-18T05:51:00Z">
        <w:r w:rsidR="004D4528">
          <w:delText xml:space="preserve">AI feedback </w:delText>
        </w:r>
      </w:del>
      <w:ins w:id="115" w:author="Comparison" w:date="2026-03-18T14:51:00Z" w16du:dateUtc="2026-03-18T05:51:00Z">
        <w:r>
          <w:t xml:space="preserve">Cumulative link mixed models showed AI </w:t>
        </w:r>
      </w:ins>
      <w:r>
        <w:t xml:space="preserve">scored </w:t>
      </w:r>
      <w:del w:id="116" w:author="Comparison" w:date="2026-03-18T14:51:00Z" w16du:dateUtc="2026-03-18T05:51:00Z">
        <w:r w:rsidR="004D4528">
          <w:delText xml:space="preserve">significantly </w:delText>
        </w:r>
      </w:del>
      <w:r>
        <w:t>higher on criteria-based (OR</w:t>
      </w:r>
      <w:del w:id="117" w:author="Comparison" w:date="2026-03-18T14:51:00Z" w16du:dateUtc="2026-03-18T05:51:00Z">
        <w:r w:rsidR="004D4528">
          <w:delText>=</w:delText>
        </w:r>
      </w:del>
      <w:ins w:id="118" w:author="Comparison" w:date="2026-03-18T14:51:00Z" w16du:dateUtc="2026-03-18T05:51:00Z">
        <w:r>
          <w:t xml:space="preserve"> </w:t>
        </w:r>
      </w:ins>
      <w:r>
        <w:t xml:space="preserve">11.81, </w:t>
      </w:r>
      <w:del w:id="119" w:author="Comparison" w:date="2026-03-18T14:51:00Z" w16du:dateUtc="2026-03-18T05:51:00Z">
        <w:r w:rsidR="004D4528">
          <w:delText>p&lt;0.</w:delText>
        </w:r>
      </w:del>
      <w:ins w:id="120" w:author="Comparison" w:date="2026-03-18T14:51:00Z" w16du:dateUtc="2026-03-18T05:51:00Z">
        <w:r>
          <w:t xml:space="preserve">95% CI 7.64–18.27; </w:t>
        </w:r>
        <w:r>
          <w:rPr>
            <w:i/>
            <w:iCs/>
          </w:rPr>
          <w:t>P</w:t>
        </w:r>
        <w:r>
          <w:t>&lt;.</w:t>
        </w:r>
      </w:ins>
      <w:r>
        <w:t>001) and clear direction (OR</w:t>
      </w:r>
      <w:del w:id="121" w:author="Comparison" w:date="2026-03-18T14:51:00Z" w16du:dateUtc="2026-03-18T05:51:00Z">
        <w:r w:rsidR="004D4528">
          <w:delText>=</w:delText>
        </w:r>
      </w:del>
      <w:ins w:id="122" w:author="Comparison" w:date="2026-03-18T14:51:00Z" w16du:dateUtc="2026-03-18T05:51:00Z">
        <w:r>
          <w:t xml:space="preserve"> </w:t>
        </w:r>
      </w:ins>
      <w:r>
        <w:t xml:space="preserve">6.61, </w:t>
      </w:r>
      <w:del w:id="123" w:author="Comparison" w:date="2026-03-18T14:51:00Z" w16du:dateUtc="2026-03-18T05:51:00Z">
        <w:r w:rsidR="004D4528">
          <w:delText>p&lt;0.</w:delText>
        </w:r>
      </w:del>
      <w:ins w:id="124" w:author="Comparison" w:date="2026-03-18T14:51:00Z" w16du:dateUtc="2026-03-18T05:51:00Z">
        <w:r>
          <w:t xml:space="preserve">95% CI 4.35–10.06; </w:t>
        </w:r>
        <w:r>
          <w:rPr>
            <w:i/>
            <w:iCs/>
          </w:rPr>
          <w:t>P</w:t>
        </w:r>
        <w:r>
          <w:t>&lt;.</w:t>
        </w:r>
      </w:ins>
      <w:r>
        <w:t>001</w:t>
      </w:r>
      <w:del w:id="125" w:author="Comparison" w:date="2026-03-18T14:51:00Z" w16du:dateUtc="2026-03-18T05:51:00Z">
        <w:r w:rsidR="004D4528">
          <w:delText>) categories,</w:delText>
        </w:r>
      </w:del>
      <w:ins w:id="126" w:author="Comparison" w:date="2026-03-18T14:51:00Z" w16du:dateUtc="2026-03-18T05:51:00Z">
        <w:r>
          <w:t>),</w:t>
        </w:r>
      </w:ins>
      <w:r>
        <w:t xml:space="preserve"> with no significant differences </w:t>
      </w:r>
      <w:del w:id="127" w:author="Comparison" w:date="2026-03-18T14:51:00Z" w16du:dateUtc="2026-03-18T05:51:00Z">
        <w:r w:rsidR="004D4528">
          <w:delText>in</w:delText>
        </w:r>
      </w:del>
      <w:ins w:id="128" w:author="Comparison" w:date="2026-03-18T14:51:00Z" w16du:dateUtc="2026-03-18T05:51:00Z">
        <w:r>
          <w:t>on</w:t>
        </w:r>
      </w:ins>
      <w:r>
        <w:t xml:space="preserve"> accuracy</w:t>
      </w:r>
      <w:del w:id="129" w:author="Comparison" w:date="2026-03-18T14:51:00Z" w16du:dateUtc="2026-03-18T05:51:00Z">
        <w:r w:rsidR="004D4528">
          <w:delText>,</w:delText>
        </w:r>
      </w:del>
      <w:ins w:id="130" w:author="Comparison" w:date="2026-03-18T14:51:00Z" w16du:dateUtc="2026-03-18T05:51:00Z">
        <w:r>
          <w:t xml:space="preserve"> (OR 1.35, 95% CI 0.91–2.00; </w:t>
        </w:r>
        <w:r>
          <w:rPr>
            <w:i/>
            <w:iCs/>
          </w:rPr>
          <w:t>P</w:t>
        </w:r>
        <w:r>
          <w:t>&gt;.99),</w:t>
        </w:r>
      </w:ins>
      <w:r>
        <w:t xml:space="preserve"> prioritization</w:t>
      </w:r>
      <w:del w:id="131" w:author="Comparison" w:date="2026-03-18T14:51:00Z" w16du:dateUtc="2026-03-18T05:51:00Z">
        <w:r w:rsidR="004D4528">
          <w:delText>,</w:delText>
        </w:r>
      </w:del>
      <w:ins w:id="132" w:author="Comparison" w:date="2026-03-18T14:51:00Z" w16du:dateUtc="2026-03-18T05:51:00Z">
        <w:r>
          <w:t xml:space="preserve"> (OR 1.70, 95% CI 1.16–2.50; </w:t>
        </w:r>
        <w:r>
          <w:rPr>
            <w:i/>
            <w:iCs/>
          </w:rPr>
          <w:t>P</w:t>
        </w:r>
        <w:r>
          <w:t>=.098),</w:t>
        </w:r>
      </w:ins>
      <w:r>
        <w:t xml:space="preserve"> or supportive tone</w:t>
      </w:r>
      <w:del w:id="133" w:author="Comparison" w:date="2026-03-18T14:51:00Z" w16du:dateUtc="2026-03-18T05:51:00Z">
        <w:r w:rsidR="004D4528">
          <w:delText>.</w:delText>
        </w:r>
      </w:del>
      <w:ins w:id="134" w:author="Comparison" w:date="2026-03-18T14:51:00Z" w16du:dateUtc="2026-03-18T05:51:00Z">
        <w:r>
          <w:t xml:space="preserve"> (OR 1.34, 95% CI 0.87–2.06; </w:t>
        </w:r>
        <w:r>
          <w:rPr>
            <w:i/>
            <w:iCs/>
          </w:rPr>
          <w:t>P</w:t>
        </w:r>
        <w:r>
          <w:t>&gt;.99).</w:t>
        </w:r>
      </w:ins>
      <w:r>
        <w:t xml:space="preserve"> AI feedback </w:t>
      </w:r>
      <w:del w:id="135" w:author="Comparison" w:date="2026-03-18T14:51:00Z" w16du:dateUtc="2026-03-18T05:51:00Z">
        <w:r w:rsidR="004D4528">
          <w:delText>demonstrated</w:delText>
        </w:r>
      </w:del>
      <w:ins w:id="136" w:author="Comparison" w:date="2026-03-18T14:51:00Z" w16du:dateUtc="2026-03-18T05:51:00Z">
        <w:r>
          <w:t>showed</w:t>
        </w:r>
      </w:ins>
      <w:r>
        <w:t xml:space="preserve"> greater </w:t>
      </w:r>
      <w:del w:id="137" w:author="Comparison" w:date="2026-03-18T14:51:00Z" w16du:dateUtc="2026-03-18T05:51:00Z">
        <w:r w:rsidR="004D4528">
          <w:delText xml:space="preserve">quality </w:delText>
        </w:r>
      </w:del>
      <w:r>
        <w:t>consistency</w:t>
      </w:r>
      <w:del w:id="138" w:author="Comparison" w:date="2026-03-18T14:51:00Z" w16du:dateUtc="2026-03-18T05:51:00Z">
        <w:r w:rsidR="004D4528">
          <w:delText>, while supervisor feedback showed higher variability</w:delText>
        </w:r>
      </w:del>
      <w:r>
        <w:t xml:space="preserve"> (variance ratio 3.9:1</w:t>
      </w:r>
      <w:del w:id="139" w:author="Comparison" w:date="2026-03-18T14:51:00Z" w16du:dateUtc="2026-03-18T05:51:00Z">
        <w:r w:rsidR="004D4528">
          <w:delText>). For supervisor feedback, length positively correlated with quality scores; no such correlation existed for AI feedback. All</w:delText>
        </w:r>
      </w:del>
      <w:ins w:id="140" w:author="Comparison" w:date="2026-03-18T14:51:00Z" w16du:dateUtc="2026-03-18T05:51:00Z">
        <w:r>
          <w:t xml:space="preserve">; Levene </w:t>
        </w:r>
        <w:r>
          <w:rPr>
            <w:i/>
            <w:iCs/>
          </w:rPr>
          <w:t>F</w:t>
        </w:r>
        <w:r>
          <w:t xml:space="preserve">(1,320)=73.20, </w:t>
        </w:r>
        <w:r>
          <w:rPr>
            <w:i/>
            <w:iCs/>
          </w:rPr>
          <w:t>P</w:t>
        </w:r>
        <w:r>
          <w:t>&lt;.001). All 20</w:t>
        </w:r>
      </w:ins>
      <w:r>
        <w:t xml:space="preserve"> evaluators correctly identified feedback sources. Qualitative analysis </w:t>
      </w:r>
      <w:del w:id="141" w:author="Comparison" w:date="2026-03-18T14:51:00Z" w16du:dateUtc="2026-03-18T05:51:00Z">
        <w:r w:rsidR="004D4528">
          <w:delText xml:space="preserve">of open-ended comments </w:delText>
        </w:r>
      </w:del>
      <w:r>
        <w:t xml:space="preserve">revealed </w:t>
      </w:r>
      <w:del w:id="142" w:author="Comparison" w:date="2026-03-18T14:51:00Z" w16du:dateUtc="2026-03-18T05:51:00Z">
        <w:r w:rsidR="004D4528">
          <w:delText>five themes: adherence to feedback criteria and structure, continuity and consistency, perspective as a clinician, quality of Japanese language, and text length.</w:delText>
        </w:r>
      </w:del>
      <w:ins w:id="143" w:author="Comparison" w:date="2026-03-18T14:51:00Z" w16du:dateUtc="2026-03-18T05:51:00Z">
        <w:r>
          <w:t>that</w:t>
        </w:r>
      </w:ins>
      <w:r>
        <w:t xml:space="preserve"> AI provided structured, text-anchored feedback </w:t>
      </w:r>
      <w:del w:id="144" w:author="Comparison" w:date="2026-03-18T14:51:00Z" w16du:dateUtc="2026-03-18T05:51:00Z">
        <w:r w:rsidR="004D4528">
          <w:delText>following</w:delText>
        </w:r>
      </w:del>
      <w:ins w:id="145" w:author="Comparison" w:date="2026-03-18T14:51:00Z" w16du:dateUtc="2026-03-18T05:51:00Z">
        <w:r>
          <w:t>addressing</w:t>
        </w:r>
      </w:ins>
      <w:r>
        <w:t xml:space="preserve"> rubric criteria, while supervisors offered experience-based feedback grounded in clinical context and professional expertise</w:t>
      </w:r>
      <w:del w:id="146" w:author="Comparison" w:date="2026-03-18T14:51:00Z" w16du:dateUtc="2026-03-18T05:51:00Z">
        <w:r w:rsidR="004D4528">
          <w:delText xml:space="preserve"> that sometimes lacked structured elements</w:delText>
        </w:r>
      </w:del>
      <w:r>
        <w:t>.</w:t>
      </w:r>
    </w:p>
    <w:p w14:paraId="16A77BC7" w14:textId="77777777" w:rsidR="00F31233" w:rsidRDefault="00540CC2">
      <w:pPr>
        <w:pStyle w:val="BodyText"/>
        <w:pPrChange w:id="147" w:author="Comparison" w:date="2026-03-18T14:51:00Z" w16du:dateUtc="2026-03-18T05:51:00Z">
          <w:pPr>
            <w:spacing w:after="240"/>
          </w:pPr>
        </w:pPrChange>
      </w:pPr>
      <w:r>
        <w:rPr>
          <w:b/>
          <w:bCs/>
        </w:rPr>
        <w:t>Conclusions:</w:t>
      </w:r>
      <w:r>
        <w:t xml:space="preserve"> </w:t>
      </w:r>
      <w:ins w:id="148" w:author="Comparison" w:date="2026-03-18T14:51:00Z" w16du:dateUtc="2026-03-18T05:51:00Z">
        <w:r>
          <w:t xml:space="preserve">This study extends the comparison of </w:t>
        </w:r>
      </w:ins>
      <w:r>
        <w:t>AI-generated and supervisor</w:t>
      </w:r>
      <w:del w:id="149" w:author="Comparison" w:date="2026-03-18T14:51:00Z" w16du:dateUtc="2026-03-18T05:51:00Z">
        <w:r w:rsidR="004D4528">
          <w:delText>-provided</w:delText>
        </w:r>
      </w:del>
      <w:r>
        <w:t xml:space="preserve"> feedback </w:t>
      </w:r>
      <w:del w:id="150" w:author="Comparison" w:date="2026-03-18T14:51:00Z" w16du:dateUtc="2026-03-18T05:51:00Z">
        <w:r w:rsidR="004D4528">
          <w:delText>show distinct but complementary strengths.</w:delText>
        </w:r>
      </w:del>
      <w:ins w:id="151" w:author="Comparison" w:date="2026-03-18T14:51:00Z" w16du:dateUtc="2026-03-18T05:51:00Z">
        <w:r>
          <w:t>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w:t>
        </w:r>
      </w:ins>
      <w:r>
        <w:t xml:space="preserve"> AI consistently </w:t>
      </w:r>
      <w:del w:id="152" w:author="Comparison" w:date="2026-03-18T14:51:00Z" w16du:dateUtc="2026-03-18T05:51:00Z">
        <w:r w:rsidR="004D4528">
          <w:delText>delivers</w:delText>
        </w:r>
      </w:del>
      <w:ins w:id="153" w:author="Comparison" w:date="2026-03-18T14:51:00Z" w16du:dateUtc="2026-03-18T05:51:00Z">
        <w:r>
          <w:t>delivered</w:t>
        </w:r>
      </w:ins>
      <w:r>
        <w:t xml:space="preserve"> structured</w:t>
      </w:r>
      <w:del w:id="154" w:author="Comparison" w:date="2026-03-18T14:51:00Z" w16du:dateUtc="2026-03-18T05:51:00Z">
        <w:r w:rsidR="004D4528">
          <w:delText>, criterion-based</w:delText>
        </w:r>
      </w:del>
      <w:r>
        <w:t xml:space="preserve"> feedback </w:t>
      </w:r>
      <w:del w:id="155" w:author="Comparison" w:date="2026-03-18T14:51:00Z" w16du:dateUtc="2026-03-18T05:51:00Z">
        <w:r w:rsidR="004D4528">
          <w:delText xml:space="preserve">aligned with written content, </w:delText>
        </w:r>
      </w:del>
      <w:r>
        <w:t xml:space="preserve">addressing gaps that </w:t>
      </w:r>
      <w:del w:id="156" w:author="Comparison" w:date="2026-03-18T14:51:00Z" w16du:dateUtc="2026-03-18T05:51:00Z">
        <w:r w:rsidR="004D4528">
          <w:delText xml:space="preserve">may </w:delText>
        </w:r>
      </w:del>
      <w:r>
        <w:t xml:space="preserve">arise when time-pressured supervisors provide brief </w:t>
      </w:r>
      <w:del w:id="157" w:author="Comparison" w:date="2026-03-18T14:51:00Z" w16du:dateUtc="2026-03-18T05:51:00Z">
        <w:r w:rsidR="004D4528">
          <w:delText>feedback. However, AI lacks the clinical perspective and contextual grounding that supervisors bring from direct observation and professional experience. These findings</w:delText>
        </w:r>
      </w:del>
      <w:ins w:id="158" w:author="Comparison" w:date="2026-03-18T14:51:00Z" w16du:dateUtc="2026-03-18T05:51:00Z">
        <w:r>
          <w:t>comments, while supervisors contributed clinically grounded insights that AI cannot replicate. These complementary strengths</w:t>
        </w:r>
      </w:ins>
      <w:r>
        <w:t xml:space="preserve"> suggest that AI feedback should </w:t>
      </w:r>
      <w:del w:id="159" w:author="Comparison" w:date="2026-03-18T14:51:00Z" w16du:dateUtc="2026-03-18T05:51:00Z">
        <w:r w:rsidR="004D4528">
          <w:delText>complement</w:delText>
        </w:r>
      </w:del>
      <w:ins w:id="160" w:author="Comparison" w:date="2026-03-18T14:51:00Z" w16du:dateUtc="2026-03-18T05:51:00Z">
        <w:r>
          <w:t>supplement</w:t>
        </w:r>
      </w:ins>
      <w:r>
        <w:t xml:space="preserve"> rather than replace </w:t>
      </w:r>
      <w:del w:id="161" w:author="Comparison" w:date="2026-03-18T14:51:00Z" w16du:dateUtc="2026-03-18T05:51:00Z">
        <w:r w:rsidR="004D4528">
          <w:delText>human</w:delText>
        </w:r>
      </w:del>
      <w:ins w:id="162" w:author="Comparison" w:date="2026-03-18T14:51:00Z" w16du:dateUtc="2026-03-18T05:51:00Z">
        <w:r>
          <w:t>supervisor</w:t>
        </w:r>
      </w:ins>
      <w:r>
        <w:t xml:space="preserve"> feedback</w:t>
      </w:r>
      <w:del w:id="163" w:author="Comparison" w:date="2026-03-18T14:51:00Z" w16du:dateUtc="2026-03-18T05:51:00Z">
        <w:r w:rsidR="004D4528">
          <w:delText xml:space="preserve"> in clinical clerkship settings, with</w:delText>
        </w:r>
      </w:del>
      <w:ins w:id="164" w:author="Comparison" w:date="2026-03-18T14:51:00Z" w16du:dateUtc="2026-03-18T05:51:00Z">
        <w:r>
          <w:t>, and that hybrid models leveraging</w:t>
        </w:r>
      </w:ins>
      <w:r>
        <w:t xml:space="preserve"> each type</w:t>
      </w:r>
      <w:del w:id="165" w:author="Comparison" w:date="2026-03-18T14:51:00Z" w16du:dateUtc="2026-03-18T05:51:00Z">
        <w:r w:rsidR="004D4528">
          <w:delText xml:space="preserve"> addressing the other’s</w:delText>
        </w:r>
      </w:del>
      <w:ins w:id="166" w:author="Comparison" w:date="2026-03-18T14:51:00Z" w16du:dateUtc="2026-03-18T05:51:00Z">
        <w:r>
          <w:t>’s</w:t>
        </w:r>
      </w:ins>
      <w:r>
        <w:t xml:space="preserve"> </w:t>
      </w:r>
      <w:del w:id="167" w:author="Comparison" w:date="2026-03-18T14:51:00Z" w16du:dateUtc="2026-03-18T05:51:00Z">
        <w:r w:rsidR="004D4528">
          <w:delText>limitations to optimize student learning</w:delText>
        </w:r>
      </w:del>
      <w:ins w:id="168" w:author="Comparison" w:date="2026-03-18T14:51:00Z" w16du:dateUtc="2026-03-18T05:51:00Z">
        <w:r>
          <w:t>advantages warrant investigation in clinical education</w:t>
        </w:r>
      </w:ins>
      <w:r>
        <w:t>.</w:t>
      </w:r>
    </w:p>
    <w:p w14:paraId="32442D80" w14:textId="77777777" w:rsidR="00F31233" w:rsidRDefault="00540CC2">
      <w:pPr>
        <w:pStyle w:val="BodyText"/>
        <w:pPrChange w:id="169" w:author="Comparison" w:date="2026-03-18T14:51:00Z" w16du:dateUtc="2026-03-18T05:51:00Z">
          <w:pPr>
            <w:spacing w:after="240"/>
          </w:pPr>
        </w:pPrChange>
      </w:pPr>
      <w:r>
        <w:t>Keywords: artificial intelligence; clinical clerkship; feedback; large language model; medical education; mixed-methods research</w:t>
      </w:r>
    </w:p>
    <w:p w14:paraId="7C9267C8" w14:textId="77777777" w:rsidR="00F31233" w:rsidRDefault="00540CC2">
      <w:pPr>
        <w:pStyle w:val="Heading2"/>
        <w:pPrChange w:id="170" w:author="Comparison" w:date="2026-03-18T14:51:00Z" w16du:dateUtc="2026-03-18T05:51:00Z">
          <w:pPr>
            <w:pStyle w:val="Heading2"/>
            <w:spacing w:after="240"/>
          </w:pPr>
        </w:pPrChange>
      </w:pPr>
      <w:bookmarkStart w:id="171" w:name="introduction"/>
      <w:bookmarkEnd w:id="67"/>
      <w:r>
        <w:t>Introduction</w:t>
      </w:r>
    </w:p>
    <w:p w14:paraId="17A44D28" w14:textId="77777777" w:rsidR="00F31233" w:rsidRDefault="00540CC2">
      <w:pPr>
        <w:pStyle w:val="Heading3"/>
        <w:pPrChange w:id="172" w:author="Comparison" w:date="2026-03-18T14:51:00Z" w16du:dateUtc="2026-03-18T05:51:00Z">
          <w:pPr>
            <w:pStyle w:val="Heading3"/>
            <w:spacing w:after="240"/>
          </w:pPr>
        </w:pPrChange>
      </w:pPr>
      <w:bookmarkStart w:id="173" w:name="background"/>
      <w:r>
        <w:t>Background</w:t>
      </w:r>
    </w:p>
    <w:p w14:paraId="1530C7C8" w14:textId="77777777" w:rsidR="00F31233" w:rsidRDefault="00540CC2">
      <w:pPr>
        <w:pStyle w:val="FirstParagraph"/>
        <w:pPrChange w:id="174" w:author="Comparison" w:date="2026-03-18T14:51:00Z" w16du:dateUtc="2026-03-18T05:51:00Z">
          <w:pPr>
            <w:spacing w:after="240"/>
          </w:pPr>
        </w:pPrChange>
      </w:pPr>
      <w:r>
        <w:t xml:space="preserve">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w:t>
      </w:r>
      <w:r>
        <w:t>multiple tasks, which puts a strain on the time they have to support learning through feedback [9]. Particularly regarding written feedback, supervising physicians are often unable to provide this in a sufficiently elaborated manner [9,10].</w:t>
      </w:r>
    </w:p>
    <w:p w14:paraId="0B6D0BBE" w14:textId="77777777" w:rsidR="00F31233" w:rsidRDefault="00540CC2">
      <w:pPr>
        <w:pStyle w:val="BodyText"/>
        <w:pPrChange w:id="175" w:author="Comparison" w:date="2026-03-18T14:51:00Z" w16du:dateUtc="2026-03-18T05:51:00Z">
          <w:pPr>
            <w:spacing w:after="240"/>
          </w:pPr>
        </w:pPrChange>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w:t>
      </w:r>
      <w:r>
        <w:t>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w:t>
      </w:r>
      <w:r>
        <w:t>at AI can generate high-quality feedback argue that AI feedback should complement rather than replace human feedback, citing student preferences and the responsibility that human instructors should maintain [20–22].</w:t>
      </w:r>
    </w:p>
    <w:p w14:paraId="71682175" w14:textId="77777777" w:rsidR="00F31233" w:rsidRDefault="00540CC2">
      <w:pPr>
        <w:pStyle w:val="Heading3"/>
        <w:pPrChange w:id="176" w:author="Comparison" w:date="2026-03-18T14:51:00Z" w16du:dateUtc="2026-03-18T05:51:00Z">
          <w:pPr>
            <w:pStyle w:val="Heading3"/>
            <w:spacing w:after="240"/>
          </w:pPr>
        </w:pPrChange>
      </w:pPr>
      <w:bookmarkStart w:id="177" w:name="rationale-and-research-question"/>
      <w:bookmarkEnd w:id="173"/>
      <w:r>
        <w:t>Rationale and research question</w:t>
      </w:r>
    </w:p>
    <w:p w14:paraId="42D87080" w14:textId="77777777" w:rsidR="00F31233" w:rsidRDefault="00540CC2">
      <w:pPr>
        <w:pStyle w:val="FirstParagraph"/>
        <w:pPrChange w:id="178" w:author="Comparison" w:date="2026-03-18T14:51:00Z" w16du:dateUtc="2026-03-18T05:51:00Z">
          <w:pPr>
            <w:spacing w:after="240"/>
          </w:pPr>
        </w:pPrChange>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w:t>
      </w:r>
      <w:r>
        <w:t>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w:t>
      </w:r>
      <w:r>
        <w:t xml:space="preserv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w:t>
      </w:r>
      <w:r>
        <w:t xml:space="preserve">rgences likely relate to contextual variation such as differences in discipline, task authenticity, </w:t>
      </w:r>
      <w:ins w:id="179" w:author="Comparison" w:date="2026-03-18T14:51:00Z" w16du:dateUtc="2026-03-18T05:51:00Z">
        <w:r>
          <w:t xml:space="preserve">and </w:t>
        </w:r>
      </w:ins>
      <w:r>
        <w:t>assessment purpose.</w:t>
      </w:r>
    </w:p>
    <w:p w14:paraId="0460C707" w14:textId="77777777" w:rsidR="00F31233" w:rsidRDefault="00540CC2">
      <w:pPr>
        <w:pStyle w:val="BodyText"/>
        <w:pPrChange w:id="180" w:author="Comparison" w:date="2026-03-18T14:51:00Z" w16du:dateUtc="2026-03-18T05:51:00Z">
          <w:pPr>
            <w:spacing w:after="240"/>
          </w:pPr>
        </w:pPrChange>
      </w:pPr>
      <w:r>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w:t>
      </w:r>
      <w:r>
        <w:t>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0FC019EF" w14:textId="77777777" w:rsidR="00F31233" w:rsidRDefault="00540CC2">
      <w:pPr>
        <w:pStyle w:val="BodyText"/>
        <w:pPrChange w:id="181" w:author="Comparison" w:date="2026-03-18T14:51:00Z" w16du:dateUtc="2026-03-18T05:51:00Z">
          <w:pPr>
            <w:spacing w:after="240"/>
          </w:pPr>
        </w:pPrChange>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w:t>
      </w:r>
      <w:r>
        <w:t>iffer when applied to medical students’ clinical clerkship logs?</w:t>
      </w:r>
    </w:p>
    <w:p w14:paraId="57AF96C0" w14:textId="77777777" w:rsidR="00F31233" w:rsidRDefault="00540CC2">
      <w:pPr>
        <w:pStyle w:val="Heading2"/>
        <w:pPrChange w:id="182" w:author="Comparison" w:date="2026-03-18T14:51:00Z" w16du:dateUtc="2026-03-18T05:51:00Z">
          <w:pPr>
            <w:pStyle w:val="Heading2"/>
            <w:spacing w:after="240"/>
          </w:pPr>
        </w:pPrChange>
      </w:pPr>
      <w:bookmarkStart w:id="183" w:name="methods"/>
      <w:bookmarkEnd w:id="171"/>
      <w:bookmarkEnd w:id="177"/>
      <w:r>
        <w:t>Methods</w:t>
      </w:r>
    </w:p>
    <w:p w14:paraId="0637350C" w14:textId="77777777" w:rsidR="00F31233" w:rsidRDefault="00540CC2">
      <w:pPr>
        <w:pStyle w:val="Heading3"/>
        <w:pPrChange w:id="184" w:author="Comparison" w:date="2026-03-18T14:51:00Z" w16du:dateUtc="2026-03-18T05:51:00Z">
          <w:pPr>
            <w:pStyle w:val="Heading3"/>
            <w:spacing w:after="240"/>
          </w:pPr>
        </w:pPrChange>
      </w:pPr>
      <w:bookmarkStart w:id="185" w:name="setting"/>
      <w:r>
        <w:t>Setting</w:t>
      </w:r>
    </w:p>
    <w:p w14:paraId="0EFAB30D" w14:textId="77777777" w:rsidR="00F31233" w:rsidRDefault="00540CC2">
      <w:pPr>
        <w:pStyle w:val="FirstParagraph"/>
        <w:pPrChange w:id="186" w:author="Comparison" w:date="2026-03-18T14:51:00Z" w16du:dateUtc="2026-03-18T05:51:00Z">
          <w:pPr>
            <w:spacing w:after="240"/>
          </w:pPr>
        </w:pPrChange>
      </w:pPr>
      <w:r>
        <w:t>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w:t>
      </w:r>
      <w:r>
        <w:t xml:space="preserve">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w:t>
      </w:r>
      <w:ins w:id="187" w:author="Comparison" w:date="2026-03-18T14:51:00Z" w16du:dateUtc="2026-03-18T05:51:00Z">
        <w:r>
          <w:t xml:space="preserve">The participants were a single cohort of students who began their clinically active clerkships during their fifth year and continued into their sixth year as part of their normal academic progression (the Japanese academic year begins in April). </w:t>
        </w:r>
      </w:ins>
      <w:r>
        <w:t>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w:t>
      </w:r>
      <w:r>
        <w:t xml:space="preserve">fying information. </w:t>
      </w:r>
      <w:ins w:id="188" w:author="Comparison" w:date="2026-03-18T14:51:00Z" w16du:dateUtc="2026-03-18T05:51:00Z">
        <w:r>
          <w:t xml:space="preserve">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w:t>
        </w:r>
      </w:ins>
      <w:r>
        <w:t>The e-portfolio automatically compiles the daily entries in the clerkship log into weekly records and sends them to the supervising physicians, who then provide written feedback to the students via the e-portfolio.</w:t>
      </w:r>
      <w:ins w:id="189" w:author="Comparison" w:date="2026-03-18T14:51:00Z" w16du:dateUtc="2026-03-18T05:51:00Z">
        <w:r>
          <w:t xml:space="preserve">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ins>
    </w:p>
    <w:p w14:paraId="42B3BB36" w14:textId="77777777" w:rsidR="00F31233" w:rsidRDefault="00540CC2">
      <w:pPr>
        <w:pStyle w:val="Heading3"/>
        <w:pPrChange w:id="190" w:author="Comparison" w:date="2026-03-18T14:51:00Z" w16du:dateUtc="2026-03-18T05:51:00Z">
          <w:pPr>
            <w:pStyle w:val="Heading3"/>
            <w:spacing w:after="240"/>
          </w:pPr>
        </w:pPrChange>
      </w:pPr>
      <w:bookmarkStart w:id="191" w:name="design"/>
      <w:bookmarkEnd w:id="185"/>
      <w:r>
        <w:t>Design</w:t>
      </w:r>
    </w:p>
    <w:p w14:paraId="0421D705" w14:textId="77777777" w:rsidR="00F31233" w:rsidRDefault="00540CC2">
      <w:pPr>
        <w:pStyle w:val="FirstParagraph"/>
        <w:pPrChange w:id="192" w:author="Comparison" w:date="2026-03-18T14:51:00Z" w16du:dateUtc="2026-03-18T05:51:00Z">
          <w:pPr>
            <w:spacing w:after="240"/>
          </w:pPr>
        </w:pPrChange>
      </w:pPr>
      <w:r>
        <w:t>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w:t>
      </w:r>
      <w:r>
        <w:t xml:space="preserve">l clerkship logs entered by medical students in the e-portfolio (supervisor feedback) and generated feedback using AI on the clinical clerkship logs (AI feedback), see below for further details of this preparation process. </w:t>
      </w:r>
      <w:del w:id="193" w:author="Comparison" w:date="2026-03-18T14:51:00Z" w16du:dateUtc="2026-03-18T05:51:00Z">
        <w:r w:rsidR="004D4528">
          <w:delText>Next, these feedback products were randomly reordered, to avoid that evaluators could deduce from order whether the feedback was generated by AI or not.</w:delText>
        </w:r>
      </w:del>
      <w:ins w:id="194" w:author="Comparison" w:date="2026-03-18T14:51:00Z" w16du:dateUtc="2026-03-18T05:51:00Z">
        <w:r>
          <w:t xml:space="preserve">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w:t>
        </w:r>
        <w:r>
          <w:t>assessed multiple records originating from the same clinical department.</w:t>
        </w:r>
      </w:ins>
      <w:r>
        <w:t xml:space="preserve"> Then, medical students and supervising physician evaluators were asked to evaluate both types of feedback. The evaluation used the rubric developed by [18] 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 </w:t>
      </w:r>
      <w:r>
        <w:fldChar w:fldCharType="begin"/>
      </w:r>
      <w:r>
        <w:instrText>HYPERLINK \l "fig-flow_to_evaluation" \h</w:instrText>
      </w:r>
      <w:r>
        <w:fldChar w:fldCharType="separate"/>
      </w:r>
      <w:r>
        <w:rPr>
          <w:rStyle w:val="Hyperlink"/>
        </w:rPr>
        <w:t>Figure 1</w:t>
      </w:r>
      <w:r>
        <w:fldChar w:fldCharType="end"/>
      </w:r>
      <w:r>
        <w:t>.</w:t>
      </w:r>
    </w:p>
    <w:tbl>
      <w:tblPr>
        <w:tblStyle w:val="Table"/>
        <w:tblW w:w="5000" w:type="pct"/>
        <w:tblLayout w:type="fixed"/>
        <w:tblLook w:val="0000" w:firstRow="0" w:lastRow="0" w:firstColumn="0" w:lastColumn="0" w:noHBand="0" w:noVBand="0"/>
        <w:tblPrChange w:id="195" w:author="Comparison" w:date="2026-03-18T14:51:00Z" w16du:dateUtc="2026-03-18T05:51:00Z">
          <w:tblPr>
            <w:tblW w:w="5000" w:type="pct"/>
            <w:tblLayout w:type="fixed"/>
            <w:tblLook w:val="0000" w:firstRow="0" w:lastRow="0" w:firstColumn="0" w:lastColumn="0" w:noHBand="0" w:noVBand="0"/>
          </w:tblPr>
        </w:tblPrChange>
      </w:tblPr>
      <w:tblGrid>
        <w:gridCol w:w="9054"/>
        <w:tblGridChange w:id="196">
          <w:tblGrid>
            <w:gridCol w:w="108"/>
            <w:gridCol w:w="8640"/>
            <w:gridCol w:w="306"/>
          </w:tblGrid>
        </w:tblGridChange>
      </w:tblGrid>
      <w:tr w:rsidR="00F31233" w14:paraId="3F118C56" w14:textId="77777777">
        <w:trPr>
          <w:trPrChange w:id="197" w:author="Comparison" w:date="2026-03-18T14:51:00Z" w16du:dateUtc="2026-03-18T05:51:00Z">
            <w:trPr>
              <w:gridBefore w:val="1"/>
              <w:gridAfter w:val="0"/>
            </w:trPr>
          </w:trPrChange>
        </w:trPr>
        <w:tc>
          <w:tcPr>
            <w:tcW w:w="7920" w:type="dxa"/>
            <w:tcPrChange w:id="198" w:author="Comparison" w:date="2026-03-18T14:51:00Z" w16du:dateUtc="2026-03-18T05:51:00Z">
              <w:tcPr>
                <w:tcW w:w="7920" w:type="dxa"/>
              </w:tcPr>
            </w:tcPrChange>
          </w:tcPr>
          <w:p w14:paraId="345E2237" w14:textId="77777777" w:rsidR="003E7C0E" w:rsidRDefault="004D4528">
            <w:pPr>
              <w:spacing w:after="240"/>
              <w:jc w:val="center"/>
              <w:rPr>
                <w:del w:id="199" w:author="Comparison" w:date="2026-03-18T14:51:00Z" w16du:dateUtc="2026-03-18T05:51:00Z"/>
              </w:rPr>
            </w:pPr>
            <w:bookmarkStart w:id="200" w:name="fig-flow_to_evaluation"/>
            <w:del w:id="201" w:author="Comparison" w:date="2026-03-18T14:51:00Z" w16du:dateUtc="2026-03-18T05:51:00Z">
              <w:r>
                <w:rPr>
                  <w:noProof/>
                </w:rPr>
                <w:drawing>
                  <wp:inline distT="0" distB="0" distL="0" distR="0" wp14:anchorId="4F02C379" wp14:editId="3811C6A9">
                    <wp:extent cx="5486400" cy="3086100"/>
                    <wp:effectExtent l="0" t="0" r="0" b="0"/>
                    <wp:docPr id="2129413645" name="Picture"/>
                    <wp:cNvGraphicFramePr/>
                    <a:graphic xmlns:a="http://schemas.openxmlformats.org/drawingml/2006/main">
                      <a:graphicData uri="http://schemas.openxmlformats.org/drawingml/2006/picture">
                        <pic:pic xmlns:pic="http://schemas.openxmlformats.org/drawingml/2006/picture">
                          <pic:nvPicPr>
                            <pic:cNvPr id="28" name="Picture" descr="./assets/Fig_flow_of_feedback_and_evaluati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486400" cy="3086100"/>
                            </a:xfrm>
                            <a:prstGeom prst="rect">
                              <a:avLst/>
                            </a:prstGeom>
                            <a:noFill/>
                            <a:ln w="9525">
                              <a:noFill/>
                              <a:headEnd/>
                              <a:tailEnd/>
                            </a:ln>
                          </pic:spPr>
                        </pic:pic>
                      </a:graphicData>
                    </a:graphic>
                  </wp:inline>
                </w:drawing>
              </w:r>
            </w:del>
          </w:p>
          <w:p w14:paraId="21428A79" w14:textId="77777777" w:rsidR="00F31233" w:rsidRDefault="004D4528">
            <w:pPr>
              <w:pStyle w:val="Compact"/>
              <w:jc w:val="center"/>
              <w:rPr>
                <w:ins w:id="202" w:author="Comparison" w:date="2026-03-18T14:51:00Z" w16du:dateUtc="2026-03-18T05:51:00Z"/>
              </w:rPr>
            </w:pPr>
            <w:del w:id="203" w:author="Comparison" w:date="2026-03-18T14:51:00Z" w16du:dateUtc="2026-03-18T05:51:00Z">
              <w:r>
                <w:delText>Figure 1: The process from preparing AI feedback and supervisor feedback to evaluating them</w:delText>
              </w:r>
            </w:del>
            <w:ins w:id="204" w:author="Comparison" w:date="2026-03-18T14:51:00Z" w16du:dateUtc="2026-03-18T05:51:00Z">
              <w:r w:rsidR="00540CC2">
                <w:rPr>
                  <w:noProof/>
                </w:rPr>
                <w:drawing>
                  <wp:inline distT="0" distB="0" distL="0" distR="0" wp14:anchorId="75311383" wp14:editId="76C68B43">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3000375"/>
                            </a:xfrm>
                            <a:prstGeom prst="rect">
                              <a:avLst/>
                            </a:prstGeom>
                            <a:noFill/>
                            <a:ln w="9525">
                              <a:noFill/>
                              <a:headEnd/>
                              <a:tailEnd/>
                            </a:ln>
                          </pic:spPr>
                        </pic:pic>
                      </a:graphicData>
                    </a:graphic>
                  </wp:inline>
                </w:drawing>
              </w:r>
            </w:ins>
          </w:p>
          <w:p w14:paraId="10C70B84" w14:textId="77777777" w:rsidR="00F31233" w:rsidRDefault="00540CC2">
            <w:pPr>
              <w:pStyle w:val="ImageCaption"/>
              <w:spacing w:before="200"/>
              <w:pPrChange w:id="205" w:author="Comparison" w:date="2026-03-18T14:51:00Z" w16du:dateUtc="2026-03-18T05:51:00Z">
                <w:pPr>
                  <w:spacing w:before="200" w:after="240"/>
                </w:pPr>
              </w:pPrChange>
            </w:pPr>
            <w:ins w:id="206" w:author="Comparison" w:date="2026-03-18T14:51:00Z" w16du:dateUtc="2026-03-18T05:51:00Z">
              <w:r>
                <w:t>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ins>
          </w:p>
        </w:tc>
        <w:bookmarkEnd w:id="200"/>
      </w:tr>
    </w:tbl>
    <w:p w14:paraId="1F41A0BA" w14:textId="77777777" w:rsidR="00F31233" w:rsidRDefault="00540CC2">
      <w:pPr>
        <w:pStyle w:val="Heading3"/>
        <w:rPr>
          <w:ins w:id="207" w:author="Comparison" w:date="2026-03-18T14:51:00Z" w16du:dateUtc="2026-03-18T05:51:00Z"/>
        </w:rPr>
      </w:pPr>
      <w:bookmarkStart w:id="208" w:name="participants"/>
      <w:bookmarkEnd w:id="191"/>
      <w:moveToRangeStart w:id="209" w:author="Comparison" w:date="2026-03-18T14:51:00Z" w:name="move224737909"/>
      <w:moveTo w:id="210" w:author="Comparison" w:date="2026-03-18T14:51:00Z" w16du:dateUtc="2026-03-18T05:51:00Z">
        <w:r>
          <w:t>Participants</w:t>
        </w:r>
      </w:moveTo>
      <w:moveToRangeEnd w:id="209"/>
    </w:p>
    <w:p w14:paraId="33BFBF1C" w14:textId="77777777" w:rsidR="00F31233" w:rsidRDefault="00540CC2">
      <w:pPr>
        <w:pStyle w:val="Heading4"/>
        <w:rPr>
          <w:ins w:id="211" w:author="Comparison" w:date="2026-03-18T14:51:00Z" w16du:dateUtc="2026-03-18T05:51:00Z"/>
        </w:rPr>
      </w:pPr>
      <w:bookmarkStart w:id="212" w:name="inclusion-and-exclusion"/>
      <w:ins w:id="213" w:author="Comparison" w:date="2026-03-18T14:51:00Z" w16du:dateUtc="2026-03-18T05:51:00Z">
        <w:r>
          <w:t>Inclusion and Exclusion</w:t>
        </w:r>
      </w:ins>
    </w:p>
    <w:p w14:paraId="5E137035" w14:textId="77777777" w:rsidR="00F31233" w:rsidRDefault="00540CC2">
      <w:pPr>
        <w:pStyle w:val="FirstParagraph"/>
        <w:rPr>
          <w:ins w:id="214" w:author="Comparison" w:date="2026-03-18T14:51:00Z" w16du:dateUtc="2026-03-18T05:51:00Z"/>
        </w:rPr>
      </w:pPr>
      <w:ins w:id="215" w:author="Comparison" w:date="2026-03-18T14:51:00Z" w16du:dateUtc="2026-03-18T05:51:00Z">
        <w:r>
          <w:t>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ins>
    </w:p>
    <w:p w14:paraId="2AC495B2" w14:textId="77777777" w:rsidR="00F31233" w:rsidRDefault="00540CC2">
      <w:pPr>
        <w:pStyle w:val="BodyText"/>
        <w:rPr>
          <w:ins w:id="216" w:author="Comparison" w:date="2026-03-18T14:51:00Z" w16du:dateUtc="2026-03-18T05:51:00Z"/>
        </w:rPr>
      </w:pPr>
      <w:ins w:id="217" w:author="Comparison" w:date="2026-03-18T14:51:00Z" w16du:dateUtc="2026-03-18T05:51:00Z">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ins>
    </w:p>
    <w:p w14:paraId="52AF8B7B" w14:textId="77777777" w:rsidR="00F31233" w:rsidRDefault="00540CC2">
      <w:pPr>
        <w:pStyle w:val="Heading4"/>
        <w:rPr>
          <w:ins w:id="218" w:author="Comparison" w:date="2026-03-18T14:51:00Z" w16du:dateUtc="2026-03-18T05:51:00Z"/>
        </w:rPr>
      </w:pPr>
      <w:bookmarkStart w:id="219" w:name="participant-characteristics"/>
      <w:bookmarkEnd w:id="212"/>
      <w:ins w:id="220" w:author="Comparison" w:date="2026-03-18T14:51:00Z" w16du:dateUtc="2026-03-18T05:51:00Z">
        <w:r>
          <w:t>Participant Characteristics</w:t>
        </w:r>
      </w:ins>
    </w:p>
    <w:p w14:paraId="3386C1E7" w14:textId="77777777" w:rsidR="00F31233" w:rsidRDefault="00540CC2">
      <w:pPr>
        <w:pStyle w:val="FirstParagraph"/>
        <w:rPr>
          <w:ins w:id="221" w:author="Comparison" w:date="2026-03-18T14:51:00Z" w16du:dateUtc="2026-03-18T05:51:00Z"/>
        </w:rPr>
      </w:pPr>
      <w:ins w:id="222" w:author="Comparison" w:date="2026-03-18T14:51:00Z" w16du:dateUtc="2026-03-18T05:51:00Z">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ins>
    </w:p>
    <w:p w14:paraId="53C99B0D" w14:textId="77777777" w:rsidR="00F31233" w:rsidRDefault="00540CC2">
      <w:pPr>
        <w:pStyle w:val="Heading4"/>
        <w:rPr>
          <w:ins w:id="223" w:author="Comparison" w:date="2026-03-18T14:51:00Z" w16du:dateUtc="2026-03-18T05:51:00Z"/>
        </w:rPr>
      </w:pPr>
      <w:bookmarkStart w:id="224" w:name="sampling-procedures"/>
      <w:bookmarkEnd w:id="219"/>
      <w:ins w:id="225" w:author="Comparison" w:date="2026-03-18T14:51:00Z" w16du:dateUtc="2026-03-18T05:51:00Z">
        <w:r>
          <w:t>Sampling Procedures</w:t>
        </w:r>
      </w:ins>
    </w:p>
    <w:p w14:paraId="784E1D48" w14:textId="77777777" w:rsidR="00F31233" w:rsidRDefault="00540CC2">
      <w:pPr>
        <w:pStyle w:val="FirstParagraph"/>
        <w:rPr>
          <w:ins w:id="226" w:author="Comparison" w:date="2026-03-18T14:51:00Z" w16du:dateUtc="2026-03-18T05:51:00Z"/>
        </w:rPr>
      </w:pPr>
      <w:ins w:id="227" w:author="Comparison" w:date="2026-03-18T14:51:00Z" w16du:dateUtc="2026-03-18T05:51:00Z">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w:t>
        </w:r>
        <w:r>
          <w:t xml:space="preserve"> from the first author (TK) through documentation and an online meeting prior to their participation.</w:t>
        </w:r>
      </w:ins>
    </w:p>
    <w:p w14:paraId="67C65202" w14:textId="77777777" w:rsidR="00F31233" w:rsidRDefault="00540CC2">
      <w:pPr>
        <w:pStyle w:val="Heading3"/>
        <w:rPr>
          <w:ins w:id="228" w:author="Comparison" w:date="2026-03-18T14:51:00Z" w16du:dateUtc="2026-03-18T05:51:00Z"/>
        </w:rPr>
      </w:pPr>
      <w:bookmarkStart w:id="229" w:name="materials"/>
      <w:bookmarkEnd w:id="208"/>
      <w:bookmarkEnd w:id="224"/>
      <w:ins w:id="230" w:author="Comparison" w:date="2026-03-18T14:51:00Z" w16du:dateUtc="2026-03-18T05:51:00Z">
        <w:r>
          <w:t>Materials</w:t>
        </w:r>
      </w:ins>
    </w:p>
    <w:p w14:paraId="3E45047F" w14:textId="77777777" w:rsidR="00F31233" w:rsidRDefault="00540CC2">
      <w:pPr>
        <w:pStyle w:val="Heading4"/>
        <w:pPrChange w:id="231" w:author="Comparison" w:date="2026-03-18T14:51:00Z" w16du:dateUtc="2026-03-18T05:51:00Z">
          <w:pPr>
            <w:pStyle w:val="Heading3"/>
            <w:spacing w:after="240"/>
          </w:pPr>
        </w:pPrChange>
      </w:pPr>
      <w:bookmarkStart w:id="232" w:name="generating-ai-feedback"/>
      <w:r>
        <w:t xml:space="preserve">Generating AI </w:t>
      </w:r>
      <w:del w:id="233" w:author="Comparison" w:date="2026-03-18T14:51:00Z" w16du:dateUtc="2026-03-18T05:51:00Z">
        <w:r w:rsidR="004D4528">
          <w:delText>feedback</w:delText>
        </w:r>
      </w:del>
      <w:ins w:id="234" w:author="Comparison" w:date="2026-03-18T14:51:00Z" w16du:dateUtc="2026-03-18T05:51:00Z">
        <w:r>
          <w:t>Feedback</w:t>
        </w:r>
      </w:ins>
    </w:p>
    <w:p w14:paraId="78CA59F2" w14:textId="77777777" w:rsidR="00F31233" w:rsidRDefault="00540CC2">
      <w:pPr>
        <w:pStyle w:val="FirstParagraph"/>
        <w:pPrChange w:id="235" w:author="Comparison" w:date="2026-03-18T14:51:00Z" w16du:dateUtc="2026-03-18T05:51:00Z">
          <w:pPr>
            <w:spacing w:after="240"/>
          </w:pPr>
        </w:pPrChange>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05E982A4" w14:textId="77777777" w:rsidR="00F31233" w:rsidRDefault="00540CC2">
      <w:pPr>
        <w:pStyle w:val="Heading4"/>
        <w:pPrChange w:id="236" w:author="Comparison" w:date="2026-03-18T14:51:00Z" w16du:dateUtc="2026-03-18T05:51:00Z">
          <w:pPr>
            <w:pStyle w:val="Heading4"/>
            <w:spacing w:after="240"/>
          </w:pPr>
        </w:pPrChange>
      </w:pPr>
      <w:bookmarkStart w:id="237" w:name="prompt-development"/>
      <w:bookmarkEnd w:id="232"/>
      <w:r>
        <w:t>Prompt Development</w:t>
      </w:r>
      <w:del w:id="238" w:author="Comparison" w:date="2026-03-18T14:51:00Z" w16du:dateUtc="2026-03-18T05:51:00Z">
        <w:r w:rsidR="004D4528">
          <w:delText xml:space="preserve"> for “AI feedback”</w:delText>
        </w:r>
      </w:del>
    </w:p>
    <w:p w14:paraId="6A458C71" w14:textId="77777777" w:rsidR="00F31233" w:rsidRDefault="00540CC2">
      <w:pPr>
        <w:pStyle w:val="FirstParagraph"/>
        <w:pPrChange w:id="239" w:author="Comparison" w:date="2026-03-18T14:51:00Z" w16du:dateUtc="2026-03-18T05:51:00Z">
          <w:pPr>
            <w:spacing w:after="240"/>
          </w:pPr>
        </w:pPrChange>
      </w:pPr>
      <w:r>
        <w:t xml:space="preserve">To generate high-quality feedback through </w:t>
      </w:r>
      <w:del w:id="240" w:author="Comparison" w:date="2026-03-18T14:51:00Z" w16du:dateUtc="2026-03-18T05:51:00Z">
        <w:r w:rsidR="004D4528">
          <w:delText>LLMs</w:delText>
        </w:r>
      </w:del>
      <w:ins w:id="241" w:author="Comparison" w:date="2026-03-18T14:51:00Z" w16du:dateUtc="2026-03-18T05:51:00Z">
        <w:r>
          <w:t>large language models</w:t>
        </w:r>
      </w:ins>
      <w:r>
        <w:t xml:space="preserve">, it is crucial to carefully craft the prompts provided to the </w:t>
      </w:r>
      <w:del w:id="242" w:author="Comparison" w:date="2026-03-18T14:51:00Z" w16du:dateUtc="2026-03-18T05:51:00Z">
        <w:r w:rsidR="004D4528">
          <w:delText>LLM</w:delText>
        </w:r>
      </w:del>
      <w:ins w:id="243" w:author="Comparison" w:date="2026-03-18T14:51:00Z" w16du:dateUtc="2026-03-18T05:51:00Z">
        <w:r>
          <w:t>model</w:t>
        </w:r>
      </w:ins>
      <w:r>
        <w:t xml:space="preserve"> [39].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w:t>
      </w:r>
      <w:r>
        <w:t xml:space="preserve">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generated feedback against previously reported quality criteria [18,40] and fine-tuned the prompts accordingly. Finally, to enhance</w:t>
      </w:r>
      <w:r>
        <w:t xml:space="preserve"> reproducibility and subsequent integration into our e-portfolio system, we employed the corresponding API of the ChatGPT model (OpenAI Chat Completion API (gpt-4o-2024-05-13)) [41]. </w:t>
      </w:r>
      <w:del w:id="244" w:author="Comparison" w:date="2026-03-18T14:51:00Z" w16du:dateUtc="2026-03-18T05:51:00Z">
        <w:r w:rsidR="004D4528">
          <w:delText>We will use</w:delText>
        </w:r>
      </w:del>
      <w:ins w:id="245" w:author="Comparison" w:date="2026-03-18T14:51:00Z" w16du:dateUtc="2026-03-18T05:51:00Z">
        <w:r>
          <w:t>Each student log was processed as an independent API call with no shared context between calls, ensuring that feedback for one log could not be influenced by any other log. No maximum token limit (max_tokens parameter) was set at</w:t>
        </w:r>
      </w:ins>
      <w:r>
        <w:t xml:space="preserve"> the </w:t>
      </w:r>
      <w:ins w:id="246" w:author="Comparison" w:date="2026-03-18T14:51:00Z" w16du:dateUtc="2026-03-18T05:51:00Z">
        <w:r>
          <w:t xml:space="preserve">API level. The </w:t>
        </w:r>
      </w:ins>
      <w:r>
        <w:t xml:space="preserve">term “AI feedback” </w:t>
      </w:r>
      <w:ins w:id="247" w:author="Comparison" w:date="2026-03-18T14:51:00Z" w16du:dateUtc="2026-03-18T05:51:00Z">
        <w:r>
          <w:t xml:space="preserve">is </w:t>
        </w:r>
      </w:ins>
      <w:r>
        <w:t xml:space="preserve">used in this study </w:t>
      </w:r>
      <w:del w:id="248" w:author="Comparison" w:date="2026-03-18T14:51:00Z" w16du:dateUtc="2026-03-18T05:51:00Z">
        <w:r w:rsidR="004D4528">
          <w:delText xml:space="preserve">below </w:delText>
        </w:r>
      </w:del>
      <w:r>
        <w:t>to indicate the feedback</w:t>
      </w:r>
      <w:del w:id="249" w:author="Comparison" w:date="2026-03-18T14:51:00Z" w16du:dateUtc="2026-03-18T05:51:00Z">
        <w:r w:rsidR="004D4528">
          <w:delText xml:space="preserve"> that was</w:delText>
        </w:r>
      </w:del>
      <w:r>
        <w:t xml:space="preserve"> generated through this API.</w:t>
      </w:r>
    </w:p>
    <w:p w14:paraId="0929B41B" w14:textId="77777777" w:rsidR="00F31233" w:rsidRDefault="00540CC2">
      <w:pPr>
        <w:pStyle w:val="BodyText"/>
        <w:pPrChange w:id="250" w:author="Comparison" w:date="2026-03-18T14:51:00Z" w16du:dateUtc="2026-03-18T05:51:00Z">
          <w:pPr>
            <w:spacing w:after="240"/>
          </w:pPr>
        </w:pPrChange>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w:t>
      </w:r>
      <w:ins w:id="251" w:author="Comparison" w:date="2026-03-18T14:51:00Z" w16du:dateUtc="2026-03-18T05:51:00Z">
        <w:r>
          <w:t xml:space="preserve">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w:t>
        </w:r>
        <w:r>
          <w:t xml:space="preserve">and substantive coverage. Supervising physicians received no instructions regarding length, structure, or format for their feedback. </w:t>
        </w:r>
      </w:ins>
      <w:r>
        <w:t xml:space="preserve">For an outline of the prompt construction and revision process, we refer to Multimedia Appendix 1. Since </w:t>
      </w:r>
      <w:del w:id="252" w:author="Comparison" w:date="2026-03-18T14:51:00Z" w16du:dateUtc="2026-03-18T05:51:00Z">
        <w:r w:rsidR="004D4528">
          <w:delText>reports</w:delText>
        </w:r>
      </w:del>
      <w:ins w:id="253" w:author="Comparison" w:date="2026-03-18T14:51:00Z" w16du:dateUtc="2026-03-18T05:51:00Z">
        <w:r>
          <w:t>the logs</w:t>
        </w:r>
      </w:ins>
      <w:r>
        <w:t xml:space="preserve"> were written in Japanese, the prompt was also developed in Japanese. A translation in English of the final prompt is included in the appendix as well as </w:t>
      </w:r>
      <w:ins w:id="254" w:author="Comparison" w:date="2026-03-18T14:51:00Z" w16du:dateUtc="2026-03-18T05:51:00Z">
        <w:r>
          <w:t xml:space="preserve">the </w:t>
        </w:r>
      </w:ins>
      <w:r>
        <w:t>original Japanese version.</w:t>
      </w:r>
    </w:p>
    <w:p w14:paraId="550379A8" w14:textId="77777777" w:rsidR="003E7C0E" w:rsidRDefault="004D4528">
      <w:pPr>
        <w:pStyle w:val="Heading3"/>
        <w:spacing w:after="240"/>
        <w:rPr>
          <w:del w:id="255" w:author="Comparison" w:date="2026-03-18T14:51:00Z" w16du:dateUtc="2026-03-18T05:51:00Z"/>
        </w:rPr>
      </w:pPr>
      <w:del w:id="256" w:author="Comparison" w:date="2026-03-18T14:51:00Z" w16du:dateUtc="2026-03-18T05:51:00Z">
        <w:r>
          <w:delText>Evaluation of AI and Supervisor Feedback</w:delText>
        </w:r>
      </w:del>
    </w:p>
    <w:p w14:paraId="015EFC2D" w14:textId="77777777" w:rsidR="003E7C0E" w:rsidRDefault="004D4528">
      <w:pPr>
        <w:pStyle w:val="Heading4"/>
        <w:spacing w:after="240"/>
        <w:rPr>
          <w:del w:id="257" w:author="Comparison" w:date="2026-03-18T14:51:00Z" w16du:dateUtc="2026-03-18T05:51:00Z"/>
        </w:rPr>
      </w:pPr>
      <w:del w:id="258" w:author="Comparison" w:date="2026-03-18T14:51:00Z" w16du:dateUtc="2026-03-18T05:51:00Z">
        <w:r>
          <w:delText>Evaluator Recruitment</w:delText>
        </w:r>
      </w:del>
    </w:p>
    <w:p w14:paraId="1FEF1640" w14:textId="77777777" w:rsidR="00F31233" w:rsidRDefault="004D4528">
      <w:pPr>
        <w:pStyle w:val="BodyText"/>
        <w:rPr>
          <w:ins w:id="259" w:author="Comparison" w:date="2026-03-18T14:51:00Z" w16du:dateUtc="2026-03-18T05:51:00Z"/>
        </w:rPr>
      </w:pPr>
      <w:del w:id="260" w:author="Comparison" w:date="2026-03-18T14:51:00Z" w16du:dateUtc="2026-03-18T05:51:00Z">
        <w:r>
          <w:delText xml:space="preserve">Feedback evaluation was conducted by 10 supervising physicians (faculty) and 10 medical students. Because all datasets were divided among the 10 faculty and 10 students, each dataset was evaluated by 1 faculty and 1 student. Eligibility criteria for faculty included their involvement in teaching medical students; for students, those who were either currently participating in clinical clerkships or receiving preparatory education for clinical clerkships were eligible for inclusion in the study. Individuals who authored the student logs used as the basis for the feedback, as well as those who authored the supervisor feedback being evaluated, were excluded from the study. </w:delText>
        </w:r>
      </w:del>
      <w:ins w:id="261" w:author="Comparison" w:date="2026-03-18T14:51:00Z" w16du:dateUtc="2026-03-18T05:51:00Z">
        <w:r w:rsidR="00540CC2">
          <w:t>An important methodological note regarding this design: the prompt explicitly embedded the following five criteria from the Steiss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w:t>
        </w:r>
        <w:r w:rsidR="00540CC2">
          <w:t>rding to their usual clinical practice. This asymmetry means that the study compares a rubric-optimized AI system with naturalistic supervisor feedback rather than constituting a neutral comparison of inherent feedback quality.</w:t>
        </w:r>
      </w:ins>
    </w:p>
    <w:p w14:paraId="33FCEB2B" w14:textId="77777777" w:rsidR="003E7C0E" w:rsidRDefault="00540CC2">
      <w:pPr>
        <w:spacing w:after="240"/>
        <w:rPr>
          <w:del w:id="262" w:author="Comparison" w:date="2026-03-18T14:51:00Z" w16du:dateUtc="2026-03-18T05:51:00Z"/>
        </w:rPr>
      </w:pPr>
      <w:moveFromRangeStart w:id="263" w:author="Comparison" w:date="2026-03-18T14:51:00Z" w:name="move224737909"/>
      <w:moveFrom w:id="264" w:author="Comparison" w:date="2026-03-18T14:51:00Z" w16du:dateUtc="2026-03-18T05:51:00Z">
        <w:r>
          <w:t>Participants</w:t>
        </w:r>
      </w:moveFrom>
      <w:moveFromRangeEnd w:id="263"/>
      <w:del w:id="265" w:author="Comparison" w:date="2026-03-18T14:51:00Z" w16du:dateUtc="2026-03-18T05:51:00Z">
        <w:r w:rsidR="004D4528">
          <w:delText xml:space="preserve"> were recruited via a mailing list for medical educators and medical students were recruited through their representatives who disseminated information about the study via social media. They received an explanation about the significance and purpose of the study from the first author (TK) through documentation and an online meeting prior to their participation.</w:delText>
        </w:r>
      </w:del>
    </w:p>
    <w:p w14:paraId="32354FB2" w14:textId="77777777" w:rsidR="00F31233" w:rsidRDefault="00540CC2">
      <w:pPr>
        <w:pStyle w:val="Heading4"/>
        <w:pPrChange w:id="266" w:author="Comparison" w:date="2026-03-18T14:51:00Z" w16du:dateUtc="2026-03-18T05:51:00Z">
          <w:pPr>
            <w:pStyle w:val="Heading4"/>
            <w:spacing w:after="240"/>
          </w:pPr>
        </w:pPrChange>
      </w:pPr>
      <w:bookmarkStart w:id="267" w:name="evaluation-instrument"/>
      <w:bookmarkEnd w:id="237"/>
      <w:r>
        <w:t>Evaluation Instrument</w:t>
      </w:r>
    </w:p>
    <w:p w14:paraId="423F2D37" w14:textId="77777777" w:rsidR="00F31233" w:rsidRDefault="00540CC2">
      <w:pPr>
        <w:pStyle w:val="FirstParagraph"/>
        <w:pPrChange w:id="268" w:author="Comparison" w:date="2026-03-18T14:51:00Z" w16du:dateUtc="2026-03-18T05:51:00Z">
          <w:pPr>
            <w:spacing w:after="240"/>
          </w:pPr>
        </w:pPrChange>
      </w:pPr>
      <w:r>
        <w:t>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In contrast, Steiss et al [18] used analytical criteria that evaluate feedback by breaking it down into various elements. This approach aligns with our objective of analyzing how different aspects of feedback d</w:t>
      </w:r>
      <w:r>
        <w:t xml:space="preserve">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w:t>
      </w:r>
      <w:del w:id="269" w:author="Comparison" w:date="2026-03-18T14:51:00Z" w16du:dateUtc="2026-03-18T05:51:00Z">
        <w:r w:rsidR="004D4528">
          <w:delText>The rubric is presented in Multimedia Appendix 2</w:delText>
        </w:r>
      </w:del>
      <w:ins w:id="270" w:author="Comparison" w:date="2026-03-18T14:51:00Z" w16du:dateUtc="2026-03-18T05:51:00Z">
        <w:r>
          <w:t>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w:t>
        </w:r>
        <w:r>
          <w:t xml:space="preserve"> Prompt Development subsection above and in the Limitations section</w:t>
        </w:r>
      </w:ins>
      <w:r>
        <w:t>.</w:t>
      </w:r>
    </w:p>
    <w:p w14:paraId="0CB670BF" w14:textId="77777777" w:rsidR="00F31233" w:rsidRDefault="00540CC2">
      <w:pPr>
        <w:pStyle w:val="BodyText"/>
        <w:pPrChange w:id="271" w:author="Comparison" w:date="2026-03-18T14:51:00Z" w16du:dateUtc="2026-03-18T05:51:00Z">
          <w:pPr>
            <w:spacing w:after="240"/>
          </w:pPr>
        </w:pPrChange>
      </w:pPr>
      <w:r>
        <w:t xml:space="preserve">The feedback in this study is in Japanese, and the evaluators are also Japanese, so it was necessary to translate the scoring rubric from English to Japanese. The translation process was conducted based on the </w:t>
      </w:r>
      <w:ins w:id="272" w:author="Comparison" w:date="2026-03-18T14:51:00Z" w16du:dateUtc="2026-03-18T05:51:00Z">
        <w:r>
          <w:t>Translation, Review, Adjudication, Pretesting, and Documentation (</w:t>
        </w:r>
      </w:ins>
      <w:r>
        <w:t>TRAPD</w:t>
      </w:r>
      <w:ins w:id="273" w:author="Comparison" w:date="2026-03-18T14:51:00Z" w16du:dateUtc="2026-03-18T05:51:00Z">
        <w:r>
          <w:t>)</w:t>
        </w:r>
      </w:ins>
      <w:r>
        <w:t xml:space="preserve"> model [42].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4E101A17" w14:textId="77777777" w:rsidR="00F31233" w:rsidRDefault="00540CC2">
      <w:pPr>
        <w:pStyle w:val="BodyText"/>
        <w:pPrChange w:id="274" w:author="Comparison" w:date="2026-03-18T14:51:00Z" w16du:dateUtc="2026-03-18T05:51:00Z">
          <w:pPr>
            <w:spacing w:after="240"/>
          </w:pPr>
        </w:pPrChange>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w:t>
      </w:r>
      <w:r>
        <w:t>DI), leading to minor adjustments while preserving the original intent. These detailed processes were documented (see Multimedia Appendix</w:t>
      </w:r>
      <w:del w:id="275" w:author="Comparison" w:date="2026-03-18T14:51:00Z" w16du:dateUtc="2026-03-18T05:51:00Z">
        <w:r w:rsidR="004D4528">
          <w:delText>.</w:delText>
        </w:r>
      </w:del>
      <w:ins w:id="276" w:author="Comparison" w:date="2026-03-18T14:51:00Z" w16du:dateUtc="2026-03-18T05:51:00Z">
        <w:r>
          <w:t xml:space="preserve"> </w:t>
        </w:r>
      </w:ins>
      <w:r>
        <w:t>3). This process ensured the translated questionnaire was culturally and contextually appropriate for use in Japan.</w:t>
      </w:r>
    </w:p>
    <w:p w14:paraId="302EE8BB" w14:textId="77777777" w:rsidR="003E7C0E" w:rsidRDefault="00540CC2">
      <w:pPr>
        <w:spacing w:after="240"/>
        <w:rPr>
          <w:del w:id="277" w:author="Comparison" w:date="2026-03-18T14:51:00Z" w16du:dateUtc="2026-03-18T05:51:00Z"/>
        </w:rPr>
      </w:pPr>
      <w:r>
        <w:t xml:space="preserve">In addition to </w:t>
      </w:r>
      <w:del w:id="278" w:author="Comparison" w:date="2026-03-18T14:51:00Z" w16du:dateUtc="2026-03-18T05:51:00Z">
        <w:r w:rsidR="004D4528">
          <w:delText>this</w:delText>
        </w:r>
      </w:del>
      <w:ins w:id="279" w:author="Comparison" w:date="2026-03-18T14:51:00Z" w16du:dateUtc="2026-03-18T05:51:00Z">
        <w:r>
          <w:t>the</w:t>
        </w:r>
      </w:ins>
      <w:r>
        <w:t xml:space="preserve"> rubric, </w:t>
      </w:r>
      <w:del w:id="280" w:author="Comparison" w:date="2026-03-18T14:51:00Z" w16du:dateUtc="2026-03-18T05:51:00Z">
        <w:r w:rsidR="004D4528">
          <w:delText>we added</w:delText>
        </w:r>
      </w:del>
      <w:ins w:id="281" w:author="Comparison" w:date="2026-03-18T14:51:00Z" w16du:dateUtc="2026-03-18T05:51:00Z">
        <w:r>
          <w:t>the instrument included</w:t>
        </w:r>
      </w:ins>
      <w:r>
        <w:t xml:space="preserve"> a closed question </w:t>
      </w:r>
      <w:del w:id="282" w:author="Comparison" w:date="2026-03-18T14:51:00Z" w16du:dateUtc="2026-03-18T05:51:00Z">
        <w:r w:rsidR="004D4528">
          <w:delText xml:space="preserve">to determine </w:delText>
        </w:r>
      </w:del>
      <w:ins w:id="283" w:author="Comparison" w:date="2026-03-18T14:51:00Z" w16du:dateUtc="2026-03-18T05:51:00Z">
        <w:r>
          <w:t xml:space="preserve">asking evaluators </w:t>
        </w:r>
      </w:ins>
      <w:r>
        <w:t xml:space="preserve">whether the </w:t>
      </w:r>
      <w:del w:id="284" w:author="Comparison" w:date="2026-03-18T14:51:00Z" w16du:dateUtc="2026-03-18T05:51:00Z">
        <w:r w:rsidR="004D4528">
          <w:delText xml:space="preserve">evaluator could identify the source of the feedback, in other words, whether they were accurate in the answer if the feedback was </w:delText>
        </w:r>
      </w:del>
      <w:ins w:id="285" w:author="Comparison" w:date="2026-03-18T14:51:00Z" w16du:dateUtc="2026-03-18T05:51:00Z">
        <w:r>
          <w:t xml:space="preserve">feedback had been </w:t>
        </w:r>
      </w:ins>
      <w:r>
        <w:t>written by a human or generated by AI</w:t>
      </w:r>
      <w:del w:id="286" w:author="Comparison" w:date="2026-03-18T14:51:00Z" w16du:dateUtc="2026-03-18T05:51:00Z">
        <w:r w:rsidR="004D4528">
          <w:delText>. This is because previous research has shown that the feedback provider can influence how the feedback is perceived [43,44], and understanding how evaluators perceive the feedback provider was considered important for the analysis.</w:delText>
        </w:r>
      </w:del>
    </w:p>
    <w:p w14:paraId="5AC5C1DD" w14:textId="77777777" w:rsidR="00F31233" w:rsidRDefault="004D4528">
      <w:pPr>
        <w:pStyle w:val="BodyText"/>
        <w:rPr>
          <w:ins w:id="287" w:author="Comparison" w:date="2026-03-18T14:51:00Z" w16du:dateUtc="2026-03-18T05:51:00Z"/>
        </w:rPr>
      </w:pPr>
      <w:del w:id="288" w:author="Comparison" w:date="2026-03-18T14:51:00Z" w16du:dateUtc="2026-03-18T05:51:00Z">
        <w:r>
          <w:delText xml:space="preserve">In the </w:delText>
        </w:r>
      </w:del>
      <w:ins w:id="289" w:author="Comparison" w:date="2026-03-18T14:51:00Z" w16du:dateUtc="2026-03-18T05:51:00Z">
        <w:r w:rsidR="00540CC2">
          <w:t xml:space="preserve">, as well as an </w:t>
        </w:r>
      </w:ins>
      <w:r w:rsidR="00540CC2">
        <w:t xml:space="preserve">open-ended </w:t>
      </w:r>
      <w:del w:id="290" w:author="Comparison" w:date="2026-03-18T14:51:00Z" w16du:dateUtc="2026-03-18T05:51:00Z">
        <w:r>
          <w:delText xml:space="preserve">question </w:delText>
        </w:r>
      </w:del>
      <w:r w:rsidR="00540CC2">
        <w:t xml:space="preserve">section </w:t>
      </w:r>
      <w:del w:id="291" w:author="Comparison" w:date="2026-03-18T14:51:00Z" w16du:dateUtc="2026-03-18T05:51:00Z">
        <w:r>
          <w:delText>of the form,</w:delText>
        </w:r>
      </w:del>
      <w:ins w:id="292" w:author="Comparison" w:date="2026-03-18T14:51:00Z" w16du:dateUtc="2026-03-18T05:51:00Z">
        <w:r w:rsidR="00540CC2">
          <w:t>in which</w:t>
        </w:r>
      </w:ins>
      <w:r w:rsidR="00540CC2">
        <w:t xml:space="preserve"> evaluators </w:t>
      </w:r>
      <w:del w:id="293" w:author="Comparison" w:date="2026-03-18T14:51:00Z" w16du:dateUtc="2026-03-18T05:51:00Z">
        <w:r>
          <w:delText>were asked to freely describe</w:delText>
        </w:r>
      </w:del>
      <w:ins w:id="294" w:author="Comparison" w:date="2026-03-18T14:51:00Z" w16du:dateUtc="2026-03-18T05:51:00Z">
        <w:r w:rsidR="00540CC2">
          <w:t>described</w:t>
        </w:r>
      </w:ins>
      <w:r w:rsidR="00540CC2">
        <w:t xml:space="preserve"> their impressions of the feedback</w:t>
      </w:r>
      <w:del w:id="295" w:author="Comparison" w:date="2026-03-18T14:51:00Z" w16du:dateUtc="2026-03-18T05:51:00Z">
        <w:r>
          <w:delText xml:space="preserve"> under evaluation, noting its</w:delText>
        </w:r>
      </w:del>
      <w:ins w:id="296" w:author="Comparison" w:date="2026-03-18T14:51:00Z" w16du:dateUtc="2026-03-18T05:51:00Z">
        <w:r w:rsidR="00540CC2">
          <w:t>’s</w:t>
        </w:r>
      </w:ins>
      <w:r w:rsidR="00540CC2">
        <w:t xml:space="preserve"> strengths and areas for improvement. </w:t>
      </w:r>
      <w:ins w:id="297" w:author="Comparison" w:date="2026-03-18T14:51:00Z" w16du:dateUtc="2026-03-18T05:51:00Z">
        <w:r w:rsidR="00540CC2">
          <w:t>The administration sequence of these components is described in the Data Collection section below.</w:t>
        </w:r>
      </w:ins>
    </w:p>
    <w:p w14:paraId="6FAB2F7F" w14:textId="77777777" w:rsidR="00F31233" w:rsidRDefault="00540CC2">
      <w:pPr>
        <w:pStyle w:val="Heading3"/>
        <w:rPr>
          <w:ins w:id="298" w:author="Comparison" w:date="2026-03-18T14:51:00Z" w16du:dateUtc="2026-03-18T05:51:00Z"/>
        </w:rPr>
      </w:pPr>
      <w:bookmarkStart w:id="299" w:name="sample-size-power-and-precision"/>
      <w:bookmarkEnd w:id="229"/>
      <w:bookmarkEnd w:id="267"/>
      <w:ins w:id="300" w:author="Comparison" w:date="2026-03-18T14:51:00Z" w16du:dateUtc="2026-03-18T05:51:00Z">
        <w:r>
          <w:t>Sample Size, Power, and Precision</w:t>
        </w:r>
      </w:ins>
    </w:p>
    <w:p w14:paraId="154A10C7" w14:textId="77777777" w:rsidR="00F31233" w:rsidRDefault="00540CC2">
      <w:pPr>
        <w:pStyle w:val="FirstParagraph"/>
        <w:rPr>
          <w:moveTo w:id="301" w:author="Comparison" w:date="2026-03-18T14:51:00Z" w16du:dateUtc="2026-03-18T05:51:00Z"/>
        </w:rPr>
        <w:pPrChange w:id="302" w:author="Comparison" w:date="2026-03-18T14:51:00Z" w16du:dateUtc="2026-03-18T05:51:00Z">
          <w:pPr>
            <w:spacing w:after="240"/>
          </w:pPr>
        </w:pPrChange>
      </w:pPr>
      <w:moveToRangeStart w:id="303" w:author="Comparison" w:date="2026-03-18T14:51:00Z" w:name="move224737910"/>
      <w:moveTo w:id="304" w:author="Comparison" w:date="2026-03-18T14:51:00Z" w16du:dateUtc="2026-03-18T05:51:00Z">
        <w:r>
          <w:t xml:space="preserve">The required sample size for the t-test was calculated using the values published in the paper by [18], that developed the rubric used for quantitative analysis. </w:t>
        </w:r>
      </w:moveTo>
      <w:moveToRangeEnd w:id="303"/>
      <w:ins w:id="305" w:author="Comparison" w:date="2026-03-18T14:51:00Z" w16du:dateUtc="2026-03-18T05:51:00Z">
        <w:r>
          <w:t xml:space="preserve">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Steiss et al [18].</w:t>
        </w:r>
      </w:ins>
      <w:moveToRangeStart w:id="306" w:author="Comparison" w:date="2026-03-18T14:51:00Z" w:name="move224737911"/>
      <w:moveTo w:id="307" w:author="Comparison" w:date="2026-03-18T14:51:00Z" w16du:dateUtc="2026-03-18T05:51:00Z">
        <w:r>
          <w:t xml:space="preserve"> With power set at 0.8 and alpha at 0.05, 155 data points per group would be needed.</w:t>
        </w:r>
      </w:moveTo>
    </w:p>
    <w:p w14:paraId="55725CA9" w14:textId="77777777" w:rsidR="00F31233" w:rsidRDefault="00540CC2">
      <w:pPr>
        <w:pStyle w:val="Heading3"/>
        <w:rPr>
          <w:ins w:id="308" w:author="Comparison" w:date="2026-03-18T14:51:00Z" w16du:dateUtc="2026-03-18T05:51:00Z"/>
        </w:rPr>
      </w:pPr>
      <w:bookmarkStart w:id="309" w:name="data-collection"/>
      <w:bookmarkEnd w:id="299"/>
      <w:moveToRangeEnd w:id="306"/>
      <w:ins w:id="310" w:author="Comparison" w:date="2026-03-18T14:51:00Z" w16du:dateUtc="2026-03-18T05:51:00Z">
        <w:r>
          <w:t>Data Collection</w:t>
        </w:r>
      </w:ins>
    </w:p>
    <w:p w14:paraId="1F59AC58" w14:textId="77777777" w:rsidR="00F31233" w:rsidRDefault="00540CC2">
      <w:pPr>
        <w:pStyle w:val="FirstParagraph"/>
        <w:pPrChange w:id="311" w:author="Comparison" w:date="2026-03-18T14:51:00Z" w16du:dateUtc="2026-03-18T05:51:00Z">
          <w:pPr>
            <w:spacing w:after="240"/>
          </w:pPr>
        </w:pPrChange>
      </w:pPr>
      <w:ins w:id="312" w:author="Comparison" w:date="2026-03-18T14:51:00Z" w16du:dateUtc="2026-03-18T05:51:00Z">
        <w:r>
          <w:t>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w:t>
        </w:r>
        <w:r>
          <w:t xml:space="preserve">nowledge or suspicion of the source could not influence quality ratings, given that previous research has shown the feedback provider can influence how the feedback is perceived [43,44]. </w:t>
        </w:r>
      </w:ins>
      <w:r>
        <w:t xml:space="preserve">Whether the feedback had been generated by AI or written by a supervising physician was not disclosed to </w:t>
      </w:r>
      <w:del w:id="313" w:author="Comparison" w:date="2026-03-18T14:51:00Z" w16du:dateUtc="2026-03-18T05:51:00Z">
        <w:r w:rsidR="004D4528">
          <w:delText>them</w:delText>
        </w:r>
      </w:del>
      <w:ins w:id="314" w:author="Comparison" w:date="2026-03-18T14:51:00Z" w16du:dateUtc="2026-03-18T05:51:00Z">
        <w:r>
          <w:t>evaluators</w:t>
        </w:r>
      </w:ins>
      <w:r>
        <w:t xml:space="preserve"> at the time of evaluation, ensuring they based their </w:t>
      </w:r>
      <w:del w:id="315" w:author="Comparison" w:date="2026-03-18T14:51:00Z" w16du:dateUtc="2026-03-18T05:51:00Z">
        <w:r w:rsidR="004D4528">
          <w:delText>comments</w:delText>
        </w:r>
      </w:del>
      <w:ins w:id="316" w:author="Comparison" w:date="2026-03-18T14:51:00Z" w16du:dateUtc="2026-03-18T05:51:00Z">
        <w:r>
          <w:t>assessments</w:t>
        </w:r>
      </w:ins>
      <w:r>
        <w:t xml:space="preserve"> solely on the feedback content.</w:t>
      </w:r>
    </w:p>
    <w:p w14:paraId="4E35637D" w14:textId="77777777" w:rsidR="00F31233" w:rsidRDefault="00540CC2">
      <w:pPr>
        <w:pStyle w:val="Heading3"/>
        <w:pPrChange w:id="317" w:author="Comparison" w:date="2026-03-18T14:51:00Z" w16du:dateUtc="2026-03-18T05:51:00Z">
          <w:pPr>
            <w:pStyle w:val="Heading3"/>
            <w:spacing w:after="240"/>
          </w:pPr>
        </w:pPrChange>
      </w:pPr>
      <w:bookmarkStart w:id="318" w:name="quantitative-analysis"/>
      <w:bookmarkEnd w:id="309"/>
      <w:r>
        <w:t xml:space="preserve">Quantitative </w:t>
      </w:r>
      <w:del w:id="319" w:author="Comparison" w:date="2026-03-18T14:51:00Z" w16du:dateUtc="2026-03-18T05:51:00Z">
        <w:r w:rsidR="004D4528">
          <w:delText>analysis</w:delText>
        </w:r>
      </w:del>
      <w:ins w:id="320" w:author="Comparison" w:date="2026-03-18T14:51:00Z" w16du:dateUtc="2026-03-18T05:51:00Z">
        <w:r>
          <w:t>Analysis</w:t>
        </w:r>
      </w:ins>
    </w:p>
    <w:p w14:paraId="7136A31A" w14:textId="77777777" w:rsidR="00F31233" w:rsidRDefault="00540CC2">
      <w:pPr>
        <w:pStyle w:val="FirstParagraph"/>
        <w:pPrChange w:id="321" w:author="Comparison" w:date="2026-03-18T14:51:00Z" w16du:dateUtc="2026-03-18T05:51:00Z">
          <w:pPr>
            <w:spacing w:after="240"/>
          </w:pPr>
        </w:pPrChange>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w:t>
      </w:r>
      <w:r>
        <w:t>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w:t>
      </w:r>
      <w:r>
        <w:t>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w:t>
      </w:r>
      <w:r>
        <w:t>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w:t>
      </w:r>
      <w:r>
        <w: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66786E56" w14:textId="77777777" w:rsidR="003E7C0E" w:rsidRDefault="004D4528">
      <w:pPr>
        <w:pStyle w:val="Heading4"/>
        <w:spacing w:after="240"/>
        <w:rPr>
          <w:del w:id="322" w:author="Comparison" w:date="2026-03-18T14:51:00Z" w16du:dateUtc="2026-03-18T05:51:00Z"/>
        </w:rPr>
      </w:pPr>
      <w:del w:id="323" w:author="Comparison" w:date="2026-03-18T14:51:00Z" w16du:dateUtc="2026-03-18T05:51:00Z">
        <w:r>
          <w:delText>Sample size calculation</w:delText>
        </w:r>
      </w:del>
    </w:p>
    <w:p w14:paraId="7511615E" w14:textId="77777777" w:rsidR="00F31233" w:rsidRDefault="00540CC2">
      <w:pPr>
        <w:pStyle w:val="FirstParagraph"/>
        <w:rPr>
          <w:moveFrom w:id="324" w:author="Comparison" w:date="2026-03-18T14:51:00Z" w16du:dateUtc="2026-03-18T05:51:00Z"/>
        </w:rPr>
        <w:pPrChange w:id="325" w:author="Comparison" w:date="2026-03-18T14:51:00Z" w16du:dateUtc="2026-03-18T05:51:00Z">
          <w:pPr>
            <w:spacing w:after="240"/>
          </w:pPr>
        </w:pPrChange>
      </w:pPr>
      <w:moveFromRangeStart w:id="326" w:author="Comparison" w:date="2026-03-18T14:51:00Z" w:name="move224737910"/>
      <w:moveFrom w:id="327" w:author="Comparison" w:date="2026-03-18T14:51:00Z" w16du:dateUtc="2026-03-18T05:51:00Z">
        <w:r>
          <w:t xml:space="preserve">The required sample size for the t-test was calculated using the values published in the paper by [18], that developed the rubric used for quantitative analysis. </w:t>
        </w:r>
      </w:moveFrom>
      <w:moveFromRangeEnd w:id="326"/>
      <w:del w:id="328" w:author="Comparison" w:date="2026-03-18T14:51:00Z" w16du:dateUtc="2026-03-18T05:51:00Z">
        <w:r w:rsidR="004D4528">
          <w:delText>The paper reported effect sizes in terms of Partial eta-squared and Cohen’s d, which were used to calculate the sample size. In this study, considering the comparison between AI and supervisor feedback, the sample size was calculated based on Cohen’s d of 0.34 as reported by Steiss et al [18].</w:delText>
        </w:r>
      </w:del>
      <w:moveFromRangeStart w:id="329" w:author="Comparison" w:date="2026-03-18T14:51:00Z" w:name="move224737911"/>
      <w:moveFrom w:id="330" w:author="Comparison" w:date="2026-03-18T14:51:00Z" w16du:dateUtc="2026-03-18T05:51:00Z">
        <w:r>
          <w:t xml:space="preserve"> With power set at 0.8 and alpha at 0.05, 155 data points per group would be needed.</w:t>
        </w:r>
      </w:moveFrom>
    </w:p>
    <w:p w14:paraId="581BFD7A" w14:textId="77777777" w:rsidR="00F31233" w:rsidRDefault="00540CC2">
      <w:pPr>
        <w:pStyle w:val="Heading3"/>
        <w:pPrChange w:id="331" w:author="Comparison" w:date="2026-03-18T14:51:00Z" w16du:dateUtc="2026-03-18T05:51:00Z">
          <w:pPr>
            <w:pStyle w:val="Heading3"/>
            <w:spacing w:after="240"/>
          </w:pPr>
        </w:pPrChange>
      </w:pPr>
      <w:bookmarkStart w:id="332" w:name="qualitative-analysis"/>
      <w:bookmarkEnd w:id="318"/>
      <w:moveFromRangeEnd w:id="329"/>
      <w:r>
        <w:t xml:space="preserve">Qualitative </w:t>
      </w:r>
      <w:del w:id="333" w:author="Comparison" w:date="2026-03-18T14:51:00Z" w16du:dateUtc="2026-03-18T05:51:00Z">
        <w:r w:rsidR="004D4528">
          <w:delText>analysis</w:delText>
        </w:r>
      </w:del>
      <w:ins w:id="334" w:author="Comparison" w:date="2026-03-18T14:51:00Z" w16du:dateUtc="2026-03-18T05:51:00Z">
        <w:r>
          <w:t>Analysis</w:t>
        </w:r>
      </w:ins>
    </w:p>
    <w:p w14:paraId="44D813DA" w14:textId="77777777" w:rsidR="00F31233" w:rsidRDefault="00540CC2">
      <w:pPr>
        <w:pStyle w:val="FirstParagraph"/>
        <w:pPrChange w:id="335" w:author="Comparison" w:date="2026-03-18T14:51:00Z" w16du:dateUtc="2026-03-18T05:51:00Z">
          <w:pPr>
            <w:spacing w:after="240"/>
          </w:pPr>
        </w:pPrChange>
      </w:pPr>
      <w:r>
        <w:t xml:space="preserve">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until reaching </w:t>
      </w:r>
      <w:r>
        <w:t>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307E6691" w14:textId="77777777" w:rsidR="00F31233" w:rsidRDefault="00540CC2">
      <w:pPr>
        <w:pStyle w:val="BodyText"/>
        <w:rPr>
          <w:ins w:id="336" w:author="Comparison" w:date="2026-03-18T14:51:00Z" w16du:dateUtc="2026-03-18T05:51:00Z"/>
        </w:rPr>
      </w:pPr>
      <w:ins w:id="337" w:author="Comparison" w:date="2026-03-18T14:51:00Z" w16du:dateUtc="2026-03-18T05:51:00Z">
        <w:r>
          <w:t>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ins>
    </w:p>
    <w:p w14:paraId="7C319061" w14:textId="77777777" w:rsidR="00F31233" w:rsidRDefault="00540CC2">
      <w:pPr>
        <w:pStyle w:val="Heading4"/>
        <w:pPrChange w:id="338" w:author="Comparison" w:date="2026-03-18T14:51:00Z" w16du:dateUtc="2026-03-18T05:51:00Z">
          <w:pPr>
            <w:pStyle w:val="Heading4"/>
            <w:spacing w:after="240"/>
          </w:pPr>
        </w:pPrChange>
      </w:pPr>
      <w:bookmarkStart w:id="339" w:name="reflexivity"/>
      <w:r>
        <w:t>Reflexivity</w:t>
      </w:r>
    </w:p>
    <w:p w14:paraId="147CD2ED" w14:textId="77777777" w:rsidR="00F31233" w:rsidRDefault="00540CC2">
      <w:pPr>
        <w:pStyle w:val="FirstParagraph"/>
        <w:pPrChange w:id="340" w:author="Comparison" w:date="2026-03-18T14:51:00Z" w16du:dateUtc="2026-03-18T05:51:00Z">
          <w:pPr>
            <w:spacing w:after="240"/>
          </w:pPr>
        </w:pPrChange>
      </w:pPr>
      <w:r>
        <w:t>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14:paraId="13B480FA" w14:textId="77777777" w:rsidR="00F31233" w:rsidRDefault="00540CC2">
      <w:pPr>
        <w:pStyle w:val="BodyText"/>
        <w:pPrChange w:id="341" w:author="Comparison" w:date="2026-03-18T14:51:00Z" w16du:dateUtc="2026-03-18T05:51:00Z">
          <w:pPr>
            <w:spacing w:after="240"/>
          </w:pPr>
        </w:pPrChange>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w:t>
      </w:r>
      <w:r>
        <w:t>ective specialties. To mitigate such biases, discussions were recorded and transparency was maintained during the analysis process, with regular meetings to share and discuss their respective interpretations.</w:t>
      </w:r>
    </w:p>
    <w:p w14:paraId="0EC4B71D" w14:textId="77777777" w:rsidR="00F31233" w:rsidRDefault="00540CC2">
      <w:pPr>
        <w:pStyle w:val="Heading3"/>
        <w:pPrChange w:id="342" w:author="Comparison" w:date="2026-03-18T14:51:00Z" w16du:dateUtc="2026-03-18T05:51:00Z">
          <w:pPr>
            <w:pStyle w:val="Heading3"/>
            <w:spacing w:after="240"/>
          </w:pPr>
        </w:pPrChange>
      </w:pPr>
      <w:bookmarkStart w:id="343" w:name="integration-of-results"/>
      <w:bookmarkEnd w:id="332"/>
      <w:bookmarkEnd w:id="339"/>
      <w:r>
        <w:t>Integration of results</w:t>
      </w:r>
    </w:p>
    <w:p w14:paraId="2BB1812B" w14:textId="77777777" w:rsidR="00F31233" w:rsidRDefault="00540CC2">
      <w:pPr>
        <w:pStyle w:val="FirstParagraph"/>
        <w:pPrChange w:id="344" w:author="Comparison" w:date="2026-03-18T14:51:00Z" w16du:dateUtc="2026-03-18T05:51:00Z">
          <w:pPr>
            <w:spacing w:after="240"/>
          </w:pPr>
        </w:pPrChange>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[48,49]. In this study, the results of the quantitative and qualitative analyses were </w:t>
      </w:r>
      <w:r>
        <w:t>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53B519D9" w14:textId="77777777" w:rsidR="00F31233" w:rsidRDefault="00540CC2">
      <w:pPr>
        <w:pStyle w:val="Heading3"/>
        <w:pPrChange w:id="345" w:author="Comparison" w:date="2026-03-18T14:51:00Z" w16du:dateUtc="2026-03-18T05:51:00Z">
          <w:pPr>
            <w:pStyle w:val="Heading3"/>
            <w:spacing w:after="240"/>
          </w:pPr>
        </w:pPrChange>
      </w:pPr>
      <w:bookmarkStart w:id="346" w:name="ethical-considerations"/>
      <w:bookmarkEnd w:id="343"/>
      <w:r>
        <w:t>Ethical considerations</w:t>
      </w:r>
    </w:p>
    <w:p w14:paraId="65AD81C1" w14:textId="77777777" w:rsidR="00F31233" w:rsidRDefault="00540CC2">
      <w:pPr>
        <w:pStyle w:val="FirstParagraph"/>
        <w:pPrChange w:id="347" w:author="Comparison" w:date="2026-03-18T14:51:00Z" w16du:dateUtc="2026-03-18T05:51:00Z">
          <w:pPr>
            <w:spacing w:after="240"/>
          </w:pPr>
        </w:pPrChange>
      </w:pPr>
      <w:r>
        <w:t>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w:t>
      </w:r>
      <w:r>
        <w:t>.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w:t>
      </w:r>
      <w:r>
        <w:t xml:space="preserve"> assessment data used in the research were anonymized for analysis. All proper nouns were replaced with alphabetic characters, and linking tables were managed in an encrypted state.</w:t>
      </w:r>
      <w:ins w:id="348" w:author="Comparison" w:date="2026-03-18T14:51:00Z" w16du:dateUtc="2026-03-18T05:51:00Z">
        <w:r>
          <w:t xml:space="preserv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ins>
    </w:p>
    <w:p w14:paraId="4C57C6D8" w14:textId="77777777" w:rsidR="00F31233" w:rsidRDefault="00540CC2">
      <w:pPr>
        <w:pStyle w:val="Heading2"/>
        <w:pPrChange w:id="349" w:author="Comparison" w:date="2026-03-18T14:51:00Z" w16du:dateUtc="2026-03-18T05:51:00Z">
          <w:pPr>
            <w:pStyle w:val="Heading2"/>
            <w:spacing w:after="240"/>
          </w:pPr>
        </w:pPrChange>
      </w:pPr>
      <w:bookmarkStart w:id="350" w:name="results"/>
      <w:bookmarkEnd w:id="183"/>
      <w:bookmarkEnd w:id="346"/>
      <w:r>
        <w:t>Results</w:t>
      </w:r>
    </w:p>
    <w:p w14:paraId="5E741E5D" w14:textId="77777777" w:rsidR="00F31233" w:rsidRDefault="00540CC2">
      <w:pPr>
        <w:pStyle w:val="FirstParagraph"/>
        <w:pPrChange w:id="351" w:author="Comparison" w:date="2026-03-18T14:51:00Z" w16du:dateUtc="2026-03-18T05:51:00Z">
          <w:pPr>
            <w:spacing w:after="240"/>
          </w:pPr>
        </w:pPrChange>
      </w:pPr>
      <w:r>
        <w:t>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w:t>
      </w:r>
      <w:r>
        <w:t xml:space="preserve">nsisting of a student’s clerkship logs for one week, supervisor feedback, and AI feedback. </w:t>
      </w:r>
      <w:ins w:id="352" w:author="Comparison" w:date="2026-03-18T14:51:00Z" w16du:dateUtc="2026-03-18T05:51:00Z">
        <w:r>
          <w:t xml:space="preserve">The weekly clerkship logs varied considerably in length (mean 675.2 characters, SD 459.8; median 551; range 51–2,342). </w:t>
        </w:r>
      </w:ins>
      <w:r>
        <w:t xml:space="preserve">The number of datasets, students, and supervisors by department is shown in </w:t>
      </w:r>
      <w:r>
        <w:fldChar w:fldCharType="begin"/>
      </w:r>
      <w:r>
        <w:instrText>HYPERLINK \l "tbl-dataset_summary" \h</w:instrText>
      </w:r>
      <w:r>
        <w:fldChar w:fldCharType="separate"/>
      </w:r>
      <w:r>
        <w:rPr>
          <w:rStyle w:val="Hyperlink"/>
        </w:rPr>
        <w:t>Table 1</w:t>
      </w:r>
      <w:r>
        <w:fldChar w:fldCharType="end"/>
      </w:r>
      <w:r>
        <w:t>.</w:t>
      </w:r>
    </w:p>
    <w:tbl>
      <w:tblPr>
        <w:tblStyle w:val="Table"/>
        <w:tblW w:w="5000" w:type="pct"/>
        <w:tblLayout w:type="fixed"/>
        <w:tblLook w:val="0000" w:firstRow="0" w:lastRow="0" w:firstColumn="0" w:lastColumn="0" w:noHBand="0" w:noVBand="0"/>
        <w:tblPrChange w:id="353" w:author="Comparison" w:date="2026-03-18T14:51:00Z" w16du:dateUtc="2026-03-18T05:51:00Z">
          <w:tblPr>
            <w:tblW w:w="5000" w:type="pct"/>
            <w:tblLayout w:type="fixed"/>
            <w:tblLook w:val="0000" w:firstRow="0" w:lastRow="0" w:firstColumn="0" w:lastColumn="0" w:noHBand="0" w:noVBand="0"/>
          </w:tblPr>
        </w:tblPrChange>
      </w:tblPr>
      <w:tblGrid>
        <w:gridCol w:w="9054"/>
        <w:tblGridChange w:id="354">
          <w:tblGrid>
            <w:gridCol w:w="108"/>
            <w:gridCol w:w="8640"/>
            <w:gridCol w:w="306"/>
          </w:tblGrid>
        </w:tblGridChange>
      </w:tblGrid>
      <w:tr w:rsidR="00F31233" w14:paraId="1EFCD4D6" w14:textId="77777777">
        <w:trPr>
          <w:trPrChange w:id="355" w:author="Comparison" w:date="2026-03-18T14:51:00Z" w16du:dateUtc="2026-03-18T05:51:00Z">
            <w:trPr>
              <w:gridBefore w:val="1"/>
              <w:gridAfter w:val="0"/>
            </w:trPr>
          </w:trPrChange>
        </w:trPr>
        <w:tc>
          <w:tcPr>
            <w:tcW w:w="7920" w:type="dxa"/>
            <w:tcPrChange w:id="356" w:author="Comparison" w:date="2026-03-18T14:51:00Z" w16du:dateUtc="2026-03-18T05:51:00Z">
              <w:tcPr>
                <w:tcW w:w="7920" w:type="dxa"/>
              </w:tcPr>
            </w:tcPrChange>
          </w:tcPr>
          <w:p w14:paraId="27BDC415" w14:textId="77777777" w:rsidR="00F31233" w:rsidRDefault="00540CC2">
            <w:pPr>
              <w:pStyle w:val="ImageCaption"/>
              <w:spacing w:before="200"/>
              <w:pPrChange w:id="357" w:author="Comparison" w:date="2026-03-18T14:51:00Z" w16du:dateUtc="2026-03-18T05:51:00Z">
                <w:pPr>
                  <w:spacing w:before="200" w:after="240"/>
                </w:pPr>
              </w:pPrChange>
            </w:pPr>
            <w:bookmarkStart w:id="358" w:name="tbl-dataset_summary"/>
            <w:r>
              <w:t>Table 1: Dataset Summary</w:t>
            </w:r>
            <w:ins w:id="359" w:author="Comparison" w:date="2026-03-18T14:51:00Z" w16du:dateUtc="2026-03-18T05:51:00Z">
              <w:r>
                <w:t>.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360" w:author="Comparison" w:date="2026-03-18T14:51:00Z" w16du:dateUtc="2026-03-18T05:51:00Z">
                <w:tblPr>
                  <w:tblW w:w="0" w:type="auto"/>
                  <w:jc w:val="center"/>
                  <w:tblLayout w:type="fixed"/>
                  <w:tblLook w:val="0420" w:firstRow="1" w:lastRow="0" w:firstColumn="0" w:lastColumn="0" w:noHBand="0" w:noVBand="1"/>
                </w:tblPr>
              </w:tblPrChange>
            </w:tblPr>
            <w:tblGrid>
              <w:gridCol w:w="2209"/>
              <w:gridCol w:w="2209"/>
              <w:gridCol w:w="2210"/>
              <w:gridCol w:w="2210"/>
              <w:tblGridChange w:id="361">
                <w:tblGrid>
                  <w:gridCol w:w="2160"/>
                  <w:gridCol w:w="49"/>
                  <w:gridCol w:w="2111"/>
                  <w:gridCol w:w="98"/>
                  <w:gridCol w:w="2062"/>
                  <w:gridCol w:w="148"/>
                  <w:gridCol w:w="2012"/>
                  <w:gridCol w:w="198"/>
                </w:tblGrid>
              </w:tblGridChange>
            </w:tblGrid>
            <w:tr w:rsidR="00F31233" w14:paraId="28BE6597"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362" w:author="Comparison" w:date="2026-03-18T14:51:00Z" w16du:dateUtc="2026-03-18T05:51:00Z">
                  <w:trPr>
                    <w:gridAfter w:val="0"/>
                    <w:tblHeader/>
                    <w:jc w:val="center"/>
                  </w:trPr>
                </w:trPrChange>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3" w:author="Comparison" w:date="2026-03-18T14:51:00Z" w16du:dateUtc="2026-03-18T05:51:00Z">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6181B7E"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5" w:author="Comparison" w:date="2026-03-18T14:51:00Z" w16du:dateUtc="2026-03-18T05:5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5E37DA6" w14:textId="77777777" w:rsidR="00F31233" w:rsidRDefault="00540CC2">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67" w:author="Comparison" w:date="2026-03-18T14:51:00Z" w16du:dateUtc="2026-03-18T05:51:00Z">
                    <w:r w:rsidR="004D4528">
                      <w:rPr>
                        <w:rFonts w:ascii="DejaVu Sans" w:eastAsia="DejaVu Sans" w:hAnsi="DejaVu Sans" w:cs="DejaVu Sans"/>
                        <w:b/>
                        <w:color w:val="000000"/>
                        <w:sz w:val="18"/>
                        <w:szCs w:val="18"/>
                      </w:rPr>
                      <w:delText>students†</w:delText>
                    </w:r>
                  </w:del>
                  <w:ins w:id="368" w:author="Comparison" w:date="2026-03-18T14:51:00Z" w16du:dateUtc="2026-03-18T05:51:00Z">
                    <w:r>
                      <w:rPr>
                        <w:rFonts w:ascii="DejaVu Sans" w:eastAsia="DejaVu Sans" w:hAnsi="DejaVu Sans" w:cs="DejaVu Sans"/>
                        <w:b/>
                        <w:color w:val="000000"/>
                        <w:sz w:val="18"/>
                        <w:szCs w:val="18"/>
                      </w:rPr>
                      <w:t>Datasets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9" w:author="Comparison" w:date="2026-03-18T14:51:00Z" w16du:dateUtc="2026-03-18T05:5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3583115" w14:textId="77777777" w:rsidR="00F31233" w:rsidRDefault="00540CC2">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1" w:author="Comparison" w:date="2026-03-18T14:51:00Z" w16du:dateUtc="2026-03-18T05:51:00Z">
                    <w:r w:rsidR="004D4528">
                      <w:rPr>
                        <w:rFonts w:ascii="DejaVu Sans" w:eastAsia="DejaVu Sans" w:hAnsi="DejaVu Sans" w:cs="DejaVu Sans"/>
                        <w:b/>
                        <w:color w:val="000000"/>
                        <w:sz w:val="18"/>
                        <w:szCs w:val="18"/>
                      </w:rPr>
                      <w:delText>supervisors‡</w:delText>
                    </w:r>
                  </w:del>
                  <w:ins w:id="372" w:author="Comparison" w:date="2026-03-18T14:51:00Z" w16du:dateUtc="2026-03-18T05:51:00Z">
                    <w:r>
                      <w:rPr>
                        <w:rFonts w:ascii="DejaVu Sans" w:eastAsia="DejaVu Sans" w:hAnsi="DejaVu Sans" w:cs="DejaVu Sans"/>
                        <w:b/>
                        <w:color w:val="000000"/>
                        <w:sz w:val="18"/>
                        <w:szCs w:val="18"/>
                      </w:rPr>
                      <w:t>Students†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3" w:author="Comparison" w:date="2026-03-18T14:51:00Z" w16du:dateUtc="2026-03-18T05:5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95FBC0F" w14:textId="77777777" w:rsidR="00F31233" w:rsidRDefault="00540CC2">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5" w:author="Comparison" w:date="2026-03-18T14:51:00Z" w16du:dateUtc="2026-03-18T05:51:00Z">
                    <w:r w:rsidR="004D4528">
                      <w:rPr>
                        <w:rFonts w:ascii="DejaVu Sans" w:eastAsia="DejaVu Sans" w:hAnsi="DejaVu Sans" w:cs="DejaVu Sans"/>
                        <w:b/>
                        <w:color w:val="000000"/>
                        <w:sz w:val="18"/>
                        <w:szCs w:val="18"/>
                      </w:rPr>
                      <w:delText>datasets</w:delText>
                    </w:r>
                  </w:del>
                  <w:ins w:id="376" w:author="Comparison" w:date="2026-03-18T14:51:00Z" w16du:dateUtc="2026-03-18T05:51:00Z">
                    <w:r>
                      <w:rPr>
                        <w:rFonts w:ascii="DejaVu Sans" w:eastAsia="DejaVu Sans" w:hAnsi="DejaVu Sans" w:cs="DejaVu Sans"/>
                        <w:b/>
                        <w:color w:val="000000"/>
                        <w:sz w:val="18"/>
                        <w:szCs w:val="18"/>
                      </w:rPr>
                      <w:t>Supervisors‡</w:t>
                    </w:r>
                  </w:ins>
                </w:p>
              </w:tc>
            </w:tr>
            <w:tr w:rsidR="00F31233" w14:paraId="2BE71E24" w14:textId="77777777" w:rsidTr="00F31233">
              <w:trPr>
                <w:jc w:val="center"/>
                <w:trPrChange w:id="377" w:author="Comparison" w:date="2026-03-18T14:51:00Z" w16du:dateUtc="2026-03-18T05:51:00Z">
                  <w:trPr>
                    <w:gridAfter w:val="0"/>
                    <w:jc w:val="center"/>
                  </w:trPr>
                </w:trPrChange>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78" w:author="Comparison" w:date="2026-03-18T14:51:00Z" w16du:dateUtc="2026-03-18T05:51:00Z">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4C190A" w14:textId="77777777" w:rsidR="00F31233" w:rsidRDefault="00540CC2">
                  <w:pPr>
                    <w:rPr>
                      <w:rFonts w:ascii="DejaVu Sans" w:eastAsia="DejaVu Sans" w:hAnsi="DejaVu Sans" w:cs="DejaVu Sans"/>
                      <w:color w:val="000000"/>
                      <w:sz w:val="18"/>
                      <w:szCs w:val="18"/>
                    </w:rPr>
                    <w:pPrChange w:id="37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0" w:author="Comparison" w:date="2026-03-18T14:51:00Z" w16du:dateUtc="2026-03-18T05:5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695D8A" w14:textId="77777777" w:rsidR="00F31233" w:rsidRDefault="004D4528">
                  <w:pPr>
                    <w:jc w:val="right"/>
                    <w:rPr>
                      <w:rFonts w:ascii="DejaVu Sans" w:eastAsia="DejaVu Sans" w:hAnsi="DejaVu Sans" w:cs="DejaVu Sans"/>
                      <w:color w:val="000000"/>
                      <w:sz w:val="18"/>
                      <w:szCs w:val="18"/>
                    </w:rPr>
                    <w:pPrChange w:id="38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2" w:author="Comparison" w:date="2026-03-18T14:51:00Z" w16du:dateUtc="2026-03-18T05:51:00Z">
                    <w:r>
                      <w:rPr>
                        <w:rFonts w:ascii="DejaVu Sans" w:eastAsia="DejaVu Sans" w:hAnsi="DejaVu Sans" w:cs="DejaVu Sans"/>
                        <w:color w:val="000000"/>
                        <w:sz w:val="18"/>
                        <w:szCs w:val="18"/>
                      </w:rPr>
                      <w:delText>11</w:delText>
                    </w:r>
                  </w:del>
                  <w:ins w:id="383" w:author="Comparison" w:date="2026-03-18T14:51:00Z" w16du:dateUtc="2026-03-18T05:51:00Z">
                    <w:r w:rsidR="00540CC2">
                      <w:rPr>
                        <w:rFonts w:ascii="DejaVu Sans" w:eastAsia="DejaVu Sans" w:hAnsi="DejaVu Sans" w:cs="DejaVu Sans"/>
                        <w:color w:val="000000"/>
                        <w:sz w:val="18"/>
                        <w:szCs w:val="18"/>
                      </w:rPr>
                      <w:t>13</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4" w:author="Comparison" w:date="2026-03-18T14:51:00Z" w16du:dateUtc="2026-03-18T05:5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23646DB" w14:textId="77777777" w:rsidR="00F31233" w:rsidRDefault="004D4528">
                  <w:pPr>
                    <w:jc w:val="right"/>
                    <w:rPr>
                      <w:rFonts w:ascii="DejaVu Sans" w:eastAsia="DejaVu Sans" w:hAnsi="DejaVu Sans" w:cs="DejaVu Sans"/>
                      <w:color w:val="000000"/>
                      <w:sz w:val="18"/>
                      <w:szCs w:val="18"/>
                    </w:rPr>
                    <w:pPrChange w:id="38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6" w:author="Comparison" w:date="2026-03-18T14:51:00Z" w16du:dateUtc="2026-03-18T05:51:00Z">
                    <w:r>
                      <w:rPr>
                        <w:rFonts w:ascii="DejaVu Sans" w:eastAsia="DejaVu Sans" w:hAnsi="DejaVu Sans" w:cs="DejaVu Sans"/>
                        <w:color w:val="000000"/>
                        <w:sz w:val="18"/>
                        <w:szCs w:val="18"/>
                      </w:rPr>
                      <w:delText>10</w:delText>
                    </w:r>
                  </w:del>
                  <w:ins w:id="387" w:author="Comparison" w:date="2026-03-18T14:51:00Z" w16du:dateUtc="2026-03-18T05:51:00Z">
                    <w:r w:rsidR="00540CC2">
                      <w:rPr>
                        <w:rFonts w:ascii="DejaVu Sans" w:eastAsia="DejaVu Sans" w:hAnsi="DejaVu Sans" w:cs="DejaVu Sans"/>
                        <w:color w:val="000000"/>
                        <w:sz w:val="18"/>
                        <w:szCs w:val="18"/>
                      </w:rPr>
                      <w:t>11</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8" w:author="Comparison" w:date="2026-03-18T14:51:00Z" w16du:dateUtc="2026-03-18T05:5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492396" w14:textId="77777777" w:rsidR="00F31233" w:rsidRDefault="004D4528">
                  <w:pPr>
                    <w:jc w:val="right"/>
                    <w:rPr>
                      <w:rFonts w:ascii="DejaVu Sans" w:eastAsia="DejaVu Sans" w:hAnsi="DejaVu Sans" w:cs="DejaVu Sans"/>
                      <w:color w:val="000000"/>
                      <w:sz w:val="18"/>
                      <w:szCs w:val="18"/>
                    </w:rPr>
                    <w:pPrChange w:id="38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90" w:author="Comparison" w:date="2026-03-18T14:51:00Z" w16du:dateUtc="2026-03-18T05:51:00Z">
                    <w:r>
                      <w:rPr>
                        <w:rFonts w:ascii="DejaVu Sans" w:eastAsia="DejaVu Sans" w:hAnsi="DejaVu Sans" w:cs="DejaVu Sans"/>
                        <w:color w:val="000000"/>
                        <w:sz w:val="18"/>
                        <w:szCs w:val="18"/>
                      </w:rPr>
                      <w:delText>13</w:delText>
                    </w:r>
                  </w:del>
                  <w:ins w:id="391" w:author="Comparison" w:date="2026-03-18T14:51:00Z" w16du:dateUtc="2026-03-18T05:51:00Z">
                    <w:r w:rsidR="00540CC2">
                      <w:rPr>
                        <w:rFonts w:ascii="DejaVu Sans" w:eastAsia="DejaVu Sans" w:hAnsi="DejaVu Sans" w:cs="DejaVu Sans"/>
                        <w:color w:val="000000"/>
                        <w:sz w:val="18"/>
                        <w:szCs w:val="18"/>
                      </w:rPr>
                      <w:t>10</w:t>
                    </w:r>
                  </w:ins>
                </w:p>
              </w:tc>
            </w:tr>
            <w:tr w:rsidR="00F31233" w14:paraId="739D7836" w14:textId="77777777" w:rsidTr="00F31233">
              <w:trPr>
                <w:jc w:val="center"/>
                <w:trPrChange w:id="392"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3"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7C0D17" w14:textId="77777777" w:rsidR="00F31233" w:rsidRDefault="00540CC2">
                  <w:pPr>
                    <w:rPr>
                      <w:rFonts w:ascii="DejaVu Sans" w:eastAsia="DejaVu Sans" w:hAnsi="DejaVu Sans" w:cs="DejaVu Sans"/>
                      <w:color w:val="000000"/>
                      <w:sz w:val="18"/>
                      <w:szCs w:val="18"/>
                    </w:rPr>
                    <w:pPrChange w:id="39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5"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0F062C" w14:textId="77777777" w:rsidR="00F31233" w:rsidRDefault="004D4528">
                  <w:pPr>
                    <w:jc w:val="right"/>
                    <w:rPr>
                      <w:rFonts w:ascii="DejaVu Sans" w:eastAsia="DejaVu Sans" w:hAnsi="DejaVu Sans" w:cs="DejaVu Sans"/>
                      <w:color w:val="000000"/>
                      <w:sz w:val="18"/>
                      <w:szCs w:val="18"/>
                    </w:rPr>
                    <w:pPrChange w:id="39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97" w:author="Comparison" w:date="2026-03-18T14:51:00Z" w16du:dateUtc="2026-03-18T05:51:00Z">
                    <w:r>
                      <w:rPr>
                        <w:rFonts w:ascii="DejaVu Sans" w:eastAsia="DejaVu Sans" w:hAnsi="DejaVu Sans" w:cs="DejaVu Sans"/>
                        <w:color w:val="000000"/>
                        <w:sz w:val="18"/>
                        <w:szCs w:val="18"/>
                      </w:rPr>
                      <w:delText>6</w:delText>
                    </w:r>
                  </w:del>
                  <w:ins w:id="398" w:author="Comparison" w:date="2026-03-18T14:51:00Z" w16du:dateUtc="2026-03-18T05:51:00Z">
                    <w:r w:rsidR="00540CC2">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9"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16C7F28" w14:textId="77777777" w:rsidR="00F31233" w:rsidRDefault="004D4528">
                  <w:pPr>
                    <w:jc w:val="right"/>
                    <w:rPr>
                      <w:rFonts w:ascii="DejaVu Sans" w:eastAsia="DejaVu Sans" w:hAnsi="DejaVu Sans" w:cs="DejaVu Sans"/>
                      <w:color w:val="000000"/>
                      <w:sz w:val="18"/>
                      <w:szCs w:val="18"/>
                    </w:rPr>
                    <w:pPrChange w:id="40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01" w:author="Comparison" w:date="2026-03-18T14:51:00Z" w16du:dateUtc="2026-03-18T05:51:00Z">
                    <w:r>
                      <w:rPr>
                        <w:rFonts w:ascii="DejaVu Sans" w:eastAsia="DejaVu Sans" w:hAnsi="DejaVu Sans" w:cs="DejaVu Sans"/>
                        <w:color w:val="000000"/>
                        <w:sz w:val="18"/>
                        <w:szCs w:val="18"/>
                      </w:rPr>
                      <w:delText>7</w:delText>
                    </w:r>
                  </w:del>
                  <w:ins w:id="402" w:author="Comparison" w:date="2026-03-18T14:51:00Z" w16du:dateUtc="2026-03-18T05:51:00Z">
                    <w:r w:rsidR="00540CC2">
                      <w:rPr>
                        <w:rFonts w:ascii="DejaVu Sans" w:eastAsia="DejaVu Sans" w:hAnsi="DejaVu Sans" w:cs="DejaVu Sans"/>
                        <w:color w:val="000000"/>
                        <w:sz w:val="18"/>
                        <w:szCs w:val="18"/>
                      </w:rPr>
                      <w:t>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3"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A56EBB5" w14:textId="77777777" w:rsidR="00F31233" w:rsidRDefault="00540CC2">
                  <w:pPr>
                    <w:jc w:val="right"/>
                    <w:rPr>
                      <w:rFonts w:ascii="DejaVu Sans" w:eastAsia="DejaVu Sans" w:hAnsi="DejaVu Sans" w:cs="DejaVu Sans"/>
                      <w:color w:val="000000"/>
                      <w:sz w:val="18"/>
                      <w:szCs w:val="18"/>
                    </w:rPr>
                    <w:pPrChange w:id="40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7</w:t>
                  </w:r>
                </w:p>
              </w:tc>
            </w:tr>
            <w:tr w:rsidR="00F31233" w14:paraId="132C75B5" w14:textId="77777777" w:rsidTr="00F31233">
              <w:trPr>
                <w:jc w:val="center"/>
                <w:trPrChange w:id="405"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6"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199A63" w14:textId="77777777" w:rsidR="00F31233" w:rsidRDefault="00540CC2">
                  <w:pPr>
                    <w:rPr>
                      <w:rFonts w:ascii="DejaVu Sans" w:eastAsia="DejaVu Sans" w:hAnsi="DejaVu Sans" w:cs="DejaVu Sans"/>
                      <w:color w:val="000000"/>
                      <w:sz w:val="18"/>
                      <w:szCs w:val="18"/>
                    </w:rPr>
                    <w:pPrChange w:id="40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8"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044C206" w14:textId="77777777" w:rsidR="00F31233" w:rsidRDefault="00540CC2">
                  <w:pPr>
                    <w:jc w:val="right"/>
                    <w:rPr>
                      <w:rFonts w:ascii="DejaVu Sans" w:eastAsia="DejaVu Sans" w:hAnsi="DejaVu Sans" w:cs="DejaVu Sans"/>
                      <w:color w:val="000000"/>
                      <w:sz w:val="18"/>
                      <w:szCs w:val="18"/>
                    </w:rPr>
                    <w:pPrChange w:id="40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0"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8D435FA" w14:textId="77777777" w:rsidR="00F31233" w:rsidRDefault="004D4528">
                  <w:pPr>
                    <w:jc w:val="right"/>
                    <w:rPr>
                      <w:rFonts w:ascii="DejaVu Sans" w:eastAsia="DejaVu Sans" w:hAnsi="DejaVu Sans" w:cs="DejaVu Sans"/>
                      <w:color w:val="000000"/>
                      <w:sz w:val="18"/>
                      <w:szCs w:val="18"/>
                    </w:rPr>
                    <w:pPrChange w:id="41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2" w:author="Comparison" w:date="2026-03-18T14:51:00Z" w16du:dateUtc="2026-03-18T05:51:00Z">
                    <w:r>
                      <w:rPr>
                        <w:rFonts w:ascii="DejaVu Sans" w:eastAsia="DejaVu Sans" w:hAnsi="DejaVu Sans" w:cs="DejaVu Sans"/>
                        <w:color w:val="000000"/>
                        <w:sz w:val="18"/>
                        <w:szCs w:val="18"/>
                      </w:rPr>
                      <w:delText>3</w:delText>
                    </w:r>
                  </w:del>
                  <w:ins w:id="413" w:author="Comparison" w:date="2026-03-18T14:51:00Z" w16du:dateUtc="2026-03-18T05:51:00Z">
                    <w:r w:rsidR="00540CC2">
                      <w:rPr>
                        <w:rFonts w:ascii="DejaVu Sans" w:eastAsia="DejaVu Sans" w:hAnsi="DejaVu Sans" w:cs="DejaVu Sans"/>
                        <w:color w:val="000000"/>
                        <w:sz w:val="18"/>
                        <w:szCs w:val="18"/>
                      </w:rPr>
                      <w:t>4</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4"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0276A79" w14:textId="77777777" w:rsidR="00F31233" w:rsidRDefault="004D4528">
                  <w:pPr>
                    <w:jc w:val="right"/>
                    <w:rPr>
                      <w:rFonts w:ascii="DejaVu Sans" w:eastAsia="DejaVu Sans" w:hAnsi="DejaVu Sans" w:cs="DejaVu Sans"/>
                      <w:color w:val="000000"/>
                      <w:sz w:val="18"/>
                      <w:szCs w:val="18"/>
                    </w:rPr>
                    <w:pPrChange w:id="41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6" w:author="Comparison" w:date="2026-03-18T14:51:00Z" w16du:dateUtc="2026-03-18T05:51:00Z">
                    <w:r>
                      <w:rPr>
                        <w:rFonts w:ascii="DejaVu Sans" w:eastAsia="DejaVu Sans" w:hAnsi="DejaVu Sans" w:cs="DejaVu Sans"/>
                        <w:color w:val="000000"/>
                        <w:sz w:val="18"/>
                        <w:szCs w:val="18"/>
                      </w:rPr>
                      <w:delText>4</w:delText>
                    </w:r>
                  </w:del>
                  <w:ins w:id="417" w:author="Comparison" w:date="2026-03-18T14:51:00Z" w16du:dateUtc="2026-03-18T05:51:00Z">
                    <w:r w:rsidR="00540CC2">
                      <w:rPr>
                        <w:rFonts w:ascii="DejaVu Sans" w:eastAsia="DejaVu Sans" w:hAnsi="DejaVu Sans" w:cs="DejaVu Sans"/>
                        <w:color w:val="000000"/>
                        <w:sz w:val="18"/>
                        <w:szCs w:val="18"/>
                      </w:rPr>
                      <w:t>3</w:t>
                    </w:r>
                  </w:ins>
                </w:p>
              </w:tc>
            </w:tr>
            <w:tr w:rsidR="00F31233" w14:paraId="0B7200F9" w14:textId="77777777" w:rsidTr="00F31233">
              <w:trPr>
                <w:jc w:val="center"/>
                <w:trPrChange w:id="418"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9"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AC5AC0" w14:textId="77777777" w:rsidR="00F31233" w:rsidRDefault="00540CC2">
                  <w:pPr>
                    <w:rPr>
                      <w:rFonts w:ascii="DejaVu Sans" w:eastAsia="DejaVu Sans" w:hAnsi="DejaVu Sans" w:cs="DejaVu Sans"/>
                      <w:color w:val="000000"/>
                      <w:sz w:val="18"/>
                      <w:szCs w:val="18"/>
                    </w:rPr>
                    <w:pPrChange w:id="42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1"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2241DC" w14:textId="77777777" w:rsidR="00F31233" w:rsidRDefault="004D4528">
                  <w:pPr>
                    <w:jc w:val="right"/>
                    <w:rPr>
                      <w:rFonts w:ascii="DejaVu Sans" w:eastAsia="DejaVu Sans" w:hAnsi="DejaVu Sans" w:cs="DejaVu Sans"/>
                      <w:color w:val="000000"/>
                      <w:sz w:val="18"/>
                      <w:szCs w:val="18"/>
                    </w:rPr>
                    <w:pPrChange w:id="42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23" w:author="Comparison" w:date="2026-03-18T14:51:00Z" w16du:dateUtc="2026-03-18T05:51:00Z">
                    <w:r>
                      <w:rPr>
                        <w:rFonts w:ascii="DejaVu Sans" w:eastAsia="DejaVu Sans" w:hAnsi="DejaVu Sans" w:cs="DejaVu Sans"/>
                        <w:color w:val="000000"/>
                        <w:sz w:val="18"/>
                        <w:szCs w:val="18"/>
                      </w:rPr>
                      <w:delText>8</w:delText>
                    </w:r>
                  </w:del>
                  <w:ins w:id="424" w:author="Comparison" w:date="2026-03-18T14:51:00Z" w16du:dateUtc="2026-03-18T05:51:00Z">
                    <w:r w:rsidR="00540CC2">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5"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3453AAF" w14:textId="77777777" w:rsidR="00F31233" w:rsidRDefault="004D4528">
                  <w:pPr>
                    <w:jc w:val="right"/>
                    <w:rPr>
                      <w:rFonts w:ascii="DejaVu Sans" w:eastAsia="DejaVu Sans" w:hAnsi="DejaVu Sans" w:cs="DejaVu Sans"/>
                      <w:color w:val="000000"/>
                      <w:sz w:val="18"/>
                      <w:szCs w:val="18"/>
                    </w:rPr>
                    <w:pPrChange w:id="42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27" w:author="Comparison" w:date="2026-03-18T14:51:00Z" w16du:dateUtc="2026-03-18T05:51:00Z">
                    <w:r>
                      <w:rPr>
                        <w:rFonts w:ascii="DejaVu Sans" w:eastAsia="DejaVu Sans" w:hAnsi="DejaVu Sans" w:cs="DejaVu Sans"/>
                        <w:color w:val="000000"/>
                        <w:sz w:val="18"/>
                        <w:szCs w:val="18"/>
                      </w:rPr>
                      <w:delText>9</w:delText>
                    </w:r>
                  </w:del>
                  <w:ins w:id="428" w:author="Comparison" w:date="2026-03-18T14:51:00Z" w16du:dateUtc="2026-03-18T05:51:00Z">
                    <w:r w:rsidR="00540CC2">
                      <w:rPr>
                        <w:rFonts w:ascii="DejaVu Sans" w:eastAsia="DejaVu Sans" w:hAnsi="DejaVu Sans" w:cs="DejaVu Sans"/>
                        <w:color w:val="000000"/>
                        <w:sz w:val="18"/>
                        <w:szCs w:val="18"/>
                      </w:rPr>
                      <w:t>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9"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E93A65" w14:textId="77777777" w:rsidR="00F31233" w:rsidRDefault="00540CC2">
                  <w:pPr>
                    <w:jc w:val="right"/>
                    <w:rPr>
                      <w:rFonts w:ascii="DejaVu Sans" w:eastAsia="DejaVu Sans" w:hAnsi="DejaVu Sans" w:cs="DejaVu Sans"/>
                      <w:color w:val="000000"/>
                      <w:sz w:val="18"/>
                      <w:szCs w:val="18"/>
                    </w:rPr>
                    <w:pPrChange w:id="43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9</w:t>
                  </w:r>
                </w:p>
              </w:tc>
            </w:tr>
            <w:tr w:rsidR="00F31233" w14:paraId="70C1FAD8" w14:textId="77777777" w:rsidTr="00F31233">
              <w:trPr>
                <w:jc w:val="center"/>
                <w:trPrChange w:id="431"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2"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F9C007D" w14:textId="77777777" w:rsidR="00F31233" w:rsidRDefault="00540CC2">
                  <w:pPr>
                    <w:rPr>
                      <w:rFonts w:ascii="DejaVu Sans" w:eastAsia="DejaVu Sans" w:hAnsi="DejaVu Sans" w:cs="DejaVu Sans"/>
                      <w:color w:val="000000"/>
                      <w:sz w:val="18"/>
                      <w:szCs w:val="18"/>
                    </w:rPr>
                    <w:pPrChange w:id="43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4"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CB7F73" w14:textId="77777777" w:rsidR="00F31233" w:rsidRDefault="00540CC2">
                  <w:pPr>
                    <w:jc w:val="right"/>
                    <w:rPr>
                      <w:rFonts w:ascii="DejaVu Sans" w:eastAsia="DejaVu Sans" w:hAnsi="DejaVu Sans" w:cs="DejaVu Sans"/>
                      <w:color w:val="000000"/>
                      <w:sz w:val="18"/>
                      <w:szCs w:val="18"/>
                    </w:rPr>
                    <w:pPrChange w:id="43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6"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FE50F8F" w14:textId="77777777" w:rsidR="00F31233" w:rsidRDefault="00540CC2">
                  <w:pPr>
                    <w:jc w:val="right"/>
                    <w:rPr>
                      <w:rFonts w:ascii="DejaVu Sans" w:eastAsia="DejaVu Sans" w:hAnsi="DejaVu Sans" w:cs="DejaVu Sans"/>
                      <w:color w:val="000000"/>
                      <w:sz w:val="18"/>
                      <w:szCs w:val="18"/>
                    </w:rPr>
                    <w:pPrChange w:id="43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8"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929DF2" w14:textId="77777777" w:rsidR="00F31233" w:rsidRDefault="00540CC2">
                  <w:pPr>
                    <w:jc w:val="right"/>
                    <w:rPr>
                      <w:rFonts w:ascii="DejaVu Sans" w:eastAsia="DejaVu Sans" w:hAnsi="DejaVu Sans" w:cs="DejaVu Sans"/>
                      <w:color w:val="000000"/>
                      <w:sz w:val="18"/>
                      <w:szCs w:val="18"/>
                    </w:rPr>
                    <w:pPrChange w:id="43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r>
            <w:tr w:rsidR="00F31233" w14:paraId="6F90A9BB" w14:textId="77777777" w:rsidTr="00F31233">
              <w:trPr>
                <w:jc w:val="center"/>
                <w:trPrChange w:id="440"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1"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C11792" w14:textId="77777777" w:rsidR="00F31233" w:rsidRDefault="00540CC2">
                  <w:pPr>
                    <w:rPr>
                      <w:rFonts w:ascii="DejaVu Sans" w:eastAsia="DejaVu Sans" w:hAnsi="DejaVu Sans" w:cs="DejaVu Sans"/>
                      <w:color w:val="000000"/>
                      <w:sz w:val="18"/>
                      <w:szCs w:val="18"/>
                    </w:rPr>
                    <w:pPrChange w:id="44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3"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6B21F04" w14:textId="77777777" w:rsidR="00F31233" w:rsidRDefault="004D4528">
                  <w:pPr>
                    <w:jc w:val="right"/>
                    <w:rPr>
                      <w:rFonts w:ascii="DejaVu Sans" w:eastAsia="DejaVu Sans" w:hAnsi="DejaVu Sans" w:cs="DejaVu Sans"/>
                      <w:color w:val="000000"/>
                      <w:sz w:val="18"/>
                      <w:szCs w:val="18"/>
                    </w:rPr>
                    <w:pPrChange w:id="44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45" w:author="Comparison" w:date="2026-03-18T14:51:00Z" w16du:dateUtc="2026-03-18T05:51:00Z">
                    <w:r>
                      <w:rPr>
                        <w:rFonts w:ascii="DejaVu Sans" w:eastAsia="DejaVu Sans" w:hAnsi="DejaVu Sans" w:cs="DejaVu Sans"/>
                        <w:color w:val="000000"/>
                        <w:sz w:val="18"/>
                        <w:szCs w:val="18"/>
                      </w:rPr>
                      <w:delText>12</w:delText>
                    </w:r>
                  </w:del>
                  <w:ins w:id="446" w:author="Comparison" w:date="2026-03-18T14:51:00Z" w16du:dateUtc="2026-03-18T05:51:00Z">
                    <w:r w:rsidR="00540CC2">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7"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A5CDAA2" w14:textId="77777777" w:rsidR="00F31233" w:rsidRDefault="004D4528">
                  <w:pPr>
                    <w:jc w:val="right"/>
                    <w:rPr>
                      <w:rFonts w:ascii="DejaVu Sans" w:eastAsia="DejaVu Sans" w:hAnsi="DejaVu Sans" w:cs="DejaVu Sans"/>
                      <w:color w:val="000000"/>
                      <w:sz w:val="18"/>
                      <w:szCs w:val="18"/>
                    </w:rPr>
                    <w:pPrChange w:id="44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49" w:author="Comparison" w:date="2026-03-18T14:51:00Z" w16du:dateUtc="2026-03-18T05:51:00Z">
                    <w:r>
                      <w:rPr>
                        <w:rFonts w:ascii="DejaVu Sans" w:eastAsia="DejaVu Sans" w:hAnsi="DejaVu Sans" w:cs="DejaVu Sans"/>
                        <w:color w:val="000000"/>
                        <w:sz w:val="18"/>
                        <w:szCs w:val="18"/>
                      </w:rPr>
                      <w:delText>10</w:delText>
                    </w:r>
                  </w:del>
                  <w:ins w:id="450" w:author="Comparison" w:date="2026-03-18T14:51:00Z" w16du:dateUtc="2026-03-18T05:51:00Z">
                    <w:r w:rsidR="00540CC2">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1"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3C4E32" w14:textId="77777777" w:rsidR="00F31233" w:rsidRDefault="004D4528">
                  <w:pPr>
                    <w:jc w:val="right"/>
                    <w:rPr>
                      <w:rFonts w:ascii="DejaVu Sans" w:eastAsia="DejaVu Sans" w:hAnsi="DejaVu Sans" w:cs="DejaVu Sans"/>
                      <w:color w:val="000000"/>
                      <w:sz w:val="18"/>
                      <w:szCs w:val="18"/>
                    </w:rPr>
                    <w:pPrChange w:id="45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53" w:author="Comparison" w:date="2026-03-18T14:51:00Z" w16du:dateUtc="2026-03-18T05:51:00Z">
                    <w:r>
                      <w:rPr>
                        <w:rFonts w:ascii="DejaVu Sans" w:eastAsia="DejaVu Sans" w:hAnsi="DejaVu Sans" w:cs="DejaVu Sans"/>
                        <w:color w:val="000000"/>
                        <w:sz w:val="18"/>
                        <w:szCs w:val="18"/>
                      </w:rPr>
                      <w:delText>16</w:delText>
                    </w:r>
                  </w:del>
                  <w:ins w:id="454" w:author="Comparison" w:date="2026-03-18T14:51:00Z" w16du:dateUtc="2026-03-18T05:51:00Z">
                    <w:r w:rsidR="00540CC2">
                      <w:rPr>
                        <w:rFonts w:ascii="DejaVu Sans" w:eastAsia="DejaVu Sans" w:hAnsi="DejaVu Sans" w:cs="DejaVu Sans"/>
                        <w:color w:val="000000"/>
                        <w:sz w:val="18"/>
                        <w:szCs w:val="18"/>
                      </w:rPr>
                      <w:t>10</w:t>
                    </w:r>
                  </w:ins>
                </w:p>
              </w:tc>
            </w:tr>
            <w:tr w:rsidR="00F31233" w14:paraId="504B3277" w14:textId="77777777" w:rsidTr="00F31233">
              <w:trPr>
                <w:jc w:val="center"/>
                <w:trPrChange w:id="455"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6"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BCC5569" w14:textId="77777777" w:rsidR="00F31233" w:rsidRDefault="00540CC2">
                  <w:pPr>
                    <w:rPr>
                      <w:rFonts w:ascii="DejaVu Sans" w:eastAsia="DejaVu Sans" w:hAnsi="DejaVu Sans" w:cs="DejaVu Sans"/>
                      <w:color w:val="000000"/>
                      <w:sz w:val="18"/>
                      <w:szCs w:val="18"/>
                    </w:rPr>
                    <w:pPrChange w:id="45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8"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8F554F8" w14:textId="77777777" w:rsidR="00F31233" w:rsidRDefault="004D4528">
                  <w:pPr>
                    <w:jc w:val="right"/>
                    <w:rPr>
                      <w:rFonts w:ascii="DejaVu Sans" w:eastAsia="DejaVu Sans" w:hAnsi="DejaVu Sans" w:cs="DejaVu Sans"/>
                      <w:color w:val="000000"/>
                      <w:sz w:val="18"/>
                      <w:szCs w:val="18"/>
                    </w:rPr>
                    <w:pPrChange w:id="45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0" w:author="Comparison" w:date="2026-03-18T14:51:00Z" w16du:dateUtc="2026-03-18T05:51:00Z">
                    <w:r>
                      <w:rPr>
                        <w:rFonts w:ascii="DejaVu Sans" w:eastAsia="DejaVu Sans" w:hAnsi="DejaVu Sans" w:cs="DejaVu Sans"/>
                        <w:color w:val="000000"/>
                        <w:sz w:val="18"/>
                        <w:szCs w:val="18"/>
                      </w:rPr>
                      <w:delText>10</w:delText>
                    </w:r>
                  </w:del>
                  <w:ins w:id="461" w:author="Comparison" w:date="2026-03-18T14:51:00Z" w16du:dateUtc="2026-03-18T05:51:00Z">
                    <w:r w:rsidR="00540CC2">
                      <w:rPr>
                        <w:rFonts w:ascii="DejaVu Sans" w:eastAsia="DejaVu Sans" w:hAnsi="DejaVu Sans" w:cs="DejaVu Sans"/>
                        <w:color w:val="000000"/>
                        <w:sz w:val="18"/>
                        <w:szCs w:val="18"/>
                      </w:rPr>
                      <w:t>11</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2"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6C96DEF" w14:textId="77777777" w:rsidR="00F31233" w:rsidRDefault="00540CC2">
                  <w:pPr>
                    <w:jc w:val="right"/>
                    <w:rPr>
                      <w:rFonts w:ascii="DejaVu Sans" w:eastAsia="DejaVu Sans" w:hAnsi="DejaVu Sans" w:cs="DejaVu Sans"/>
                      <w:color w:val="000000"/>
                      <w:sz w:val="18"/>
                      <w:szCs w:val="18"/>
                    </w:rPr>
                    <w:pPrChange w:id="46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4"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88B3A5F" w14:textId="77777777" w:rsidR="00F31233" w:rsidRDefault="004D4528">
                  <w:pPr>
                    <w:jc w:val="right"/>
                    <w:rPr>
                      <w:rFonts w:ascii="DejaVu Sans" w:eastAsia="DejaVu Sans" w:hAnsi="DejaVu Sans" w:cs="DejaVu Sans"/>
                      <w:color w:val="000000"/>
                      <w:sz w:val="18"/>
                      <w:szCs w:val="18"/>
                    </w:rPr>
                    <w:pPrChange w:id="46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6" w:author="Comparison" w:date="2026-03-18T14:51:00Z" w16du:dateUtc="2026-03-18T05:51:00Z">
                    <w:r>
                      <w:rPr>
                        <w:rFonts w:ascii="DejaVu Sans" w:eastAsia="DejaVu Sans" w:hAnsi="DejaVu Sans" w:cs="DejaVu Sans"/>
                        <w:color w:val="000000"/>
                        <w:sz w:val="18"/>
                        <w:szCs w:val="18"/>
                      </w:rPr>
                      <w:delText>11</w:delText>
                    </w:r>
                  </w:del>
                  <w:ins w:id="467" w:author="Comparison" w:date="2026-03-18T14:51:00Z" w16du:dateUtc="2026-03-18T05:51:00Z">
                    <w:r w:rsidR="00540CC2">
                      <w:rPr>
                        <w:rFonts w:ascii="DejaVu Sans" w:eastAsia="DejaVu Sans" w:hAnsi="DejaVu Sans" w:cs="DejaVu Sans"/>
                        <w:color w:val="000000"/>
                        <w:sz w:val="18"/>
                        <w:szCs w:val="18"/>
                      </w:rPr>
                      <w:t>10</w:t>
                    </w:r>
                  </w:ins>
                </w:p>
              </w:tc>
            </w:tr>
            <w:tr w:rsidR="00F31233" w14:paraId="59ABB0B1" w14:textId="77777777" w:rsidTr="00F31233">
              <w:trPr>
                <w:jc w:val="center"/>
                <w:trPrChange w:id="468"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9"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FDBE4E8" w14:textId="77777777" w:rsidR="00F31233" w:rsidRDefault="00540CC2">
                  <w:pPr>
                    <w:rPr>
                      <w:rFonts w:ascii="DejaVu Sans" w:eastAsia="DejaVu Sans" w:hAnsi="DejaVu Sans" w:cs="DejaVu Sans"/>
                      <w:color w:val="000000"/>
                      <w:sz w:val="18"/>
                      <w:szCs w:val="18"/>
                    </w:rPr>
                    <w:pPrChange w:id="4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1"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1E984C7" w14:textId="77777777" w:rsidR="00F31233" w:rsidRDefault="004D4528">
                  <w:pPr>
                    <w:jc w:val="right"/>
                    <w:rPr>
                      <w:rFonts w:ascii="DejaVu Sans" w:eastAsia="DejaVu Sans" w:hAnsi="DejaVu Sans" w:cs="DejaVu Sans"/>
                      <w:color w:val="000000"/>
                      <w:sz w:val="18"/>
                      <w:szCs w:val="18"/>
                    </w:rPr>
                    <w:pPrChange w:id="47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73" w:author="Comparison" w:date="2026-03-18T14:51:00Z" w16du:dateUtc="2026-03-18T05:51:00Z">
                    <w:r>
                      <w:rPr>
                        <w:rFonts w:ascii="DejaVu Sans" w:eastAsia="DejaVu Sans" w:hAnsi="DejaVu Sans" w:cs="DejaVu Sans"/>
                        <w:color w:val="000000"/>
                        <w:sz w:val="18"/>
                        <w:szCs w:val="18"/>
                      </w:rPr>
                      <w:delText>12</w:delText>
                    </w:r>
                  </w:del>
                  <w:ins w:id="474" w:author="Comparison" w:date="2026-03-18T14:51:00Z" w16du:dateUtc="2026-03-18T05:51:00Z">
                    <w:r w:rsidR="00540CC2">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5"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697A0BB" w14:textId="77777777" w:rsidR="00F31233" w:rsidRDefault="004D4528">
                  <w:pPr>
                    <w:jc w:val="right"/>
                    <w:rPr>
                      <w:rFonts w:ascii="DejaVu Sans" w:eastAsia="DejaVu Sans" w:hAnsi="DejaVu Sans" w:cs="DejaVu Sans"/>
                      <w:color w:val="000000"/>
                      <w:sz w:val="18"/>
                      <w:szCs w:val="18"/>
                    </w:rPr>
                    <w:pPrChange w:id="47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77" w:author="Comparison" w:date="2026-03-18T14:51:00Z" w16du:dateUtc="2026-03-18T05:51:00Z">
                    <w:r>
                      <w:rPr>
                        <w:rFonts w:ascii="DejaVu Sans" w:eastAsia="DejaVu Sans" w:hAnsi="DejaVu Sans" w:cs="DejaVu Sans"/>
                        <w:color w:val="000000"/>
                        <w:sz w:val="18"/>
                        <w:szCs w:val="18"/>
                      </w:rPr>
                      <w:delText>15</w:delText>
                    </w:r>
                  </w:del>
                  <w:ins w:id="478" w:author="Comparison" w:date="2026-03-18T14:51:00Z" w16du:dateUtc="2026-03-18T05:51:00Z">
                    <w:r w:rsidR="00540CC2">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9"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1FE08FE" w14:textId="77777777" w:rsidR="00F31233" w:rsidRDefault="004D4528">
                  <w:pPr>
                    <w:jc w:val="right"/>
                    <w:rPr>
                      <w:rFonts w:ascii="DejaVu Sans" w:eastAsia="DejaVu Sans" w:hAnsi="DejaVu Sans" w:cs="DejaVu Sans"/>
                      <w:color w:val="000000"/>
                      <w:sz w:val="18"/>
                      <w:szCs w:val="18"/>
                    </w:rPr>
                    <w:pPrChange w:id="48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1" w:author="Comparison" w:date="2026-03-18T14:51:00Z" w16du:dateUtc="2026-03-18T05:51:00Z">
                    <w:r>
                      <w:rPr>
                        <w:rFonts w:ascii="DejaVu Sans" w:eastAsia="DejaVu Sans" w:hAnsi="DejaVu Sans" w:cs="DejaVu Sans"/>
                        <w:color w:val="000000"/>
                        <w:sz w:val="18"/>
                        <w:szCs w:val="18"/>
                      </w:rPr>
                      <w:delText>16</w:delText>
                    </w:r>
                  </w:del>
                  <w:ins w:id="482" w:author="Comparison" w:date="2026-03-18T14:51:00Z" w16du:dateUtc="2026-03-18T05:51:00Z">
                    <w:r w:rsidR="00540CC2">
                      <w:rPr>
                        <w:rFonts w:ascii="DejaVu Sans" w:eastAsia="DejaVu Sans" w:hAnsi="DejaVu Sans" w:cs="DejaVu Sans"/>
                        <w:color w:val="000000"/>
                        <w:sz w:val="18"/>
                        <w:szCs w:val="18"/>
                      </w:rPr>
                      <w:t>15</w:t>
                    </w:r>
                  </w:ins>
                </w:p>
              </w:tc>
            </w:tr>
            <w:tr w:rsidR="00F31233" w14:paraId="1A483595" w14:textId="77777777" w:rsidTr="00F31233">
              <w:trPr>
                <w:jc w:val="center"/>
                <w:trPrChange w:id="483"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4"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AA66DE3" w14:textId="77777777" w:rsidR="00F31233" w:rsidRDefault="00540CC2">
                  <w:pPr>
                    <w:rPr>
                      <w:rFonts w:ascii="DejaVu Sans" w:eastAsia="DejaVu Sans" w:hAnsi="DejaVu Sans" w:cs="DejaVu Sans"/>
                      <w:color w:val="000000"/>
                      <w:sz w:val="18"/>
                      <w:szCs w:val="18"/>
                    </w:rPr>
                    <w:pPrChange w:id="48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6"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D27368" w14:textId="77777777" w:rsidR="00F31233" w:rsidRDefault="004D4528">
                  <w:pPr>
                    <w:jc w:val="right"/>
                    <w:rPr>
                      <w:rFonts w:ascii="DejaVu Sans" w:eastAsia="DejaVu Sans" w:hAnsi="DejaVu Sans" w:cs="DejaVu Sans"/>
                      <w:color w:val="000000"/>
                      <w:sz w:val="18"/>
                      <w:szCs w:val="18"/>
                    </w:rPr>
                    <w:pPrChange w:id="48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8" w:author="Comparison" w:date="2026-03-18T14:51:00Z" w16du:dateUtc="2026-03-18T05:51:00Z">
                    <w:r>
                      <w:rPr>
                        <w:rFonts w:ascii="DejaVu Sans" w:eastAsia="DejaVu Sans" w:hAnsi="DejaVu Sans" w:cs="DejaVu Sans"/>
                        <w:color w:val="000000"/>
                        <w:sz w:val="18"/>
                        <w:szCs w:val="18"/>
                      </w:rPr>
                      <w:delText>22</w:delText>
                    </w:r>
                  </w:del>
                  <w:ins w:id="489" w:author="Comparison" w:date="2026-03-18T14:51:00Z" w16du:dateUtc="2026-03-18T05:51:00Z">
                    <w:r w:rsidR="00540CC2">
                      <w:rPr>
                        <w:rFonts w:ascii="DejaVu Sans" w:eastAsia="DejaVu Sans" w:hAnsi="DejaVu Sans" w:cs="DejaVu Sans"/>
                        <w:color w:val="000000"/>
                        <w:sz w:val="18"/>
                        <w:szCs w:val="18"/>
                      </w:rPr>
                      <w:t>32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0"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DA243BC" w14:textId="77777777" w:rsidR="00F31233" w:rsidRDefault="004D4528">
                  <w:pPr>
                    <w:jc w:val="right"/>
                    <w:rPr>
                      <w:rFonts w:ascii="DejaVu Sans" w:eastAsia="DejaVu Sans" w:hAnsi="DejaVu Sans" w:cs="DejaVu Sans"/>
                      <w:color w:val="000000"/>
                      <w:sz w:val="18"/>
                      <w:szCs w:val="18"/>
                    </w:rPr>
                    <w:pPrChange w:id="49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2" w:author="Comparison" w:date="2026-03-18T14:51:00Z" w16du:dateUtc="2026-03-18T05:51:00Z">
                    <w:r>
                      <w:rPr>
                        <w:rFonts w:ascii="DejaVu Sans" w:eastAsia="DejaVu Sans" w:hAnsi="DejaVu Sans" w:cs="DejaVu Sans"/>
                        <w:color w:val="000000"/>
                        <w:sz w:val="18"/>
                        <w:szCs w:val="18"/>
                      </w:rPr>
                      <w:delText>19</w:delText>
                    </w:r>
                  </w:del>
                  <w:ins w:id="493" w:author="Comparison" w:date="2026-03-18T14:51:00Z" w16du:dateUtc="2026-03-18T05:51:00Z">
                    <w:r w:rsidR="00540CC2">
                      <w:rPr>
                        <w:rFonts w:ascii="DejaVu Sans" w:eastAsia="DejaVu Sans" w:hAnsi="DejaVu Sans" w:cs="DejaVu Sans"/>
                        <w:color w:val="000000"/>
                        <w:sz w:val="18"/>
                        <w:szCs w:val="18"/>
                      </w:rPr>
                      <w:t>22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4"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50D4CCC" w14:textId="77777777" w:rsidR="00F31233" w:rsidRDefault="004D4528">
                  <w:pPr>
                    <w:jc w:val="right"/>
                    <w:rPr>
                      <w:rFonts w:ascii="DejaVu Sans" w:eastAsia="DejaVu Sans" w:hAnsi="DejaVu Sans" w:cs="DejaVu Sans"/>
                      <w:color w:val="000000"/>
                      <w:sz w:val="18"/>
                      <w:szCs w:val="18"/>
                    </w:rPr>
                    <w:pPrChange w:id="49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6" w:author="Comparison" w:date="2026-03-18T14:51:00Z" w16du:dateUtc="2026-03-18T05:51:00Z">
                    <w:r>
                      <w:rPr>
                        <w:rFonts w:ascii="DejaVu Sans" w:eastAsia="DejaVu Sans" w:hAnsi="DejaVu Sans" w:cs="DejaVu Sans"/>
                        <w:color w:val="000000"/>
                        <w:sz w:val="18"/>
                        <w:szCs w:val="18"/>
                      </w:rPr>
                      <w:delText>32</w:delText>
                    </w:r>
                  </w:del>
                  <w:ins w:id="497" w:author="Comparison" w:date="2026-03-18T14:51:00Z" w16du:dateUtc="2026-03-18T05:51:00Z">
                    <w:r w:rsidR="00540CC2">
                      <w:rPr>
                        <w:rFonts w:ascii="DejaVu Sans" w:eastAsia="DejaVu Sans" w:hAnsi="DejaVu Sans" w:cs="DejaVu Sans"/>
                        <w:color w:val="000000"/>
                        <w:sz w:val="18"/>
                        <w:szCs w:val="18"/>
                      </w:rPr>
                      <w:t>19</w:t>
                    </w:r>
                  </w:ins>
                </w:p>
              </w:tc>
            </w:tr>
            <w:tr w:rsidR="00F31233" w14:paraId="6D50EEFD" w14:textId="77777777" w:rsidTr="00F31233">
              <w:trPr>
                <w:jc w:val="center"/>
                <w:trPrChange w:id="498"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9"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F3C5830" w14:textId="77777777" w:rsidR="00F31233" w:rsidRDefault="00540CC2">
                  <w:pPr>
                    <w:rPr>
                      <w:rFonts w:ascii="DejaVu Sans" w:eastAsia="DejaVu Sans" w:hAnsi="DejaVu Sans" w:cs="DejaVu Sans"/>
                      <w:color w:val="000000"/>
                      <w:sz w:val="18"/>
                      <w:szCs w:val="18"/>
                    </w:rPr>
                    <w:pPrChange w:id="50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1"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9101915" w14:textId="77777777" w:rsidR="00F31233" w:rsidRDefault="004D4528">
                  <w:pPr>
                    <w:jc w:val="right"/>
                    <w:rPr>
                      <w:rFonts w:ascii="DejaVu Sans" w:eastAsia="DejaVu Sans" w:hAnsi="DejaVu Sans" w:cs="DejaVu Sans"/>
                      <w:color w:val="000000"/>
                      <w:sz w:val="18"/>
                      <w:szCs w:val="18"/>
                    </w:rPr>
                    <w:pPrChange w:id="50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03" w:author="Comparison" w:date="2026-03-18T14:51:00Z" w16du:dateUtc="2026-03-18T05:51:00Z">
                    <w:r>
                      <w:rPr>
                        <w:rFonts w:ascii="DejaVu Sans" w:eastAsia="DejaVu Sans" w:hAnsi="DejaVu Sans" w:cs="DejaVu Sans"/>
                        <w:color w:val="000000"/>
                        <w:sz w:val="18"/>
                        <w:szCs w:val="18"/>
                      </w:rPr>
                      <w:delText>7</w:delText>
                    </w:r>
                  </w:del>
                  <w:ins w:id="504" w:author="Comparison" w:date="2026-03-18T14:51:00Z" w16du:dateUtc="2026-03-18T05:51:00Z">
                    <w:r w:rsidR="00540CC2">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5"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99F06D4" w14:textId="77777777" w:rsidR="00F31233" w:rsidRDefault="004D4528">
                  <w:pPr>
                    <w:jc w:val="right"/>
                    <w:rPr>
                      <w:rFonts w:ascii="DejaVu Sans" w:eastAsia="DejaVu Sans" w:hAnsi="DejaVu Sans" w:cs="DejaVu Sans"/>
                      <w:color w:val="000000"/>
                      <w:sz w:val="18"/>
                      <w:szCs w:val="18"/>
                    </w:rPr>
                    <w:pPrChange w:id="50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07" w:author="Comparison" w:date="2026-03-18T14:51:00Z" w16du:dateUtc="2026-03-18T05:51:00Z">
                    <w:r>
                      <w:rPr>
                        <w:rFonts w:ascii="DejaVu Sans" w:eastAsia="DejaVu Sans" w:hAnsi="DejaVu Sans" w:cs="DejaVu Sans"/>
                        <w:color w:val="000000"/>
                        <w:sz w:val="18"/>
                        <w:szCs w:val="18"/>
                      </w:rPr>
                      <w:delText>8</w:delText>
                    </w:r>
                  </w:del>
                  <w:ins w:id="508" w:author="Comparison" w:date="2026-03-18T14:51:00Z" w16du:dateUtc="2026-03-18T05:51:00Z">
                    <w:r w:rsidR="00540CC2">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9"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4D5E8CE" w14:textId="77777777" w:rsidR="00F31233" w:rsidRDefault="004D4528">
                  <w:pPr>
                    <w:jc w:val="right"/>
                    <w:rPr>
                      <w:rFonts w:ascii="DejaVu Sans" w:eastAsia="DejaVu Sans" w:hAnsi="DejaVu Sans" w:cs="DejaVu Sans"/>
                      <w:color w:val="000000"/>
                      <w:sz w:val="18"/>
                      <w:szCs w:val="18"/>
                    </w:rPr>
                    <w:pPrChange w:id="51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1" w:author="Comparison" w:date="2026-03-18T14:51:00Z" w16du:dateUtc="2026-03-18T05:51:00Z">
                    <w:r>
                      <w:rPr>
                        <w:rFonts w:ascii="DejaVu Sans" w:eastAsia="DejaVu Sans" w:hAnsi="DejaVu Sans" w:cs="DejaVu Sans"/>
                        <w:color w:val="000000"/>
                        <w:sz w:val="18"/>
                        <w:szCs w:val="18"/>
                      </w:rPr>
                      <w:delText>9</w:delText>
                    </w:r>
                  </w:del>
                  <w:ins w:id="512" w:author="Comparison" w:date="2026-03-18T14:51:00Z" w16du:dateUtc="2026-03-18T05:51:00Z">
                    <w:r w:rsidR="00540CC2">
                      <w:rPr>
                        <w:rFonts w:ascii="DejaVu Sans" w:eastAsia="DejaVu Sans" w:hAnsi="DejaVu Sans" w:cs="DejaVu Sans"/>
                        <w:color w:val="000000"/>
                        <w:sz w:val="18"/>
                        <w:szCs w:val="18"/>
                      </w:rPr>
                      <w:t>8</w:t>
                    </w:r>
                  </w:ins>
                </w:p>
              </w:tc>
            </w:tr>
            <w:tr w:rsidR="00F31233" w14:paraId="38C193A7" w14:textId="77777777" w:rsidTr="00F31233">
              <w:trPr>
                <w:jc w:val="center"/>
                <w:trPrChange w:id="513" w:author="Comparison" w:date="2026-03-18T14:51:00Z" w16du:dateUtc="2026-03-18T05:5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4" w:author="Comparison" w:date="2026-03-18T14:51:00Z" w16du:dateUtc="2026-03-18T05:5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ED5D0A" w14:textId="77777777" w:rsidR="00F31233" w:rsidRDefault="00540CC2">
                  <w:pPr>
                    <w:rPr>
                      <w:rFonts w:ascii="DejaVu Sans" w:eastAsia="DejaVu Sans" w:hAnsi="DejaVu Sans" w:cs="DejaVu Sans"/>
                      <w:color w:val="000000"/>
                      <w:sz w:val="18"/>
                      <w:szCs w:val="18"/>
                    </w:rPr>
                    <w:pPrChange w:id="51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6"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1172FA9" w14:textId="77777777" w:rsidR="00F31233" w:rsidRDefault="004D4528">
                  <w:pPr>
                    <w:jc w:val="right"/>
                    <w:rPr>
                      <w:rFonts w:ascii="DejaVu Sans" w:eastAsia="DejaVu Sans" w:hAnsi="DejaVu Sans" w:cs="DejaVu Sans"/>
                      <w:color w:val="000000"/>
                      <w:sz w:val="18"/>
                      <w:szCs w:val="18"/>
                    </w:rPr>
                    <w:pPrChange w:id="51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8" w:author="Comparison" w:date="2026-03-18T14:51:00Z" w16du:dateUtc="2026-03-18T05:51:00Z">
                    <w:r>
                      <w:rPr>
                        <w:rFonts w:ascii="DejaVu Sans" w:eastAsia="DejaVu Sans" w:hAnsi="DejaVu Sans" w:cs="DejaVu Sans"/>
                        <w:color w:val="000000"/>
                        <w:sz w:val="18"/>
                        <w:szCs w:val="18"/>
                      </w:rPr>
                      <w:delText>18</w:delText>
                    </w:r>
                  </w:del>
                  <w:ins w:id="519" w:author="Comparison" w:date="2026-03-18T14:51:00Z" w16du:dateUtc="2026-03-18T05:51:00Z">
                    <w:r w:rsidR="00540CC2">
                      <w:rPr>
                        <w:rFonts w:ascii="DejaVu Sans" w:eastAsia="DejaVu Sans" w:hAnsi="DejaVu Sans" w:cs="DejaVu Sans"/>
                        <w:color w:val="000000"/>
                        <w:sz w:val="18"/>
                        <w:szCs w:val="18"/>
                      </w:rPr>
                      <w:t>23</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0"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18C36DE" w14:textId="77777777" w:rsidR="00F31233" w:rsidRDefault="004D4528">
                  <w:pPr>
                    <w:jc w:val="right"/>
                    <w:rPr>
                      <w:rFonts w:ascii="DejaVu Sans" w:eastAsia="DejaVu Sans" w:hAnsi="DejaVu Sans" w:cs="DejaVu Sans"/>
                      <w:color w:val="000000"/>
                      <w:sz w:val="18"/>
                      <w:szCs w:val="18"/>
                    </w:rPr>
                    <w:pPrChange w:id="52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2" w:author="Comparison" w:date="2026-03-18T14:51:00Z" w16du:dateUtc="2026-03-18T05:51:00Z">
                    <w:r>
                      <w:rPr>
                        <w:rFonts w:ascii="DejaVu Sans" w:eastAsia="DejaVu Sans" w:hAnsi="DejaVu Sans" w:cs="DejaVu Sans"/>
                        <w:color w:val="000000"/>
                        <w:sz w:val="18"/>
                        <w:szCs w:val="18"/>
                      </w:rPr>
                      <w:delText>17</w:delText>
                    </w:r>
                  </w:del>
                  <w:ins w:id="523" w:author="Comparison" w:date="2026-03-18T14:51:00Z" w16du:dateUtc="2026-03-18T05:51:00Z">
                    <w:r w:rsidR="00540CC2">
                      <w:rPr>
                        <w:rFonts w:ascii="DejaVu Sans" w:eastAsia="DejaVu Sans" w:hAnsi="DejaVu Sans" w:cs="DejaVu Sans"/>
                        <w:color w:val="000000"/>
                        <w:sz w:val="18"/>
                        <w:szCs w:val="18"/>
                      </w:rPr>
                      <w:t>18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4" w:author="Comparison" w:date="2026-03-18T14:51:00Z" w16du:dateUtc="2026-03-18T05:5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B21BFA2" w14:textId="77777777" w:rsidR="00F31233" w:rsidRDefault="004D4528">
                  <w:pPr>
                    <w:jc w:val="right"/>
                    <w:rPr>
                      <w:rFonts w:ascii="DejaVu Sans" w:eastAsia="DejaVu Sans" w:hAnsi="DejaVu Sans" w:cs="DejaVu Sans"/>
                      <w:color w:val="000000"/>
                      <w:sz w:val="18"/>
                      <w:szCs w:val="18"/>
                    </w:rPr>
                    <w:pPrChange w:id="52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6" w:author="Comparison" w:date="2026-03-18T14:51:00Z" w16du:dateUtc="2026-03-18T05:51:00Z">
                    <w:r>
                      <w:rPr>
                        <w:rFonts w:ascii="DejaVu Sans" w:eastAsia="DejaVu Sans" w:hAnsi="DejaVu Sans" w:cs="DejaVu Sans"/>
                        <w:color w:val="000000"/>
                        <w:sz w:val="18"/>
                        <w:szCs w:val="18"/>
                      </w:rPr>
                      <w:delText>23</w:delText>
                    </w:r>
                  </w:del>
                  <w:ins w:id="527" w:author="Comparison" w:date="2026-03-18T14:51:00Z" w16du:dateUtc="2026-03-18T05:51:00Z">
                    <w:r w:rsidR="00540CC2">
                      <w:rPr>
                        <w:rFonts w:ascii="DejaVu Sans" w:eastAsia="DejaVu Sans" w:hAnsi="DejaVu Sans" w:cs="DejaVu Sans"/>
                        <w:color w:val="000000"/>
                        <w:sz w:val="18"/>
                        <w:szCs w:val="18"/>
                      </w:rPr>
                      <w:t>17</w:t>
                    </w:r>
                  </w:ins>
                </w:p>
              </w:tc>
            </w:tr>
            <w:tr w:rsidR="00F31233" w14:paraId="12295AB9" w14:textId="77777777" w:rsidTr="00F31233">
              <w:trPr>
                <w:jc w:val="center"/>
                <w:trPrChange w:id="528" w:author="Comparison" w:date="2026-03-18T14:51:00Z" w16du:dateUtc="2026-03-18T05:51:00Z">
                  <w:trPr>
                    <w:gridAfter w:val="0"/>
                    <w:jc w:val="center"/>
                  </w:trPr>
                </w:trPrChange>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29" w:author="Comparison" w:date="2026-03-18T14:51:00Z" w16du:dateUtc="2026-03-18T05:51:00Z">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54A336C" w14:textId="77777777" w:rsidR="00F31233" w:rsidRDefault="00540CC2">
                  <w:pPr>
                    <w:rPr>
                      <w:rFonts w:ascii="DejaVu Sans" w:eastAsia="DejaVu Sans" w:hAnsi="DejaVu Sans" w:cs="DejaVu Sans"/>
                      <w:color w:val="000000"/>
                      <w:sz w:val="18"/>
                      <w:szCs w:val="18"/>
                    </w:rPr>
                    <w:pPrChange w:id="53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1" w:author="Comparison" w:date="2026-03-18T14:51:00Z" w16du:dateUtc="2026-03-18T05:5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AA3BA8F" w14:textId="77777777" w:rsidR="00F31233" w:rsidRDefault="004D4528">
                  <w:pPr>
                    <w:jc w:val="right"/>
                    <w:rPr>
                      <w:rFonts w:ascii="DejaVu Sans" w:eastAsia="DejaVu Sans" w:hAnsi="DejaVu Sans" w:cs="DejaVu Sans"/>
                      <w:color w:val="000000"/>
                      <w:sz w:val="18"/>
                      <w:szCs w:val="18"/>
                    </w:rPr>
                    <w:pPrChange w:id="53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33" w:author="Comparison" w:date="2026-03-18T14:51:00Z" w16du:dateUtc="2026-03-18T05:51:00Z">
                    <w:r>
                      <w:rPr>
                        <w:rFonts w:ascii="DejaVu Sans" w:eastAsia="DejaVu Sans" w:hAnsi="DejaVu Sans" w:cs="DejaVu Sans"/>
                        <w:color w:val="000000"/>
                        <w:sz w:val="18"/>
                        <w:szCs w:val="18"/>
                      </w:rPr>
                      <w:delText>12</w:delText>
                    </w:r>
                  </w:del>
                  <w:ins w:id="534" w:author="Comparison" w:date="2026-03-18T14:51:00Z" w16du:dateUtc="2026-03-18T05:51:00Z">
                    <w:r w:rsidR="00540CC2">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5" w:author="Comparison" w:date="2026-03-18T14:51:00Z" w16du:dateUtc="2026-03-18T05:5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638D166" w14:textId="77777777" w:rsidR="00F31233" w:rsidRDefault="004D4528">
                  <w:pPr>
                    <w:jc w:val="right"/>
                    <w:rPr>
                      <w:rFonts w:ascii="DejaVu Sans" w:eastAsia="DejaVu Sans" w:hAnsi="DejaVu Sans" w:cs="DejaVu Sans"/>
                      <w:color w:val="000000"/>
                      <w:sz w:val="18"/>
                      <w:szCs w:val="18"/>
                    </w:rPr>
                    <w:pPrChange w:id="53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37" w:author="Comparison" w:date="2026-03-18T14:51:00Z" w16du:dateUtc="2026-03-18T05:51:00Z">
                    <w:r>
                      <w:rPr>
                        <w:rFonts w:ascii="DejaVu Sans" w:eastAsia="DejaVu Sans" w:hAnsi="DejaVu Sans" w:cs="DejaVu Sans"/>
                        <w:color w:val="000000"/>
                        <w:sz w:val="18"/>
                        <w:szCs w:val="18"/>
                      </w:rPr>
                      <w:delText>14</w:delText>
                    </w:r>
                  </w:del>
                  <w:ins w:id="538" w:author="Comparison" w:date="2026-03-18T14:51:00Z" w16du:dateUtc="2026-03-18T05:51:00Z">
                    <w:r w:rsidR="00540CC2">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9" w:author="Comparison" w:date="2026-03-18T14:51:00Z" w16du:dateUtc="2026-03-18T05:5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CC5FA8A" w14:textId="77777777" w:rsidR="00F31233" w:rsidRDefault="004D4528">
                  <w:pPr>
                    <w:jc w:val="right"/>
                    <w:rPr>
                      <w:rFonts w:ascii="DejaVu Sans" w:eastAsia="DejaVu Sans" w:hAnsi="DejaVu Sans" w:cs="DejaVu Sans"/>
                      <w:color w:val="000000"/>
                      <w:sz w:val="18"/>
                      <w:szCs w:val="18"/>
                    </w:rPr>
                    <w:pPrChange w:id="54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41" w:author="Comparison" w:date="2026-03-18T14:51:00Z" w16du:dateUtc="2026-03-18T05:51:00Z">
                    <w:r>
                      <w:rPr>
                        <w:rFonts w:ascii="DejaVu Sans" w:eastAsia="DejaVu Sans" w:hAnsi="DejaVu Sans" w:cs="DejaVu Sans"/>
                        <w:color w:val="000000"/>
                        <w:sz w:val="18"/>
                        <w:szCs w:val="18"/>
                      </w:rPr>
                      <w:delText>16</w:delText>
                    </w:r>
                  </w:del>
                  <w:ins w:id="542" w:author="Comparison" w:date="2026-03-18T14:51:00Z" w16du:dateUtc="2026-03-18T05:51:00Z">
                    <w:r w:rsidR="00540CC2">
                      <w:rPr>
                        <w:rFonts w:ascii="DejaVu Sans" w:eastAsia="DejaVu Sans" w:hAnsi="DejaVu Sans" w:cs="DejaVu Sans"/>
                        <w:color w:val="000000"/>
                        <w:sz w:val="18"/>
                        <w:szCs w:val="18"/>
                      </w:rPr>
                      <w:t>14</w:t>
                    </w:r>
                  </w:ins>
                </w:p>
              </w:tc>
            </w:tr>
            <w:tr w:rsidR="00F31233" w14:paraId="6C402948" w14:textId="77777777" w:rsidTr="00F31233">
              <w:trPr>
                <w:jc w:val="center"/>
                <w:trPrChange w:id="543" w:author="Comparison" w:date="2026-03-18T14:51:00Z" w16du:dateUtc="2026-03-18T05:51:00Z">
                  <w:trPr>
                    <w:gridAfter w:val="0"/>
                    <w:jc w:val="center"/>
                  </w:trPr>
                </w:trPrChange>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44" w:author="Comparison" w:date="2026-03-18T14:51:00Z" w16du:dateUtc="2026-03-18T05:51:00Z">
                    <w:tcPr>
                      <w:tcW w:w="864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578A35D6" w14:textId="77777777" w:rsidR="00F31233" w:rsidRDefault="00540CC2">
                  <w:pPr>
                    <w:rPr>
                      <w:rFonts w:ascii="DejaVu Sans" w:eastAsia="DejaVu Sans" w:hAnsi="DejaVu Sans" w:cs="DejaVu Sans"/>
                      <w:i/>
                      <w:color w:val="000000"/>
                      <w:sz w:val="18"/>
                      <w:szCs w:val="18"/>
                    </w:rPr>
                    <w:pPrChange w:id="54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*Except for A, B, and C Community Hospital, all departments are affiliated with Nagoya University.</w:t>
                  </w:r>
                </w:p>
              </w:tc>
            </w:tr>
            <w:tr w:rsidR="00F31233" w14:paraId="6D325BD2" w14:textId="77777777" w:rsidTr="00F31233">
              <w:trPr>
                <w:jc w:val="center"/>
                <w:trPrChange w:id="546" w:author="Comparison" w:date="2026-03-18T14:51:00Z" w16du:dateUtc="2026-03-18T05:51: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47" w:author="Comparison" w:date="2026-03-18T14:51:00Z" w16du:dateUtc="2026-03-18T05:51: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747CA77D" w14:textId="77777777" w:rsidR="00F31233" w:rsidRDefault="00540CC2">
                  <w:pPr>
                    <w:rPr>
                      <w:rFonts w:ascii="DejaVu Sans" w:eastAsia="DejaVu Sans" w:hAnsi="DejaVu Sans" w:cs="DejaVu Sans"/>
                      <w:i/>
                      <w:color w:val="000000"/>
                      <w:sz w:val="18"/>
                      <w:szCs w:val="18"/>
                    </w:rPr>
                    <w:pPrChange w:id="54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students exceeds 47 because some students rotated through multiple departments.</w:t>
                  </w:r>
                </w:p>
              </w:tc>
            </w:tr>
            <w:tr w:rsidR="00F31233" w14:paraId="60B356D5" w14:textId="77777777" w:rsidTr="00F31233">
              <w:trPr>
                <w:jc w:val="center"/>
                <w:trPrChange w:id="549" w:author="Comparison" w:date="2026-03-18T14:51:00Z" w16du:dateUtc="2026-03-18T05:51: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50" w:author="Comparison" w:date="2026-03-18T14:51:00Z" w16du:dateUtc="2026-03-18T05:51: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3FF97968" w14:textId="77777777" w:rsidR="00F31233" w:rsidRDefault="00540CC2">
                  <w:pPr>
                    <w:rPr>
                      <w:rFonts w:ascii="DejaVu Sans" w:eastAsia="DejaVu Sans" w:hAnsi="DejaVu Sans" w:cs="DejaVu Sans"/>
                      <w:i/>
                      <w:color w:val="000000"/>
                      <w:sz w:val="18"/>
                      <w:szCs w:val="18"/>
                    </w:rPr>
                    <w:pPrChange w:id="55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5B17113A" w14:textId="77777777" w:rsidR="00F31233" w:rsidRDefault="00F31233">
            <w:pPr>
              <w:pPrChange w:id="552" w:author="Comparison" w:date="2026-03-18T14:51:00Z" w16du:dateUtc="2026-03-18T05:51:00Z">
                <w:pPr>
                  <w:spacing w:after="240"/>
                </w:pPr>
              </w:pPrChange>
            </w:pPr>
          </w:p>
        </w:tc>
        <w:bookmarkEnd w:id="358"/>
      </w:tr>
    </w:tbl>
    <w:p w14:paraId="647DC565" w14:textId="77777777" w:rsidR="00F31233" w:rsidRDefault="00540CC2">
      <w:pPr>
        <w:pStyle w:val="BodyText"/>
        <w:pPrChange w:id="553" w:author="Comparison" w:date="2026-03-18T14:51:00Z" w16du:dateUtc="2026-03-18T05:51:00Z">
          <w:pPr>
            <w:spacing w:after="240"/>
          </w:pPr>
        </w:pPrChange>
      </w:pPr>
      <w:r>
        <w:t>From October 2024 to January 2025, 10 medical students and 10 faculty who were not involved in the creation of the above student clerkship logs or feedback evaluated the AI and supervisor feedback.</w:t>
      </w:r>
      <w:ins w:id="554" w:author="Comparison" w:date="2026-03-18T14:51:00Z" w16du:dateUtc="2026-03-18T05:51:00Z">
        <w:r>
          <w:t xml:space="preserve"> No missing data were identified; all 161 records contained complete rubric scores from both assessors across all five items, yielding 3,220 observations with 100% data completeness. The flow of participants through each stage of the study is shown in </w:t>
        </w:r>
        <w:r>
          <w:fldChar w:fldCharType="begin"/>
        </w:r>
        <w:r>
          <w:instrText>HYPERLINK \l "fig-participant-flowchart" \h</w:instrText>
        </w:r>
        <w:r>
          <w:fldChar w:fldCharType="separate"/>
        </w:r>
        <w:r>
          <w:rPr>
            <w:rStyle w:val="Hyperlink"/>
          </w:rPr>
          <w:t>Figure 2</w:t>
        </w:r>
        <w:r>
          <w:fldChar w:fldCharType="end"/>
        </w:r>
        <w:r>
          <w:t>.</w:t>
        </w:r>
      </w:ins>
    </w:p>
    <w:tbl>
      <w:tblPr>
        <w:tblStyle w:val="Table"/>
        <w:tblW w:w="5000" w:type="pct"/>
        <w:tblLayout w:type="fixed"/>
        <w:tblLook w:val="0000" w:firstRow="0" w:lastRow="0" w:firstColumn="0" w:lastColumn="0" w:noHBand="0" w:noVBand="0"/>
      </w:tblPr>
      <w:tblGrid>
        <w:gridCol w:w="9054"/>
      </w:tblGrid>
      <w:tr w:rsidR="00F31233" w14:paraId="62C9EF5A" w14:textId="77777777">
        <w:trPr>
          <w:ins w:id="555" w:author="Comparison" w:date="2026-03-18T14:51:00Z" w16du:dateUtc="2026-03-18T05:51:00Z"/>
        </w:trPr>
        <w:tc>
          <w:tcPr>
            <w:tcW w:w="7920" w:type="dxa"/>
          </w:tcPr>
          <w:p w14:paraId="480AA19C" w14:textId="77777777" w:rsidR="00F31233" w:rsidRDefault="00540CC2">
            <w:pPr>
              <w:pStyle w:val="Compact"/>
              <w:jc w:val="center"/>
              <w:rPr>
                <w:ins w:id="556" w:author="Comparison" w:date="2026-03-18T14:51:00Z" w16du:dateUtc="2026-03-18T05:51:00Z"/>
              </w:rPr>
            </w:pPr>
            <w:bookmarkStart w:id="557" w:name="fig-participant-flowchart"/>
            <w:ins w:id="558" w:author="Comparison" w:date="2026-03-18T14:51:00Z" w16du:dateUtc="2026-03-18T05:51:00Z">
              <w:r>
                <w:rPr>
                  <w:noProof/>
                </w:rPr>
                <w:drawing>
                  <wp:inline distT="0" distB="0" distL="0" distR="0" wp14:anchorId="39D98127" wp14:editId="683C79BA">
                    <wp:extent cx="5334000" cy="41220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rc/assets/JARS_flowchart/jars-quant-participant-flowchart.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4122094"/>
                            </a:xfrm>
                            <a:prstGeom prst="rect">
                              <a:avLst/>
                            </a:prstGeom>
                            <a:noFill/>
                            <a:ln w="9525">
                              <a:noFill/>
                              <a:headEnd/>
                              <a:tailEnd/>
                            </a:ln>
                          </pic:spPr>
                        </pic:pic>
                      </a:graphicData>
                    </a:graphic>
                  </wp:inline>
                </w:drawing>
              </w:r>
            </w:ins>
          </w:p>
          <w:p w14:paraId="5AE6C96B" w14:textId="77777777" w:rsidR="00F31233" w:rsidRDefault="00540CC2">
            <w:pPr>
              <w:pStyle w:val="ImageCaption"/>
              <w:spacing w:before="200"/>
              <w:rPr>
                <w:ins w:id="559" w:author="Comparison" w:date="2026-03-18T14:51:00Z" w16du:dateUtc="2026-03-18T05:51:00Z"/>
              </w:rPr>
            </w:pPr>
            <w:ins w:id="560" w:author="Comparison" w:date="2026-03-18T14:51:00Z" w16du:dateUtc="2026-03-18T05:51:00Z">
              <w:r>
                <w:t>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w:t>
              </w:r>
              <w:r>
                <w:t>tions) and qualitative analyses.</w:t>
              </w:r>
            </w:ins>
          </w:p>
        </w:tc>
        <w:bookmarkEnd w:id="557"/>
      </w:tr>
    </w:tbl>
    <w:p w14:paraId="77F03598" w14:textId="77777777" w:rsidR="00F31233" w:rsidRDefault="00540CC2">
      <w:pPr>
        <w:pStyle w:val="Heading3"/>
        <w:pPrChange w:id="561" w:author="Comparison" w:date="2026-03-18T14:51:00Z" w16du:dateUtc="2026-03-18T05:51:00Z">
          <w:pPr>
            <w:pStyle w:val="Heading3"/>
            <w:spacing w:after="240"/>
          </w:pPr>
        </w:pPrChange>
      </w:pPr>
      <w:bookmarkStart w:id="562" w:name="quantitative-analysis-1"/>
      <w:r>
        <w:t>Quantitative analysis</w:t>
      </w:r>
    </w:p>
    <w:p w14:paraId="5545099E" w14:textId="77777777" w:rsidR="00F31233" w:rsidRDefault="00540CC2">
      <w:pPr>
        <w:pStyle w:val="Heading4"/>
        <w:rPr>
          <w:ins w:id="563" w:author="Comparison" w:date="2026-03-18T14:51:00Z" w16du:dateUtc="2026-03-18T05:51:00Z"/>
        </w:rPr>
      </w:pPr>
      <w:bookmarkStart w:id="564" w:name="Xba8190d6eb4dba86e04165cd34ad4975da570f1"/>
      <w:ins w:id="565" w:author="Comparison" w:date="2026-03-18T14:51:00Z" w16du:dateUtc="2026-03-18T05:51:00Z">
        <w:r>
          <w:t>Distribution Assessment and Sensitivity Analysis</w:t>
        </w:r>
      </w:ins>
    </w:p>
    <w:p w14:paraId="548EE6E9" w14:textId="77777777" w:rsidR="00F31233" w:rsidRDefault="00540CC2">
      <w:pPr>
        <w:pStyle w:val="FirstParagraph"/>
        <w:rPr>
          <w:ins w:id="566" w:author="Comparison" w:date="2026-03-18T14:51:00Z" w16du:dateUtc="2026-03-18T05:51:00Z"/>
        </w:rPr>
      </w:pPr>
      <w:ins w:id="567" w:author="Comparison" w:date="2026-03-18T14:51:00Z" w16du:dateUtc="2026-03-18T05:51:00Z">
        <w:r>
          <w:t>Shapiro-Wilk tests assessed the normality of paired differences for all comparisons. 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t>
        </w:r>
        <w:r>
          <w:t>which do not assume normality of the outcome distribution.</w:t>
        </w:r>
      </w:ins>
    </w:p>
    <w:p w14:paraId="093D63CC" w14:textId="77777777" w:rsidR="00F31233" w:rsidRDefault="00540CC2">
      <w:pPr>
        <w:pStyle w:val="Heading4"/>
        <w:pPrChange w:id="568" w:author="Comparison" w:date="2026-03-18T14:51:00Z" w16du:dateUtc="2026-03-18T05:51:00Z">
          <w:pPr>
            <w:pStyle w:val="Heading4"/>
            <w:spacing w:after="240"/>
          </w:pPr>
        </w:pPrChange>
      </w:pPr>
      <w:bookmarkStart w:id="569" w:name="difference-between-feedback-length"/>
      <w:bookmarkEnd w:id="564"/>
      <w:r>
        <w:t>Difference Between Feedback Length</w:t>
      </w:r>
    </w:p>
    <w:p w14:paraId="132A32D9" w14:textId="77777777" w:rsidR="00F31233" w:rsidRDefault="00540CC2">
      <w:pPr>
        <w:pStyle w:val="FirstParagraph"/>
        <w:pPrChange w:id="570" w:author="Comparison" w:date="2026-03-18T14:51:00Z" w16du:dateUtc="2026-03-18T05:51:00Z">
          <w:pPr>
            <w:spacing w:after="240"/>
          </w:pPr>
        </w:pPrChange>
      </w:pPr>
      <w:r>
        <w:t>The length of the feedback was compared between AI and supervisor feedback. Mean lengths were 382.02</w:t>
      </w:r>
      <w:ins w:id="571" w:author="Comparison" w:date="2026-03-18T14:51:00Z" w16du:dateUtc="2026-03-18T05:51:00Z">
        <w:r>
          <w:t xml:space="preserve"> </w:t>
        </w:r>
      </w:ins>
      <w:r>
        <w:t>(95% CI 369.29-394.76) characters for AI and 97.87</w:t>
      </w:r>
      <w:ins w:id="572" w:author="Comparison" w:date="2026-03-18T14:51:00Z" w16du:dateUtc="2026-03-18T05:51:00Z">
        <w:r>
          <w:t xml:space="preserve"> </w:t>
        </w:r>
      </w:ins>
      <w:r>
        <w:t xml:space="preserve">(95% CI 86.4-109.33) characters for supervisors. The distribution of the lengths of supervisor feedback and AI feedback is shown in </w:t>
      </w:r>
      <w:r>
        <w:fldChar w:fldCharType="begin"/>
      </w:r>
      <w:r>
        <w:instrText>HYPERLINK \l "fig-length_distribution" \h</w:instrText>
      </w:r>
      <w:r>
        <w:fldChar w:fldCharType="separate"/>
      </w:r>
      <w:r>
        <w:rPr>
          <w:rStyle w:val="Hyperlink"/>
        </w:rPr>
        <w:t>Figure </w:t>
      </w:r>
      <w:del w:id="573" w:author="Comparison" w:date="2026-03-18T14:51:00Z" w16du:dateUtc="2026-03-18T05:51:00Z">
        <w:r w:rsidR="004D4528">
          <w:rPr>
            <w:rStyle w:val="Hyperlink"/>
          </w:rPr>
          <w:delText>2</w:delText>
        </w:r>
      </w:del>
      <w:ins w:id="574" w:author="Comparison" w:date="2026-03-18T14:51:00Z" w16du:dateUtc="2026-03-18T05:51:00Z">
        <w:r>
          <w:rPr>
            <w:rStyle w:val="Hyperlink"/>
          </w:rPr>
          <w:t>3</w:t>
        </w:r>
      </w:ins>
      <w:r>
        <w:fldChar w:fldCharType="end"/>
      </w:r>
      <w:r>
        <w:t xml:space="preserve">. Paired t-test results indicated that the mean character count of AI feedback was significantly higher than that of supervisor feedback (mean difference 284.16 characters; 95% CI 268.6-299.71; </w:t>
      </w:r>
      <w:del w:id="575" w:author="Comparison" w:date="2026-03-18T14:51:00Z" w16du:dateUtc="2026-03-18T05:51:00Z">
        <w:r w:rsidR="004D4528">
          <w:delText>p &lt;0.001</w:delText>
        </w:r>
      </w:del>
      <w:ins w:id="576" w:author="Comparison" w:date="2026-03-18T14:51:00Z" w16du:dateUtc="2026-03-18T05:51:00Z">
        <w:r>
          <w:rPr>
            <w:i/>
            <w:iCs/>
          </w:rPr>
          <w:t>P</w:t>
        </w:r>
        <w:r>
          <w:t xml:space="preserve">&lt;.001; Cohen </w:t>
        </w:r>
        <w:r>
          <w:rPr>
            <w:i/>
            <w:iCs/>
          </w:rPr>
          <w:t>d</w:t>
        </w:r>
        <w:r>
          <w:t>=2.84, 95% CI 2.50–3.19</w:t>
        </w:r>
      </w:ins>
      <w:r>
        <w:t>).</w:t>
      </w:r>
    </w:p>
    <w:tbl>
      <w:tblPr>
        <w:tblStyle w:val="Table"/>
        <w:tblW w:w="5000" w:type="pct"/>
        <w:tblLayout w:type="fixed"/>
        <w:tblLook w:val="0000" w:firstRow="0" w:lastRow="0" w:firstColumn="0" w:lastColumn="0" w:noHBand="0" w:noVBand="0"/>
        <w:tblPrChange w:id="577" w:author="Comparison" w:date="2026-03-18T14:51:00Z" w16du:dateUtc="2026-03-18T05:51:00Z">
          <w:tblPr>
            <w:tblW w:w="5000" w:type="pct"/>
            <w:tblLayout w:type="fixed"/>
            <w:tblLook w:val="0000" w:firstRow="0" w:lastRow="0" w:firstColumn="0" w:lastColumn="0" w:noHBand="0" w:noVBand="0"/>
          </w:tblPr>
        </w:tblPrChange>
      </w:tblPr>
      <w:tblGrid>
        <w:gridCol w:w="9054"/>
        <w:tblGridChange w:id="578">
          <w:tblGrid>
            <w:gridCol w:w="108"/>
            <w:gridCol w:w="8640"/>
            <w:gridCol w:w="306"/>
          </w:tblGrid>
        </w:tblGridChange>
      </w:tblGrid>
      <w:tr w:rsidR="00F31233" w14:paraId="0036E02D" w14:textId="77777777">
        <w:trPr>
          <w:trPrChange w:id="579" w:author="Comparison" w:date="2026-03-18T14:51:00Z" w16du:dateUtc="2026-03-18T05:51:00Z">
            <w:trPr>
              <w:gridBefore w:val="1"/>
              <w:gridAfter w:val="0"/>
            </w:trPr>
          </w:trPrChange>
        </w:trPr>
        <w:tc>
          <w:tcPr>
            <w:tcW w:w="7920" w:type="dxa"/>
            <w:tcPrChange w:id="580" w:author="Comparison" w:date="2026-03-18T14:51:00Z" w16du:dateUtc="2026-03-18T05:51:00Z">
              <w:tcPr>
                <w:tcW w:w="7920" w:type="dxa"/>
              </w:tcPr>
            </w:tcPrChange>
          </w:tcPr>
          <w:p w14:paraId="42B5FFC5" w14:textId="77777777" w:rsidR="003E7C0E" w:rsidRDefault="004D4528">
            <w:pPr>
              <w:spacing w:after="240"/>
              <w:jc w:val="center"/>
              <w:rPr>
                <w:del w:id="581" w:author="Comparison" w:date="2026-03-18T14:51:00Z" w16du:dateUtc="2026-03-18T05:51:00Z"/>
              </w:rPr>
            </w:pPr>
            <w:bookmarkStart w:id="582" w:name="fig-length_distribution"/>
            <w:del w:id="583" w:author="Comparison" w:date="2026-03-18T14:51:00Z" w16du:dateUtc="2026-03-18T05:51:00Z">
              <w:r>
                <w:rPr>
                  <w:noProof/>
                </w:rPr>
                <w:drawing>
                  <wp:inline distT="0" distB="0" distL="0" distR="0" wp14:anchorId="1CFF02BC" wp14:editId="7E18A8C1">
                    <wp:extent cx="5486400" cy="32918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ssets/fig_length_distribu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54ED68FA" w14:textId="77777777" w:rsidR="00F31233" w:rsidRDefault="00540CC2">
            <w:pPr>
              <w:pStyle w:val="Compact"/>
              <w:jc w:val="center"/>
              <w:rPr>
                <w:ins w:id="584" w:author="Comparison" w:date="2026-03-18T14:51:00Z" w16du:dateUtc="2026-03-18T05:51:00Z"/>
              </w:rPr>
            </w:pPr>
            <w:ins w:id="585" w:author="Comparison" w:date="2026-03-18T14:51:00Z" w16du:dateUtc="2026-03-18T05:51:00Z">
              <w:r>
                <w:rPr>
                  <w:noProof/>
                </w:rPr>
                <w:drawing>
                  <wp:inline distT="0" distB="0" distL="0" distR="0" wp14:anchorId="7316B620" wp14:editId="4955D67F">
                    <wp:extent cx="5334000" cy="3200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quantitative/fig_length_distribu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32E116DD" w14:textId="77777777" w:rsidR="00F31233" w:rsidRDefault="00540CC2">
            <w:pPr>
              <w:pStyle w:val="ImageCaption"/>
              <w:spacing w:before="200"/>
              <w:pPrChange w:id="586" w:author="Comparison" w:date="2026-03-18T14:51:00Z" w16du:dateUtc="2026-03-18T05:51:00Z">
                <w:pPr>
                  <w:spacing w:before="200" w:after="240"/>
                </w:pPr>
              </w:pPrChange>
            </w:pPr>
            <w:r>
              <w:t>Figure </w:t>
            </w:r>
            <w:del w:id="587" w:author="Comparison" w:date="2026-03-18T14:51:00Z" w16du:dateUtc="2026-03-18T05:51:00Z">
              <w:r w:rsidR="004D4528">
                <w:delText>2</w:delText>
              </w:r>
            </w:del>
            <w:ins w:id="588" w:author="Comparison" w:date="2026-03-18T14:51:00Z" w16du:dateUtc="2026-03-18T05:51:00Z">
              <w:r>
                <w:t>3</w:t>
              </w:r>
            </w:ins>
            <w:r>
              <w:t xml:space="preserve">: Distribution of </w:t>
            </w:r>
            <w:ins w:id="589" w:author="Comparison" w:date="2026-03-18T14:51:00Z" w16du:dateUtc="2026-03-18T05:51:00Z">
              <w:r>
                <w:t xml:space="preserve">AI-generated and supervisor </w:t>
              </w:r>
            </w:ins>
            <w:r>
              <w:t>feedback lengths by character count</w:t>
            </w:r>
            <w:ins w:id="590" w:author="Comparison" w:date="2026-03-18T14:51:00Z" w16du:dateUtc="2026-03-18T05:51:00Z">
              <w:r>
                <w:t xml:space="preserve"> for 161 clinical clerkship logs from 47 medical students, Nagoya University, Japan, 2024.</w:t>
              </w:r>
            </w:ins>
          </w:p>
        </w:tc>
        <w:bookmarkEnd w:id="582"/>
      </w:tr>
    </w:tbl>
    <w:p w14:paraId="5442C130" w14:textId="77777777" w:rsidR="00F31233" w:rsidRDefault="00540CC2">
      <w:pPr>
        <w:pStyle w:val="Heading4"/>
        <w:pPrChange w:id="591" w:author="Comparison" w:date="2026-03-18T14:51:00Z" w16du:dateUtc="2026-03-18T05:51:00Z">
          <w:pPr>
            <w:pStyle w:val="Heading4"/>
            <w:spacing w:after="240"/>
          </w:pPr>
        </w:pPrChange>
      </w:pPr>
      <w:bookmarkStart w:id="592" w:name="comparison-of-scores"/>
      <w:bookmarkEnd w:id="569"/>
      <w:r>
        <w:t>Comparison of Scores</w:t>
      </w:r>
    </w:p>
    <w:p w14:paraId="1FFA3A0A" w14:textId="77777777" w:rsidR="00F31233" w:rsidRDefault="00540CC2">
      <w:pPr>
        <w:pStyle w:val="FirstParagraph"/>
        <w:pPrChange w:id="593" w:author="Comparison" w:date="2026-03-18T14:51:00Z" w16du:dateUtc="2026-03-18T05:51:00Z">
          <w:pPr>
            <w:spacing w:after="240"/>
          </w:pPr>
        </w:pPrChange>
      </w:pPr>
      <w:r>
        <w:t xml:space="preserve">The scores assigned by the evaluators to the AI and supervisor feedback were compared. </w:t>
      </w:r>
      <w:r>
        <w:fldChar w:fldCharType="begin"/>
      </w:r>
      <w:r>
        <w:instrText>HYPERLINK \l "fig-diff-ai-vs-supervisor" \h</w:instrText>
      </w:r>
      <w:r>
        <w:fldChar w:fldCharType="separate"/>
      </w:r>
      <w:r>
        <w:rPr>
          <w:rStyle w:val="Hyperlink"/>
        </w:rPr>
        <w:t>Figure </w:t>
      </w:r>
      <w:del w:id="594" w:author="Comparison" w:date="2026-03-18T14:51:00Z" w16du:dateUtc="2026-03-18T05:51:00Z">
        <w:r w:rsidR="004D4528">
          <w:rPr>
            <w:rStyle w:val="Hyperlink"/>
          </w:rPr>
          <w:delText>3</w:delText>
        </w:r>
      </w:del>
      <w:ins w:id="595" w:author="Comparison" w:date="2026-03-18T14:51:00Z" w16du:dateUtc="2026-03-18T05:51:00Z">
        <w:r>
          <w:rPr>
            <w:rStyle w:val="Hyperlink"/>
          </w:rPr>
          <w:t>4</w:t>
        </w:r>
      </w:ins>
      <w:r>
        <w:fldChar w:fldCharType="end"/>
      </w:r>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Change w:id="596" w:author="Comparison" w:date="2026-03-18T14:51:00Z" w16du:dateUtc="2026-03-18T05:51:00Z">
          <w:tblPr>
            <w:tblW w:w="5000" w:type="pct"/>
            <w:tblLayout w:type="fixed"/>
            <w:tblLook w:val="0000" w:firstRow="0" w:lastRow="0" w:firstColumn="0" w:lastColumn="0" w:noHBand="0" w:noVBand="0"/>
          </w:tblPr>
        </w:tblPrChange>
      </w:tblPr>
      <w:tblGrid>
        <w:gridCol w:w="9054"/>
        <w:tblGridChange w:id="597">
          <w:tblGrid>
            <w:gridCol w:w="108"/>
            <w:gridCol w:w="8640"/>
            <w:gridCol w:w="306"/>
          </w:tblGrid>
        </w:tblGridChange>
      </w:tblGrid>
      <w:tr w:rsidR="00F31233" w14:paraId="2E82280D" w14:textId="77777777">
        <w:trPr>
          <w:trPrChange w:id="598" w:author="Comparison" w:date="2026-03-18T14:51:00Z" w16du:dateUtc="2026-03-18T05:51:00Z">
            <w:trPr>
              <w:gridBefore w:val="1"/>
              <w:gridAfter w:val="0"/>
            </w:trPr>
          </w:trPrChange>
        </w:trPr>
        <w:tc>
          <w:tcPr>
            <w:tcW w:w="7920" w:type="dxa"/>
            <w:tcPrChange w:id="599" w:author="Comparison" w:date="2026-03-18T14:51:00Z" w16du:dateUtc="2026-03-18T05:51:00Z">
              <w:tcPr>
                <w:tcW w:w="7920" w:type="dxa"/>
              </w:tcPr>
            </w:tcPrChange>
          </w:tcPr>
          <w:p w14:paraId="23D6C89B" w14:textId="77777777" w:rsidR="003E7C0E" w:rsidRDefault="004D4528">
            <w:pPr>
              <w:spacing w:after="240"/>
              <w:jc w:val="center"/>
              <w:rPr>
                <w:del w:id="600" w:author="Comparison" w:date="2026-03-18T14:51:00Z" w16du:dateUtc="2026-03-18T05:51:00Z"/>
              </w:rPr>
            </w:pPr>
            <w:bookmarkStart w:id="601" w:name="fig-diff-ai-vs-supervisor"/>
            <w:del w:id="602" w:author="Comparison" w:date="2026-03-18T14:51:00Z" w16du:dateUtc="2026-03-18T05:51:00Z">
              <w:r>
                <w:rPr>
                  <w:noProof/>
                </w:rPr>
                <w:drawing>
                  <wp:inline distT="0" distB="0" distL="0" distR="0" wp14:anchorId="130EF8BD" wp14:editId="4069319E">
                    <wp:extent cx="5486400" cy="32918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ssets/fig_diff_ai_vs_supervisor.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5D914D33" w14:textId="77777777" w:rsidR="00F31233" w:rsidRDefault="004D4528">
            <w:pPr>
              <w:pStyle w:val="Compact"/>
              <w:jc w:val="center"/>
              <w:rPr>
                <w:ins w:id="603" w:author="Comparison" w:date="2026-03-18T14:51:00Z" w16du:dateUtc="2026-03-18T05:51:00Z"/>
              </w:rPr>
            </w:pPr>
            <w:del w:id="604" w:author="Comparison" w:date="2026-03-18T14:51:00Z" w16du:dateUtc="2026-03-18T05:51:00Z">
              <w:r>
                <w:delText>Figure 3: Distribution of Scores for Each Category</w:delText>
              </w:r>
            </w:del>
            <w:ins w:id="605" w:author="Comparison" w:date="2026-03-18T14:51:00Z" w16du:dateUtc="2026-03-18T05:51:00Z">
              <w:r w:rsidR="00540CC2">
                <w:rPr>
                  <w:noProof/>
                </w:rPr>
                <w:drawing>
                  <wp:inline distT="0" distB="0" distL="0" distR="0" wp14:anchorId="7D129D20" wp14:editId="4E22D068">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sult/quantitative/fig_diff_ai_vs_supervisor.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2A4B86E1" w14:textId="77777777" w:rsidR="00F31233" w:rsidRDefault="00540CC2">
            <w:pPr>
              <w:pStyle w:val="ImageCaption"/>
              <w:spacing w:before="200"/>
              <w:pPrChange w:id="606" w:author="Comparison" w:date="2026-03-18T14:51:00Z" w16du:dateUtc="2026-03-18T05:51:00Z">
                <w:pPr>
                  <w:spacing w:before="200" w:after="240"/>
                </w:pPr>
              </w:pPrChange>
            </w:pPr>
            <w:ins w:id="607" w:author="Comparison" w:date="2026-03-18T14:51:00Z" w16du:dateUtc="2026-03-18T05:51:00Z">
              <w:r>
                <w:t>Figure 4: Distribution of score differences between AI-generated and supervisor feedback for each rubric category, evaluated by 10 faculty and 10 student assessors. Positive values indicate higher AI scores. Convergent mixed-methods study, Nagoya University, Japan, 2024.</w:t>
              </w:r>
            </w:ins>
          </w:p>
        </w:tc>
        <w:bookmarkEnd w:id="601"/>
      </w:tr>
    </w:tbl>
    <w:p w14:paraId="52474B0C" w14:textId="77777777" w:rsidR="00F31233" w:rsidRDefault="00540CC2">
      <w:pPr>
        <w:pStyle w:val="BodyText"/>
        <w:pPrChange w:id="608" w:author="Comparison" w:date="2026-03-18T14:51:00Z" w16du:dateUtc="2026-03-18T05:51:00Z">
          <w:pPr>
            <w:spacing w:after="240"/>
          </w:pPr>
        </w:pPrChange>
      </w:pPr>
      <w:r>
        <w:t>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w:t>
      </w:r>
      <w:del w:id="609" w:author="Comparison" w:date="2026-03-18T14:51:00Z" w16du:dateUtc="2026-03-18T05:51:00Z">
        <w:r w:rsidR="004D4528">
          <w:delText>, with p &lt; 0.05. The p-values are</w:delText>
        </w:r>
      </w:del>
      <w:r>
        <w:t xml:space="preserve"> after Bonferroni correction</w:t>
      </w:r>
      <w:del w:id="610" w:author="Comparison" w:date="2026-03-18T14:51:00Z" w16du:dateUtc="2026-03-18T05:51:00Z">
        <w:r w:rsidR="004D4528">
          <w:delText xml:space="preserve"> for the five items.</w:delText>
        </w:r>
      </w:del>
      <w:ins w:id="611" w:author="Comparison" w:date="2026-03-18T14:51:00Z" w16du:dateUtc="2026-03-18T05:51:00Z">
        <w:r>
          <w:t xml:space="preserve">: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=.011).</w:t>
        </w:r>
      </w:ins>
      <w:r>
        <w:t xml:space="preserve"> Details</w:t>
      </w:r>
      <w:ins w:id="612" w:author="Comparison" w:date="2026-03-18T14:51:00Z" w16du:dateUtc="2026-03-18T05:51:00Z">
        <w:r>
          <w:t xml:space="preserve"> including uncorrected p-values</w:t>
        </w:r>
      </w:ins>
      <w:r>
        <w:t xml:space="preserve"> are shown in </w:t>
      </w:r>
      <w:r>
        <w:fldChar w:fldCharType="begin"/>
      </w:r>
      <w:r>
        <w:instrText>HYPERLINK \l "tbl-paired_ttest_results" \h</w:instrText>
      </w:r>
      <w:r>
        <w:fldChar w:fldCharType="separate"/>
      </w:r>
      <w:r>
        <w:rPr>
          <w:rStyle w:val="Hyperlink"/>
        </w:rPr>
        <w:t>Table 2</w:t>
      </w:r>
      <w:r>
        <w:fldChar w:fldCharType="end"/>
      </w:r>
      <w:r>
        <w:t>.</w:t>
      </w:r>
    </w:p>
    <w:tbl>
      <w:tblPr>
        <w:tblStyle w:val="Table"/>
        <w:tblW w:w="5000" w:type="pct"/>
        <w:tblLayout w:type="fixed"/>
        <w:tblLook w:val="0000" w:firstRow="0" w:lastRow="0" w:firstColumn="0" w:lastColumn="0" w:noHBand="0" w:noVBand="0"/>
        <w:tblPrChange w:id="613" w:author="Comparison" w:date="2026-03-18T14:51:00Z" w16du:dateUtc="2026-03-18T05:51:00Z">
          <w:tblPr>
            <w:tblW w:w="5000" w:type="pct"/>
            <w:tblLayout w:type="fixed"/>
            <w:tblLook w:val="0000" w:firstRow="0" w:lastRow="0" w:firstColumn="0" w:lastColumn="0" w:noHBand="0" w:noVBand="0"/>
          </w:tblPr>
        </w:tblPrChange>
      </w:tblPr>
      <w:tblGrid>
        <w:gridCol w:w="9054"/>
        <w:tblGridChange w:id="614">
          <w:tblGrid>
            <w:gridCol w:w="108"/>
            <w:gridCol w:w="8640"/>
            <w:gridCol w:w="306"/>
          </w:tblGrid>
        </w:tblGridChange>
      </w:tblGrid>
      <w:tr w:rsidR="00F31233" w14:paraId="2DF012C5" w14:textId="77777777">
        <w:trPr>
          <w:trPrChange w:id="615" w:author="Comparison" w:date="2026-03-18T14:51:00Z" w16du:dateUtc="2026-03-18T05:51:00Z">
            <w:trPr>
              <w:gridBefore w:val="1"/>
              <w:gridAfter w:val="0"/>
            </w:trPr>
          </w:trPrChange>
        </w:trPr>
        <w:tc>
          <w:tcPr>
            <w:tcW w:w="7920" w:type="dxa"/>
            <w:tcPrChange w:id="616" w:author="Comparison" w:date="2026-03-18T14:51:00Z" w16du:dateUtc="2026-03-18T05:51:00Z">
              <w:tcPr>
                <w:tcW w:w="7920" w:type="dxa"/>
              </w:tcPr>
            </w:tcPrChange>
          </w:tcPr>
          <w:p w14:paraId="1416DA69" w14:textId="77777777" w:rsidR="00F31233" w:rsidRDefault="00540CC2">
            <w:pPr>
              <w:pStyle w:val="ImageCaption"/>
              <w:spacing w:before="200"/>
              <w:pPrChange w:id="617" w:author="Comparison" w:date="2026-03-18T14:51:00Z" w16du:dateUtc="2026-03-18T05:51:00Z">
                <w:pPr>
                  <w:spacing w:before="200" w:after="240"/>
                </w:pPr>
              </w:pPrChange>
            </w:pPr>
            <w:bookmarkStart w:id="618" w:name="tbl-paired_ttest_results"/>
            <w:r>
              <w:t>Table 2: Paired T-test Results Comparing AI and Supervisor Feedback Scores</w:t>
            </w:r>
            <w:ins w:id="619" w:author="Comparison" w:date="2026-03-18T14:51:00Z" w16du:dateUtc="2026-03-18T05:51:00Z">
              <w:r>
                <w:t xml:space="preserve">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ins>
          </w:p>
          <w:tbl>
            <w:tblPr>
              <w:tblStyle w:val="Table"/>
              <w:tblW w:w="5000" w:type="pct"/>
              <w:jc w:val="center"/>
              <w:tblLayout w:type="fixed"/>
              <w:tblLook w:val="0420" w:firstRow="1" w:lastRow="0" w:firstColumn="0" w:lastColumn="0" w:noHBand="0" w:noVBand="1"/>
              <w:tblPrChange w:id="620" w:author="Comparison" w:date="2026-03-18T14:51:00Z" w16du:dateUtc="2026-03-18T05:51:00Z">
                <w:tblPr>
                  <w:tblW w:w="0" w:type="auto"/>
                  <w:jc w:val="center"/>
                  <w:tblLayout w:type="fixed"/>
                  <w:tblLook w:val="0420" w:firstRow="1" w:lastRow="0" w:firstColumn="0" w:lastColumn="0" w:noHBand="0" w:noVBand="1"/>
                </w:tblPr>
              </w:tblPrChange>
            </w:tblPr>
            <w:tblGrid>
              <w:gridCol w:w="1262"/>
              <w:gridCol w:w="1262"/>
              <w:gridCol w:w="1262"/>
              <w:gridCol w:w="1263"/>
              <w:gridCol w:w="1263"/>
              <w:gridCol w:w="1263"/>
              <w:gridCol w:w="1263"/>
              <w:tblGridChange w:id="621">
                <w:tblGrid>
                  <w:gridCol w:w="1262"/>
                  <w:gridCol w:w="466"/>
                  <w:gridCol w:w="796"/>
                  <w:gridCol w:w="932"/>
                  <w:gridCol w:w="330"/>
                  <w:gridCol w:w="1263"/>
                  <w:gridCol w:w="135"/>
                  <w:gridCol w:w="1128"/>
                  <w:gridCol w:w="600"/>
                  <w:gridCol w:w="663"/>
                  <w:gridCol w:w="600"/>
                  <w:gridCol w:w="465"/>
                  <w:gridCol w:w="198"/>
                  <w:gridCol w:w="600"/>
                  <w:gridCol w:w="465"/>
                  <w:gridCol w:w="1263"/>
                </w:tblGrid>
              </w:tblGridChange>
            </w:tblGrid>
            <w:tr w:rsidR="00F31233" w14:paraId="094DAE9D"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622" w:author="Comparison" w:date="2026-03-18T14:51:00Z" w16du:dateUtc="2026-03-18T05:51:00Z">
                  <w:trPr>
                    <w:tblHeader/>
                    <w:jc w:val="center"/>
                  </w:trPr>
                </w:trPrChange>
              </w:trPr>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3" w:author="Comparison" w:date="2026-03-18T14:51:00Z" w16du:dateUtc="2026-03-18T05:5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BC5B9D2"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Item</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5" w:author="Comparison" w:date="2026-03-18T14:51:00Z" w16du:dateUtc="2026-03-18T05:5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7698A8"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Mean Difference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7" w:author="Comparison" w:date="2026-03-18T14:51:00Z" w16du:dateUtc="2026-03-18T05:51: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FCB7067"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2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AI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29" w:author="Comparison" w:date="2026-03-18T14:51:00Z" w16du:dateUtc="2026-03-18T05:5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AA3CD34"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Supervisor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1" w:author="Comparison" w:date="2026-03-18T14:51:00Z"/>
                  <w:tcPrChange w:id="632" w:author="Comparison" w:date="2026-03-18T14:51:00Z" w16du:dateUtc="2026-03-18T05:5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3" w:author="Comparison" w:date="2026-03-18T14:51:00Z"/>
                    </w:tcPr>
                  </w:tcPrChange>
                </w:tcPr>
                <w:p w14:paraId="4903F6B1"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34" w:author="Comparison" w:date="2026-03-18T14:51:00Z" w16du:dateUtc="2026-03-18T05:51:00Z">
                    <w:r>
                      <w:rPr>
                        <w:rFonts w:ascii="DejaVu Sans" w:eastAsia="DejaVu Sans" w:hAnsi="DejaVu Sans" w:cs="DejaVu Sans"/>
                        <w:b/>
                        <w:color w:val="000000"/>
                        <w:sz w:val="16"/>
                        <w:szCs w:val="16"/>
                      </w:rPr>
                      <w:t>Cohen d</w:t>
                    </w:r>
                    <w:r>
                      <w:rPr>
                        <w:rFonts w:ascii="DejaVu Sans" w:eastAsia="DejaVu Sans" w:hAnsi="DejaVu Sans" w:cs="DejaVu Sans"/>
                        <w:b/>
                        <w:color w:val="000000"/>
                        <w:sz w:val="16"/>
                        <w:szCs w:val="16"/>
                      </w:rPr>
                      <w:br/>
                      <w:t>(95% CI)</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5" w:author="Comparison" w:date="2026-03-18T14:51:00Z"/>
                  <w:tcPrChange w:id="636" w:author="Comparison" w:date="2026-03-18T14:51:00Z" w16du:dateUtc="2026-03-18T05:51: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7" w:author="Comparison" w:date="2026-03-18T14:51:00Z"/>
                    </w:tcPr>
                  </w:tcPrChange>
                </w:tcPr>
                <w:p w14:paraId="381BC3FC"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38" w:author="Comparison" w:date="2026-03-18T14:51:00Z" w16du:dateUtc="2026-03-18T05:51:00Z">
                    <w:r>
                      <w:rPr>
                        <w:rFonts w:ascii="DejaVu Sans" w:eastAsia="DejaVu Sans" w:hAnsi="DejaVu Sans" w:cs="DejaVu Sans"/>
                        <w:b/>
                        <w:color w:val="000000"/>
                        <w:sz w:val="16"/>
                        <w:szCs w:val="16"/>
                      </w:rPr>
                      <w:t>P value</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9" w:author="Comparison" w:date="2026-03-18T14:51:00Z" w16du:dateUtc="2026-03-18T05:5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C3A72AA"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4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Corrected</w:t>
                  </w:r>
                  <w:del w:id="641" w:author="Comparison" w:date="2026-03-18T14:51:00Z" w16du:dateUtc="2026-03-18T05:51:00Z">
                    <w:r w:rsidR="004D4528">
                      <w:rPr>
                        <w:rFonts w:ascii="DejaVu Sans" w:eastAsia="DejaVu Sans" w:hAnsi="DejaVu Sans" w:cs="DejaVu Sans"/>
                        <w:b/>
                        <w:color w:val="000000"/>
                        <w:sz w:val="16"/>
                        <w:szCs w:val="16"/>
                      </w:rPr>
                      <w:delText xml:space="preserve"> p-</w:delText>
                    </w:r>
                  </w:del>
                  <w:ins w:id="642" w:author="Comparison" w:date="2026-03-18T14:51:00Z" w16du:dateUtc="2026-03-18T05:51:00Z">
                    <w:r>
                      <w:rPr>
                        <w:rFonts w:ascii="DejaVu Sans" w:eastAsia="DejaVu Sans" w:hAnsi="DejaVu Sans" w:cs="DejaVu Sans"/>
                        <w:b/>
                        <w:color w:val="000000"/>
                        <w:sz w:val="16"/>
                        <w:szCs w:val="16"/>
                      </w:rPr>
                      <w:br/>
                      <w:t xml:space="preserve">P </w:t>
                    </w:r>
                  </w:ins>
                  <w:r>
                    <w:rPr>
                      <w:rFonts w:ascii="DejaVu Sans" w:eastAsia="DejaVu Sans" w:hAnsi="DejaVu Sans" w:cs="DejaVu Sans"/>
                      <w:b/>
                      <w:color w:val="000000"/>
                      <w:sz w:val="16"/>
                      <w:szCs w:val="16"/>
                    </w:rPr>
                    <w:t>value</w:t>
                  </w:r>
                </w:p>
              </w:tc>
            </w:tr>
            <w:tr w:rsidR="00F31233" w14:paraId="48859215" w14:textId="77777777" w:rsidTr="00F31233">
              <w:trPr>
                <w:jc w:val="center"/>
                <w:trPrChange w:id="643" w:author="Comparison" w:date="2026-03-18T14:51:00Z" w16du:dateUtc="2026-03-18T05:51:00Z">
                  <w:trPr>
                    <w:gridAfter w:val="0"/>
                    <w:jc w:val="center"/>
                  </w:trPr>
                </w:trPrChange>
              </w:trPr>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44"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430821F" w14:textId="77777777" w:rsidR="00F31233" w:rsidRDefault="004D4528">
                  <w:pPr>
                    <w:rPr>
                      <w:rFonts w:ascii="DejaVu Sans" w:eastAsia="DejaVu Sans" w:hAnsi="DejaVu Sans" w:cs="DejaVu Sans"/>
                      <w:color w:val="000000"/>
                      <w:sz w:val="16"/>
                      <w:szCs w:val="16"/>
                    </w:rPr>
                    <w:pPrChange w:id="64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646" w:author="Comparison" w:date="2026-03-18T14:51:00Z" w16du:dateUtc="2026-03-18T05:51:00Z">
                    <w:r>
                      <w:rPr>
                        <w:rFonts w:ascii="DejaVu Sans" w:eastAsia="DejaVu Sans" w:hAnsi="DejaVu Sans" w:cs="DejaVu Sans"/>
                        <w:color w:val="000000"/>
                        <w:sz w:val="16"/>
                        <w:szCs w:val="16"/>
                      </w:rPr>
                      <w:delText>Accurate</w:delText>
                    </w:r>
                  </w:del>
                  <w:ins w:id="647" w:author="Comparison" w:date="2026-03-18T14:51:00Z" w16du:dateUtc="2026-03-18T05:51:00Z">
                    <w:r w:rsidR="00540CC2">
                      <w:rPr>
                        <w:rFonts w:ascii="DejaVu Sans" w:eastAsia="DejaVu Sans" w:hAnsi="DejaVu Sans" w:cs="DejaVu Sans"/>
                        <w:color w:val="000000"/>
                        <w:sz w:val="16"/>
                        <w:szCs w:val="16"/>
                      </w:rPr>
                      <w:t>(A) Criteria Based</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48"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3FCA4DF" w14:textId="77777777" w:rsidR="00F31233" w:rsidRDefault="004D4528">
                  <w:pPr>
                    <w:rPr>
                      <w:rFonts w:ascii="DejaVu Sans" w:eastAsia="DejaVu Sans" w:hAnsi="DejaVu Sans" w:cs="DejaVu Sans"/>
                      <w:color w:val="000000"/>
                      <w:sz w:val="16"/>
                      <w:szCs w:val="16"/>
                    </w:rPr>
                    <w:pPrChange w:id="64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650" w:author="Comparison" w:date="2026-03-18T14:51:00Z" w16du:dateUtc="2026-03-18T05:51:00Z">
                    <w:r>
                      <w:rPr>
                        <w:rFonts w:ascii="DejaVu Sans" w:eastAsia="DejaVu Sans" w:hAnsi="DejaVu Sans" w:cs="DejaVu Sans"/>
                        <w:color w:val="000000"/>
                        <w:sz w:val="16"/>
                        <w:szCs w:val="16"/>
                      </w:rPr>
                      <w:delText>0.38 (0.19- 0.56)</w:delText>
                    </w:r>
                  </w:del>
                  <w:ins w:id="651" w:author="Comparison" w:date="2026-03-18T14:51:00Z" w16du:dateUtc="2026-03-18T05:51:00Z">
                    <w:r w:rsidR="00540CC2">
                      <w:rPr>
                        <w:rFonts w:ascii="DejaVu Sans" w:eastAsia="DejaVu Sans" w:hAnsi="DejaVu Sans" w:cs="DejaVu Sans"/>
                        <w:color w:val="000000"/>
                        <w:sz w:val="16"/>
                        <w:szCs w:val="16"/>
                      </w:rPr>
                      <w:t>1.7 (1.5- 1.9)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52" w:author="Comparison" w:date="2026-03-18T14:51:00Z" w16du:dateUtc="2026-03-18T05:51: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4DCF0A" w14:textId="77777777" w:rsidR="00F31233" w:rsidRDefault="00540CC2">
                  <w:pPr>
                    <w:rPr>
                      <w:rFonts w:ascii="DejaVu Sans" w:eastAsia="DejaVu Sans" w:hAnsi="DejaVu Sans" w:cs="DejaVu Sans"/>
                      <w:color w:val="000000"/>
                      <w:sz w:val="16"/>
                      <w:szCs w:val="16"/>
                    </w:rPr>
                    <w:pPrChange w:id="65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654" w:author="Comparison" w:date="2026-03-18T14:51:00Z" w16du:dateUtc="2026-03-18T05:51:00Z">
                    <w:r w:rsidR="004D4528">
                      <w:rPr>
                        <w:rFonts w:ascii="DejaVu Sans" w:eastAsia="DejaVu Sans" w:hAnsi="DejaVu Sans" w:cs="DejaVu Sans"/>
                        <w:color w:val="000000"/>
                        <w:sz w:val="16"/>
                        <w:szCs w:val="16"/>
                      </w:rPr>
                      <w:delText>18</w:delText>
                    </w:r>
                  </w:del>
                  <w:ins w:id="655" w:author="Comparison" w:date="2026-03-18T14:51:00Z" w16du:dateUtc="2026-03-18T05:51:00Z">
                    <w:r>
                      <w:rPr>
                        <w:rFonts w:ascii="DejaVu Sans" w:eastAsia="DejaVu Sans" w:hAnsi="DejaVu Sans" w:cs="DejaVu Sans"/>
                        <w:color w:val="000000"/>
                        <w:sz w:val="16"/>
                        <w:szCs w:val="16"/>
                      </w:rPr>
                      <w:t>43</w:t>
                    </w:r>
                  </w:ins>
                  <w:r>
                    <w:rPr>
                      <w:rFonts w:ascii="DejaVu Sans" w:eastAsia="DejaVu Sans" w:hAnsi="DejaVu Sans" w:cs="DejaVu Sans"/>
                      <w:color w:val="000000"/>
                      <w:sz w:val="16"/>
                      <w:szCs w:val="16"/>
                    </w:rPr>
                    <w:t xml:space="preserve"> (4.</w:t>
                  </w:r>
                  <w:del w:id="656" w:author="Comparison" w:date="2026-03-18T14:51:00Z" w16du:dateUtc="2026-03-18T05:51:00Z">
                    <w:r w:rsidR="004D4528">
                      <w:rPr>
                        <w:rFonts w:ascii="DejaVu Sans" w:eastAsia="DejaVu Sans" w:hAnsi="DejaVu Sans" w:cs="DejaVu Sans"/>
                        <w:color w:val="000000"/>
                        <w:sz w:val="16"/>
                        <w:szCs w:val="16"/>
                      </w:rPr>
                      <w:delText>07</w:delText>
                    </w:r>
                  </w:del>
                  <w:ins w:id="657" w:author="Comparison" w:date="2026-03-18T14:51:00Z" w16du:dateUtc="2026-03-18T05:51:00Z">
                    <w:r>
                      <w:rPr>
                        <w:rFonts w:ascii="DejaVu Sans" w:eastAsia="DejaVu Sans" w:hAnsi="DejaVu Sans" w:cs="DejaVu Sans"/>
                        <w:color w:val="000000"/>
                        <w:sz w:val="16"/>
                        <w:szCs w:val="16"/>
                      </w:rPr>
                      <w:t>34</w:t>
                    </w:r>
                  </w:ins>
                  <w:r>
                    <w:rPr>
                      <w:rFonts w:ascii="DejaVu Sans" w:eastAsia="DejaVu Sans" w:hAnsi="DejaVu Sans" w:cs="DejaVu Sans"/>
                      <w:color w:val="000000"/>
                      <w:sz w:val="16"/>
                      <w:szCs w:val="16"/>
                    </w:rPr>
                    <w:t>-4.</w:t>
                  </w:r>
                  <w:del w:id="658" w:author="Comparison" w:date="2026-03-18T14:51:00Z" w16du:dateUtc="2026-03-18T05:51:00Z">
                    <w:r w:rsidR="004D4528">
                      <w:rPr>
                        <w:rFonts w:ascii="DejaVu Sans" w:eastAsia="DejaVu Sans" w:hAnsi="DejaVu Sans" w:cs="DejaVu Sans"/>
                        <w:color w:val="000000"/>
                        <w:sz w:val="16"/>
                        <w:szCs w:val="16"/>
                      </w:rPr>
                      <w:delText>28</w:delText>
                    </w:r>
                  </w:del>
                  <w:ins w:id="659" w:author="Comparison" w:date="2026-03-18T14:51:00Z" w16du:dateUtc="2026-03-18T05:51:00Z">
                    <w:r>
                      <w:rPr>
                        <w:rFonts w:ascii="DejaVu Sans" w:eastAsia="DejaVu Sans" w:hAnsi="DejaVu Sans" w:cs="DejaVu Sans"/>
                        <w:color w:val="000000"/>
                        <w:sz w:val="16"/>
                        <w:szCs w:val="16"/>
                      </w:rPr>
                      <w:t>52</w:t>
                    </w:r>
                  </w:ins>
                  <w:r>
                    <w:rPr>
                      <w:rFonts w:ascii="DejaVu Sans" w:eastAsia="DejaVu Sans" w:hAnsi="DejaVu Sans" w:cs="DejaVu Sans"/>
                      <w:color w:val="000000"/>
                      <w:sz w:val="16"/>
                      <w:szCs w:val="16"/>
                    </w:rPr>
                    <w:t>)</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60"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A0C65CF" w14:textId="77777777" w:rsidR="00F31233" w:rsidRDefault="004D4528">
                  <w:pPr>
                    <w:rPr>
                      <w:rFonts w:ascii="DejaVu Sans" w:eastAsia="DejaVu Sans" w:hAnsi="DejaVu Sans" w:cs="DejaVu Sans"/>
                      <w:color w:val="000000"/>
                      <w:sz w:val="16"/>
                      <w:szCs w:val="16"/>
                    </w:rPr>
                    <w:pPrChange w:id="66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662" w:author="Comparison" w:date="2026-03-18T14:51:00Z" w16du:dateUtc="2026-03-18T05:51:00Z">
                    <w:r>
                      <w:rPr>
                        <w:rFonts w:ascii="DejaVu Sans" w:eastAsia="DejaVu Sans" w:hAnsi="DejaVu Sans" w:cs="DejaVu Sans"/>
                        <w:color w:val="000000"/>
                        <w:sz w:val="16"/>
                        <w:szCs w:val="16"/>
                      </w:rPr>
                      <w:delText>3.8 (3.64-3.96)</w:delText>
                    </w:r>
                  </w:del>
                  <w:ins w:id="663" w:author="Comparison" w:date="2026-03-18T14:51:00Z" w16du:dateUtc="2026-03-18T05:51:00Z">
                    <w:r w:rsidR="00540CC2">
                      <w:rPr>
                        <w:rFonts w:ascii="DejaVu Sans" w:eastAsia="DejaVu Sans" w:hAnsi="DejaVu Sans" w:cs="DejaVu Sans"/>
                        <w:color w:val="000000"/>
                        <w:sz w:val="16"/>
                        <w:szCs w:val="16"/>
                      </w:rPr>
                      <w:t>2.73 (2.56-2.9)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64" w:author="Comparison" w:date="2026-03-18T14:51:00Z"/>
                  <w:tcPrChange w:id="665"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66" w:author="Comparison" w:date="2026-03-18T14:51:00Z"/>
                    </w:tcPr>
                  </w:tcPrChange>
                </w:tcPr>
                <w:p w14:paraId="38AA925D" w14:textId="77777777" w:rsidR="00F31233" w:rsidRDefault="00540CC2">
                  <w:pPr>
                    <w:rPr>
                      <w:rFonts w:ascii="DejaVu Sans" w:eastAsia="DejaVu Sans" w:hAnsi="DejaVu Sans" w:cs="DejaVu Sans"/>
                      <w:color w:val="000000"/>
                      <w:sz w:val="16"/>
                      <w:szCs w:val="16"/>
                    </w:rPr>
                  </w:pPr>
                  <w:ins w:id="667" w:author="Comparison" w:date="2026-03-18T14:51:00Z" w16du:dateUtc="2026-03-18T05:51:00Z">
                    <w:r>
                      <w:rPr>
                        <w:rFonts w:ascii="DejaVu Sans" w:eastAsia="DejaVu Sans" w:hAnsi="DejaVu Sans" w:cs="DejaVu Sans"/>
                        <w:color w:val="000000"/>
                        <w:sz w:val="16"/>
                        <w:szCs w:val="16"/>
                      </w:rPr>
                      <w:t>0.93 (0.79 to 1.06)</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68" w:author="Comparison" w:date="2026-03-18T14:51:00Z" w16du:dateUtc="2026-03-18T05:5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BDBD4D" w14:textId="77777777" w:rsidR="00F31233" w:rsidRDefault="00540CC2">
                  <w:pPr>
                    <w:rPr>
                      <w:rFonts w:ascii="DejaVu Sans" w:eastAsia="DejaVu Sans" w:hAnsi="DejaVu Sans" w:cs="DejaVu Sans"/>
                      <w:color w:val="000000"/>
                      <w:sz w:val="16"/>
                      <w:szCs w:val="16"/>
                    </w:rPr>
                    <w:pPrChange w:id="66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0" w:author="Comparison" w:date="2026-03-18T14:51:00Z"/>
                  <w:tcPrChange w:id="671" w:author="Comparison" w:date="2026-03-18T14:51:00Z" w16du:dateUtc="2026-03-18T05:51: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2" w:author="Comparison" w:date="2026-03-18T14:51:00Z"/>
                    </w:tcPr>
                  </w:tcPrChange>
                </w:tcPr>
                <w:p w14:paraId="4413D956" w14:textId="77777777" w:rsidR="00F31233" w:rsidRDefault="00540CC2">
                  <w:pPr>
                    <w:rPr>
                      <w:rFonts w:ascii="DejaVu Sans" w:eastAsia="DejaVu Sans" w:hAnsi="DejaVu Sans" w:cs="DejaVu Sans"/>
                      <w:color w:val="000000"/>
                      <w:sz w:val="16"/>
                      <w:szCs w:val="16"/>
                    </w:rPr>
                  </w:pPr>
                  <w:ins w:id="673" w:author="Comparison" w:date="2026-03-18T14:51:00Z" w16du:dateUtc="2026-03-18T05:51:00Z">
                    <w:r>
                      <w:rPr>
                        <w:rFonts w:ascii="DejaVu Sans" w:eastAsia="DejaVu Sans" w:hAnsi="DejaVu Sans" w:cs="DejaVu Sans"/>
                        <w:color w:val="000000"/>
                        <w:sz w:val="16"/>
                        <w:szCs w:val="16"/>
                      </w:rPr>
                      <w:t>&lt;0.001</w:t>
                    </w:r>
                  </w:ins>
                </w:p>
              </w:tc>
            </w:tr>
            <w:tr w:rsidR="00F31233" w14:paraId="1566BB07" w14:textId="77777777" w:rsidTr="00F31233">
              <w:trPr>
                <w:jc w:val="center"/>
                <w:trPrChange w:id="674" w:author="Comparison" w:date="2026-03-18T14:51:00Z" w16du:dateUtc="2026-03-18T05:51: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75"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42184E" w14:textId="77777777" w:rsidR="00F31233" w:rsidRDefault="00540CC2">
                  <w:pPr>
                    <w:rPr>
                      <w:rFonts w:ascii="DejaVu Sans" w:eastAsia="DejaVu Sans" w:hAnsi="DejaVu Sans" w:cs="DejaVu Sans"/>
                      <w:color w:val="000000"/>
                      <w:sz w:val="16"/>
                      <w:szCs w:val="16"/>
                    </w:rPr>
                    <w:pPrChange w:id="67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677" w:author="Comparison" w:date="2026-03-18T14:51:00Z" w16du:dateUtc="2026-03-18T05:51:00Z">
                    <w:r>
                      <w:rPr>
                        <w:rFonts w:ascii="DejaVu Sans" w:eastAsia="DejaVu Sans" w:hAnsi="DejaVu Sans" w:cs="DejaVu Sans"/>
                        <w:color w:val="000000"/>
                        <w:sz w:val="16"/>
                        <w:szCs w:val="16"/>
                      </w:rPr>
                      <w:t xml:space="preserve">(B) </w:t>
                    </w:r>
                  </w:ins>
                  <w:r>
                    <w:rPr>
                      <w:rFonts w:ascii="DejaVu Sans" w:eastAsia="DejaVu Sans" w:hAnsi="DejaVu Sans" w:cs="DejaVu Sans"/>
                      <w:color w:val="000000"/>
                      <w:sz w:val="16"/>
                      <w:szCs w:val="16"/>
                    </w:rPr>
                    <w:t>Clear Direction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78"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AB38A9" w14:textId="77777777" w:rsidR="00F31233" w:rsidRDefault="00540CC2">
                  <w:pPr>
                    <w:rPr>
                      <w:rFonts w:ascii="DejaVu Sans" w:eastAsia="DejaVu Sans" w:hAnsi="DejaVu Sans" w:cs="DejaVu Sans"/>
                      <w:color w:val="000000"/>
                      <w:sz w:val="16"/>
                      <w:szCs w:val="16"/>
                    </w:rPr>
                    <w:pPrChange w:id="67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1.39 (1.18- 1.59)</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0"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A97A72" w14:textId="77777777" w:rsidR="00F31233" w:rsidRDefault="00540CC2">
                  <w:pPr>
                    <w:rPr>
                      <w:rFonts w:ascii="DejaVu Sans" w:eastAsia="DejaVu Sans" w:hAnsi="DejaVu Sans" w:cs="DejaVu Sans"/>
                      <w:color w:val="000000"/>
                      <w:sz w:val="16"/>
                      <w:szCs w:val="16"/>
                    </w:rPr>
                    <w:pPrChange w:id="68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4.36 (4.26-4.46)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2"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CCB3317" w14:textId="77777777" w:rsidR="00F31233" w:rsidRDefault="00540CC2">
                  <w:pPr>
                    <w:rPr>
                      <w:rFonts w:ascii="DejaVu Sans" w:eastAsia="DejaVu Sans" w:hAnsi="DejaVu Sans" w:cs="DejaVu Sans"/>
                      <w:color w:val="000000"/>
                      <w:sz w:val="16"/>
                      <w:szCs w:val="16"/>
                    </w:rPr>
                    <w:pPrChange w:id="68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2.98 (2.81-3.14)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4"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A73E4BB" w14:textId="77777777" w:rsidR="00F31233" w:rsidRDefault="004D4528">
                  <w:pPr>
                    <w:rPr>
                      <w:rFonts w:ascii="DejaVu Sans" w:eastAsia="DejaVu Sans" w:hAnsi="DejaVu Sans" w:cs="DejaVu Sans"/>
                      <w:color w:val="000000"/>
                      <w:sz w:val="16"/>
                      <w:szCs w:val="16"/>
                    </w:rPr>
                    <w:pPrChange w:id="68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686" w:author="Comparison" w:date="2026-03-18T14:51:00Z" w16du:dateUtc="2026-03-18T05:51:00Z">
                    <w:r>
                      <w:rPr>
                        <w:rFonts w:ascii="DejaVu Sans" w:eastAsia="DejaVu Sans" w:hAnsi="DejaVu Sans" w:cs="DejaVu Sans"/>
                        <w:color w:val="000000"/>
                        <w:sz w:val="16"/>
                        <w:szCs w:val="16"/>
                      </w:rPr>
                      <w:delText>&lt;</w:delText>
                    </w:r>
                  </w:del>
                  <w:r w:rsidR="00540CC2">
                    <w:rPr>
                      <w:rFonts w:ascii="DejaVu Sans" w:eastAsia="DejaVu Sans" w:hAnsi="DejaVu Sans" w:cs="DejaVu Sans"/>
                      <w:color w:val="000000"/>
                      <w:sz w:val="16"/>
                      <w:szCs w:val="16"/>
                    </w:rPr>
                    <w:t>0.</w:t>
                  </w:r>
                  <w:del w:id="687" w:author="Comparison" w:date="2026-03-18T14:51:00Z" w16du:dateUtc="2026-03-18T05:51:00Z">
                    <w:r>
                      <w:rPr>
                        <w:rFonts w:ascii="DejaVu Sans" w:eastAsia="DejaVu Sans" w:hAnsi="DejaVu Sans" w:cs="DejaVu Sans"/>
                        <w:color w:val="000000"/>
                        <w:sz w:val="16"/>
                        <w:szCs w:val="16"/>
                      </w:rPr>
                      <w:delText>001</w:delText>
                    </w:r>
                  </w:del>
                  <w:ins w:id="688" w:author="Comparison" w:date="2026-03-18T14:51:00Z" w16du:dateUtc="2026-03-18T05:51:00Z">
                    <w:r w:rsidR="00540CC2">
                      <w:rPr>
                        <w:rFonts w:ascii="DejaVu Sans" w:eastAsia="DejaVu Sans" w:hAnsi="DejaVu Sans" w:cs="DejaVu Sans"/>
                        <w:color w:val="000000"/>
                        <w:sz w:val="16"/>
                        <w:szCs w:val="16"/>
                      </w:rPr>
                      <w:t>73 (0.61 to 0.86)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89" w:author="Comparison" w:date="2026-03-18T14:51:00Z"/>
                  <w:tcPrChange w:id="690"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1" w:author="Comparison" w:date="2026-03-18T14:51:00Z"/>
                    </w:tcPr>
                  </w:tcPrChange>
                </w:tcPr>
                <w:p w14:paraId="3B1A9893" w14:textId="77777777" w:rsidR="00F31233" w:rsidRDefault="00540CC2">
                  <w:pPr>
                    <w:rPr>
                      <w:rFonts w:ascii="DejaVu Sans" w:eastAsia="DejaVu Sans" w:hAnsi="DejaVu Sans" w:cs="DejaVu Sans"/>
                      <w:color w:val="000000"/>
                      <w:sz w:val="16"/>
                      <w:szCs w:val="16"/>
                    </w:rPr>
                  </w:pPr>
                  <w:ins w:id="692" w:author="Comparison" w:date="2026-03-18T14:51:00Z" w16du:dateUtc="2026-03-18T05:51: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3" w:author="Comparison" w:date="2026-03-18T14:51:00Z"/>
                  <w:tcPrChange w:id="694"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5" w:author="Comparison" w:date="2026-03-18T14:51:00Z"/>
                    </w:tcPr>
                  </w:tcPrChange>
                </w:tcPr>
                <w:p w14:paraId="065C138D" w14:textId="77777777" w:rsidR="00F31233" w:rsidRDefault="00540CC2">
                  <w:pPr>
                    <w:rPr>
                      <w:rFonts w:ascii="DejaVu Sans" w:eastAsia="DejaVu Sans" w:hAnsi="DejaVu Sans" w:cs="DejaVu Sans"/>
                      <w:color w:val="000000"/>
                      <w:sz w:val="16"/>
                      <w:szCs w:val="16"/>
                    </w:rPr>
                  </w:pPr>
                  <w:ins w:id="696" w:author="Comparison" w:date="2026-03-18T14:51:00Z" w16du:dateUtc="2026-03-18T05:51:00Z">
                    <w:r>
                      <w:rPr>
                        <w:rFonts w:ascii="DejaVu Sans" w:eastAsia="DejaVu Sans" w:hAnsi="DejaVu Sans" w:cs="DejaVu Sans"/>
                        <w:color w:val="000000"/>
                        <w:sz w:val="16"/>
                        <w:szCs w:val="16"/>
                      </w:rPr>
                      <w:t>&lt;0.001</w:t>
                    </w:r>
                  </w:ins>
                </w:p>
              </w:tc>
            </w:tr>
            <w:tr w:rsidR="00F31233" w14:paraId="2B95643A" w14:textId="77777777" w:rsidTr="00F31233">
              <w:trPr>
                <w:jc w:val="center"/>
                <w:trPrChange w:id="697" w:author="Comparison" w:date="2026-03-18T14:51:00Z" w16du:dateUtc="2026-03-18T05:51: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98"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21B4DE" w14:textId="77777777" w:rsidR="00F31233" w:rsidRDefault="004D4528">
                  <w:pPr>
                    <w:rPr>
                      <w:rFonts w:ascii="DejaVu Sans" w:eastAsia="DejaVu Sans" w:hAnsi="DejaVu Sans" w:cs="DejaVu Sans"/>
                      <w:color w:val="000000"/>
                      <w:sz w:val="16"/>
                      <w:szCs w:val="16"/>
                    </w:rPr>
                    <w:pPrChange w:id="69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700" w:author="Comparison" w:date="2026-03-18T14:51:00Z" w16du:dateUtc="2026-03-18T05:51:00Z">
                    <w:r>
                      <w:rPr>
                        <w:rFonts w:ascii="DejaVu Sans" w:eastAsia="DejaVu Sans" w:hAnsi="DejaVu Sans" w:cs="DejaVu Sans"/>
                        <w:color w:val="000000"/>
                        <w:sz w:val="16"/>
                        <w:szCs w:val="16"/>
                      </w:rPr>
                      <w:delText>Criteria Based</w:delText>
                    </w:r>
                  </w:del>
                  <w:ins w:id="701" w:author="Comparison" w:date="2026-03-18T14:51:00Z" w16du:dateUtc="2026-03-18T05:51:00Z">
                    <w:r w:rsidR="00540CC2">
                      <w:rPr>
                        <w:rFonts w:ascii="DejaVu Sans" w:eastAsia="DejaVu Sans" w:hAnsi="DejaVu Sans" w:cs="DejaVu Sans"/>
                        <w:color w:val="000000"/>
                        <w:sz w:val="16"/>
                        <w:szCs w:val="16"/>
                      </w:rPr>
                      <w:t>(C) Accurate</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2"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245A67" w14:textId="77777777" w:rsidR="00F31233" w:rsidRDefault="004D4528">
                  <w:pPr>
                    <w:rPr>
                      <w:rFonts w:ascii="DejaVu Sans" w:eastAsia="DejaVu Sans" w:hAnsi="DejaVu Sans" w:cs="DejaVu Sans"/>
                      <w:color w:val="000000"/>
                      <w:sz w:val="16"/>
                      <w:szCs w:val="16"/>
                    </w:rPr>
                    <w:pPrChange w:id="70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704" w:author="Comparison" w:date="2026-03-18T14:51:00Z" w16du:dateUtc="2026-03-18T05:51:00Z">
                    <w:r>
                      <w:rPr>
                        <w:rFonts w:ascii="DejaVu Sans" w:eastAsia="DejaVu Sans" w:hAnsi="DejaVu Sans" w:cs="DejaVu Sans"/>
                        <w:color w:val="000000"/>
                        <w:sz w:val="16"/>
                        <w:szCs w:val="16"/>
                      </w:rPr>
                      <w:delText>1.7 (1.5- 1.9)</w:delText>
                    </w:r>
                  </w:del>
                  <w:ins w:id="705" w:author="Comparison" w:date="2026-03-18T14:51:00Z" w16du:dateUtc="2026-03-18T05:51:00Z">
                    <w:r w:rsidR="00540CC2">
                      <w:rPr>
                        <w:rFonts w:ascii="DejaVu Sans" w:eastAsia="DejaVu Sans" w:hAnsi="DejaVu Sans" w:cs="DejaVu Sans"/>
                        <w:color w:val="000000"/>
                        <w:sz w:val="16"/>
                        <w:szCs w:val="16"/>
                      </w:rPr>
                      <w:t>0.38 (0.19- 0.56)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6"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EACEC45" w14:textId="77777777" w:rsidR="00F31233" w:rsidRDefault="00540CC2">
                  <w:pPr>
                    <w:rPr>
                      <w:rFonts w:ascii="DejaVu Sans" w:eastAsia="DejaVu Sans" w:hAnsi="DejaVu Sans" w:cs="DejaVu Sans"/>
                      <w:color w:val="000000"/>
                      <w:sz w:val="16"/>
                      <w:szCs w:val="16"/>
                    </w:rPr>
                    <w:pPrChange w:id="70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708" w:author="Comparison" w:date="2026-03-18T14:51:00Z" w16du:dateUtc="2026-03-18T05:51:00Z">
                    <w:r w:rsidR="004D4528">
                      <w:rPr>
                        <w:rFonts w:ascii="DejaVu Sans" w:eastAsia="DejaVu Sans" w:hAnsi="DejaVu Sans" w:cs="DejaVu Sans"/>
                        <w:color w:val="000000"/>
                        <w:sz w:val="16"/>
                        <w:szCs w:val="16"/>
                      </w:rPr>
                      <w:delText>43</w:delText>
                    </w:r>
                  </w:del>
                  <w:ins w:id="709" w:author="Comparison" w:date="2026-03-18T14:51:00Z" w16du:dateUtc="2026-03-18T05:51:00Z">
                    <w:r>
                      <w:rPr>
                        <w:rFonts w:ascii="DejaVu Sans" w:eastAsia="DejaVu Sans" w:hAnsi="DejaVu Sans" w:cs="DejaVu Sans"/>
                        <w:color w:val="000000"/>
                        <w:sz w:val="16"/>
                        <w:szCs w:val="16"/>
                      </w:rPr>
                      <w:t>18</w:t>
                    </w:r>
                  </w:ins>
                  <w:r>
                    <w:rPr>
                      <w:rFonts w:ascii="DejaVu Sans" w:eastAsia="DejaVu Sans" w:hAnsi="DejaVu Sans" w:cs="DejaVu Sans"/>
                      <w:color w:val="000000"/>
                      <w:sz w:val="16"/>
                      <w:szCs w:val="16"/>
                    </w:rPr>
                    <w:t xml:space="preserve"> (4.</w:t>
                  </w:r>
                  <w:del w:id="710" w:author="Comparison" w:date="2026-03-18T14:51:00Z" w16du:dateUtc="2026-03-18T05:51:00Z">
                    <w:r w:rsidR="004D4528">
                      <w:rPr>
                        <w:rFonts w:ascii="DejaVu Sans" w:eastAsia="DejaVu Sans" w:hAnsi="DejaVu Sans" w:cs="DejaVu Sans"/>
                        <w:color w:val="000000"/>
                        <w:sz w:val="16"/>
                        <w:szCs w:val="16"/>
                      </w:rPr>
                      <w:delText>34</w:delText>
                    </w:r>
                  </w:del>
                  <w:ins w:id="711" w:author="Comparison" w:date="2026-03-18T14:51:00Z" w16du:dateUtc="2026-03-18T05:51:00Z">
                    <w:r>
                      <w:rPr>
                        <w:rFonts w:ascii="DejaVu Sans" w:eastAsia="DejaVu Sans" w:hAnsi="DejaVu Sans" w:cs="DejaVu Sans"/>
                        <w:color w:val="000000"/>
                        <w:sz w:val="16"/>
                        <w:szCs w:val="16"/>
                      </w:rPr>
                      <w:t>07</w:t>
                    </w:r>
                  </w:ins>
                  <w:r>
                    <w:rPr>
                      <w:rFonts w:ascii="DejaVu Sans" w:eastAsia="DejaVu Sans" w:hAnsi="DejaVu Sans" w:cs="DejaVu Sans"/>
                      <w:color w:val="000000"/>
                      <w:sz w:val="16"/>
                      <w:szCs w:val="16"/>
                    </w:rPr>
                    <w:t>-4.</w:t>
                  </w:r>
                  <w:del w:id="712" w:author="Comparison" w:date="2026-03-18T14:51:00Z" w16du:dateUtc="2026-03-18T05:51:00Z">
                    <w:r w:rsidR="004D4528">
                      <w:rPr>
                        <w:rFonts w:ascii="DejaVu Sans" w:eastAsia="DejaVu Sans" w:hAnsi="DejaVu Sans" w:cs="DejaVu Sans"/>
                        <w:color w:val="000000"/>
                        <w:sz w:val="16"/>
                        <w:szCs w:val="16"/>
                      </w:rPr>
                      <w:delText>52</w:delText>
                    </w:r>
                  </w:del>
                  <w:ins w:id="713" w:author="Comparison" w:date="2026-03-18T14:51:00Z" w16du:dateUtc="2026-03-18T05:51:00Z">
                    <w:r>
                      <w:rPr>
                        <w:rFonts w:ascii="DejaVu Sans" w:eastAsia="DejaVu Sans" w:hAnsi="DejaVu Sans" w:cs="DejaVu Sans"/>
                        <w:color w:val="000000"/>
                        <w:sz w:val="16"/>
                        <w:szCs w:val="16"/>
                      </w:rPr>
                      <w:t>28</w:t>
                    </w:r>
                  </w:ins>
                  <w:r>
                    <w:rPr>
                      <w:rFonts w:ascii="DejaVu Sans" w:eastAsia="DejaVu Sans" w:hAnsi="DejaVu Sans" w:cs="DejaVu Sans"/>
                      <w:color w:val="000000"/>
                      <w:sz w:val="16"/>
                      <w:szCs w:val="16"/>
                    </w:rPr>
                    <w:t>)</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14"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AF0FE83" w14:textId="77777777" w:rsidR="00F31233" w:rsidRDefault="004D4528">
                  <w:pPr>
                    <w:rPr>
                      <w:rFonts w:ascii="DejaVu Sans" w:eastAsia="DejaVu Sans" w:hAnsi="DejaVu Sans" w:cs="DejaVu Sans"/>
                      <w:color w:val="000000"/>
                      <w:sz w:val="16"/>
                      <w:szCs w:val="16"/>
                    </w:rPr>
                    <w:pPrChange w:id="71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716" w:author="Comparison" w:date="2026-03-18T14:51:00Z" w16du:dateUtc="2026-03-18T05:51:00Z">
                    <w:r>
                      <w:rPr>
                        <w:rFonts w:ascii="DejaVu Sans" w:eastAsia="DejaVu Sans" w:hAnsi="DejaVu Sans" w:cs="DejaVu Sans"/>
                        <w:color w:val="000000"/>
                        <w:sz w:val="16"/>
                        <w:szCs w:val="16"/>
                      </w:rPr>
                      <w:delText>2.73 (2.56-2.9)</w:delText>
                    </w:r>
                  </w:del>
                  <w:ins w:id="717" w:author="Comparison" w:date="2026-03-18T14:51:00Z" w16du:dateUtc="2026-03-18T05:51:00Z">
                    <w:r w:rsidR="00540CC2">
                      <w:rPr>
                        <w:rFonts w:ascii="DejaVu Sans" w:eastAsia="DejaVu Sans" w:hAnsi="DejaVu Sans" w:cs="DejaVu Sans"/>
                        <w:color w:val="000000"/>
                        <w:sz w:val="16"/>
                        <w:szCs w:val="16"/>
                      </w:rPr>
                      <w:t>3.8 (3.64-3.96)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18"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60D3B7" w14:textId="77777777" w:rsidR="00F31233" w:rsidRDefault="004D4528">
                  <w:pPr>
                    <w:rPr>
                      <w:rFonts w:ascii="DejaVu Sans" w:eastAsia="DejaVu Sans" w:hAnsi="DejaVu Sans" w:cs="DejaVu Sans"/>
                      <w:color w:val="000000"/>
                      <w:sz w:val="16"/>
                      <w:szCs w:val="16"/>
                    </w:rPr>
                    <w:pPrChange w:id="71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720" w:author="Comparison" w:date="2026-03-18T14:51:00Z" w16du:dateUtc="2026-03-18T05:51:00Z">
                    <w:r>
                      <w:rPr>
                        <w:rFonts w:ascii="DejaVu Sans" w:eastAsia="DejaVu Sans" w:hAnsi="DejaVu Sans" w:cs="DejaVu Sans"/>
                        <w:color w:val="000000"/>
                        <w:sz w:val="16"/>
                        <w:szCs w:val="16"/>
                      </w:rPr>
                      <w:delText>&lt;</w:delText>
                    </w:r>
                  </w:del>
                  <w:r w:rsidR="00540CC2">
                    <w:rPr>
                      <w:rFonts w:ascii="DejaVu Sans" w:eastAsia="DejaVu Sans" w:hAnsi="DejaVu Sans" w:cs="DejaVu Sans"/>
                      <w:color w:val="000000"/>
                      <w:sz w:val="16"/>
                      <w:szCs w:val="16"/>
                    </w:rPr>
                    <w:t>0.</w:t>
                  </w:r>
                  <w:del w:id="721" w:author="Comparison" w:date="2026-03-18T14:51:00Z" w16du:dateUtc="2026-03-18T05:51:00Z">
                    <w:r>
                      <w:rPr>
                        <w:rFonts w:ascii="DejaVu Sans" w:eastAsia="DejaVu Sans" w:hAnsi="DejaVu Sans" w:cs="DejaVu Sans"/>
                        <w:color w:val="000000"/>
                        <w:sz w:val="16"/>
                        <w:szCs w:val="16"/>
                      </w:rPr>
                      <w:delText>001</w:delText>
                    </w:r>
                  </w:del>
                  <w:ins w:id="722" w:author="Comparison" w:date="2026-03-18T14:51:00Z" w16du:dateUtc="2026-03-18T05:51:00Z">
                    <w:r w:rsidR="00540CC2">
                      <w:rPr>
                        <w:rFonts w:ascii="DejaVu Sans" w:eastAsia="DejaVu Sans" w:hAnsi="DejaVu Sans" w:cs="DejaVu Sans"/>
                        <w:color w:val="000000"/>
                        <w:sz w:val="16"/>
                        <w:szCs w:val="16"/>
                      </w:rPr>
                      <w:t>22 (0.11 to 0.33)</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3" w:author="Comparison" w:date="2026-03-18T14:51:00Z"/>
                  <w:tcPrChange w:id="724"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5" w:author="Comparison" w:date="2026-03-18T14:51:00Z"/>
                    </w:tcPr>
                  </w:tcPrChange>
                </w:tcPr>
                <w:p w14:paraId="0FA6CB15" w14:textId="77777777" w:rsidR="00F31233" w:rsidRDefault="00540CC2">
                  <w:pPr>
                    <w:rPr>
                      <w:rFonts w:ascii="DejaVu Sans" w:eastAsia="DejaVu Sans" w:hAnsi="DejaVu Sans" w:cs="DejaVu Sans"/>
                      <w:color w:val="000000"/>
                      <w:sz w:val="16"/>
                      <w:szCs w:val="16"/>
                    </w:rPr>
                  </w:pPr>
                  <w:ins w:id="726" w:author="Comparison" w:date="2026-03-18T14:51:00Z" w16du:dateUtc="2026-03-18T05:51: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7" w:author="Comparison" w:date="2026-03-18T14:51:00Z"/>
                  <w:tcPrChange w:id="728"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29" w:author="Comparison" w:date="2026-03-18T14:51:00Z"/>
                    </w:tcPr>
                  </w:tcPrChange>
                </w:tcPr>
                <w:p w14:paraId="0CC98F91" w14:textId="77777777" w:rsidR="00F31233" w:rsidRDefault="00540CC2">
                  <w:pPr>
                    <w:rPr>
                      <w:rFonts w:ascii="DejaVu Sans" w:eastAsia="DejaVu Sans" w:hAnsi="DejaVu Sans" w:cs="DejaVu Sans"/>
                      <w:color w:val="000000"/>
                      <w:sz w:val="16"/>
                      <w:szCs w:val="16"/>
                    </w:rPr>
                  </w:pPr>
                  <w:ins w:id="730" w:author="Comparison" w:date="2026-03-18T14:51:00Z" w16du:dateUtc="2026-03-18T05:51:00Z">
                    <w:r>
                      <w:rPr>
                        <w:rFonts w:ascii="DejaVu Sans" w:eastAsia="DejaVu Sans" w:hAnsi="DejaVu Sans" w:cs="DejaVu Sans"/>
                        <w:color w:val="000000"/>
                        <w:sz w:val="16"/>
                        <w:szCs w:val="16"/>
                      </w:rPr>
                      <w:t>&lt;0.001</w:t>
                    </w:r>
                  </w:ins>
                </w:p>
              </w:tc>
            </w:tr>
            <w:tr w:rsidR="00F31233" w14:paraId="476B5367" w14:textId="77777777" w:rsidTr="00F31233">
              <w:trPr>
                <w:jc w:val="center"/>
                <w:trPrChange w:id="731" w:author="Comparison" w:date="2026-03-18T14:51:00Z" w16du:dateUtc="2026-03-18T05:51:00Z">
                  <w:trPr>
                    <w:gridAfter w:val="0"/>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2"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D32C18A" w14:textId="77777777" w:rsidR="00F31233" w:rsidRDefault="00540CC2">
                  <w:pPr>
                    <w:rPr>
                      <w:rFonts w:ascii="DejaVu Sans" w:eastAsia="DejaVu Sans" w:hAnsi="DejaVu Sans" w:cs="DejaVu Sans"/>
                      <w:color w:val="000000"/>
                      <w:sz w:val="16"/>
                      <w:szCs w:val="16"/>
                    </w:rPr>
                    <w:pPrChange w:id="73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734" w:author="Comparison" w:date="2026-03-18T14:51:00Z" w16du:dateUtc="2026-03-18T05:51:00Z">
                    <w:r>
                      <w:rPr>
                        <w:rFonts w:ascii="DejaVu Sans" w:eastAsia="DejaVu Sans" w:hAnsi="DejaVu Sans" w:cs="DejaVu Sans"/>
                        <w:color w:val="000000"/>
                        <w:sz w:val="16"/>
                        <w:szCs w:val="16"/>
                      </w:rPr>
                      <w:t xml:space="preserve">(D) </w:t>
                    </w:r>
                  </w:ins>
                  <w:r>
                    <w:rPr>
                      <w:rFonts w:ascii="DejaVu Sans" w:eastAsia="DejaVu Sans" w:hAnsi="DejaVu Sans" w:cs="DejaVu Sans"/>
                      <w:color w:val="000000"/>
                      <w:sz w:val="16"/>
                      <w:szCs w:val="16"/>
                    </w:rPr>
                    <w:t>Prioritization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5"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F379503" w14:textId="77777777" w:rsidR="00F31233" w:rsidRDefault="00540CC2">
                  <w:pPr>
                    <w:rPr>
                      <w:rFonts w:ascii="DejaVu Sans" w:eastAsia="DejaVu Sans" w:hAnsi="DejaVu Sans" w:cs="DejaVu Sans"/>
                      <w:color w:val="000000"/>
                      <w:sz w:val="16"/>
                      <w:szCs w:val="16"/>
                    </w:rPr>
                    <w:pPrChange w:id="73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0.68 (0.47- 0.88)</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7"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25C71AD" w14:textId="77777777" w:rsidR="00F31233" w:rsidRDefault="00540CC2">
                  <w:pPr>
                    <w:rPr>
                      <w:rFonts w:ascii="DejaVu Sans" w:eastAsia="DejaVu Sans" w:hAnsi="DejaVu Sans" w:cs="DejaVu Sans"/>
                      <w:color w:val="000000"/>
                      <w:sz w:val="16"/>
                      <w:szCs w:val="16"/>
                    </w:rPr>
                    <w:pPrChange w:id="73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4.05 (3.94-4.16)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9"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F81CEAB" w14:textId="77777777" w:rsidR="00F31233" w:rsidRDefault="00540CC2">
                  <w:pPr>
                    <w:rPr>
                      <w:rFonts w:ascii="DejaVu Sans" w:eastAsia="DejaVu Sans" w:hAnsi="DejaVu Sans" w:cs="DejaVu Sans"/>
                      <w:color w:val="000000"/>
                      <w:sz w:val="16"/>
                      <w:szCs w:val="16"/>
                    </w:rPr>
                    <w:pPrChange w:id="74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3.37 (3.2-3.54)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1" w:author="Comparison" w:date="2026-03-18T14:51:00Z"/>
                  <w:tcPrChange w:id="742"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3" w:author="Comparison" w:date="2026-03-18T14:51:00Z"/>
                    </w:tcPr>
                  </w:tcPrChange>
                </w:tcPr>
                <w:p w14:paraId="71E24145" w14:textId="77777777" w:rsidR="00F31233" w:rsidRDefault="00540CC2">
                  <w:pPr>
                    <w:rPr>
                      <w:rFonts w:ascii="DejaVu Sans" w:eastAsia="DejaVu Sans" w:hAnsi="DejaVu Sans" w:cs="DejaVu Sans"/>
                      <w:color w:val="000000"/>
                      <w:sz w:val="16"/>
                      <w:szCs w:val="16"/>
                    </w:rPr>
                  </w:pPr>
                  <w:ins w:id="744" w:author="Comparison" w:date="2026-03-18T14:51:00Z" w16du:dateUtc="2026-03-18T05:51:00Z">
                    <w:r>
                      <w:rPr>
                        <w:rFonts w:ascii="DejaVu Sans" w:eastAsia="DejaVu Sans" w:hAnsi="DejaVu Sans" w:cs="DejaVu Sans"/>
                        <w:color w:val="000000"/>
                        <w:sz w:val="16"/>
                        <w:szCs w:val="16"/>
                      </w:rPr>
                      <w:t>0.36 (0.24 to 0.47)</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45"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FEEFB64" w14:textId="77777777" w:rsidR="00F31233" w:rsidRDefault="00540CC2">
                  <w:pPr>
                    <w:rPr>
                      <w:rFonts w:ascii="DejaVu Sans" w:eastAsia="DejaVu Sans" w:hAnsi="DejaVu Sans" w:cs="DejaVu Sans"/>
                      <w:color w:val="000000"/>
                      <w:sz w:val="16"/>
                      <w:szCs w:val="16"/>
                    </w:rPr>
                    <w:pPrChange w:id="74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7" w:author="Comparison" w:date="2026-03-18T14:51:00Z"/>
                  <w:tcPrChange w:id="748" w:author="Comparison" w:date="2026-03-18T14:51:00Z" w16du:dateUtc="2026-03-18T05:5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9" w:author="Comparison" w:date="2026-03-18T14:51:00Z"/>
                    </w:tcPr>
                  </w:tcPrChange>
                </w:tcPr>
                <w:p w14:paraId="5E2EE09A" w14:textId="77777777" w:rsidR="00F31233" w:rsidRDefault="00540CC2">
                  <w:pPr>
                    <w:rPr>
                      <w:rFonts w:ascii="DejaVu Sans" w:eastAsia="DejaVu Sans" w:hAnsi="DejaVu Sans" w:cs="DejaVu Sans"/>
                      <w:color w:val="000000"/>
                      <w:sz w:val="16"/>
                      <w:szCs w:val="16"/>
                    </w:rPr>
                  </w:pPr>
                  <w:ins w:id="750" w:author="Comparison" w:date="2026-03-18T14:51:00Z" w16du:dateUtc="2026-03-18T05:51:00Z">
                    <w:r>
                      <w:rPr>
                        <w:rFonts w:ascii="DejaVu Sans" w:eastAsia="DejaVu Sans" w:hAnsi="DejaVu Sans" w:cs="DejaVu Sans"/>
                        <w:color w:val="000000"/>
                        <w:sz w:val="16"/>
                        <w:szCs w:val="16"/>
                      </w:rPr>
                      <w:t>&lt;0.001</w:t>
                    </w:r>
                  </w:ins>
                </w:p>
              </w:tc>
            </w:tr>
            <w:tr w:rsidR="00F31233" w14:paraId="6AB3131E" w14:textId="77777777" w:rsidTr="00F31233">
              <w:trPr>
                <w:jc w:val="center"/>
                <w:trPrChange w:id="751" w:author="Comparison" w:date="2026-03-18T14:51:00Z" w16du:dateUtc="2026-03-18T05:51:00Z">
                  <w:trPr>
                    <w:jc w:val="center"/>
                  </w:trPr>
                </w:trPrChange>
              </w:trPr>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2"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6B7FFD" w14:textId="77777777" w:rsidR="00F31233" w:rsidRDefault="00540CC2">
                  <w:pPr>
                    <w:rPr>
                      <w:rFonts w:ascii="DejaVu Sans" w:eastAsia="DejaVu Sans" w:hAnsi="DejaVu Sans" w:cs="DejaVu Sans"/>
                      <w:color w:val="000000"/>
                      <w:sz w:val="16"/>
                      <w:szCs w:val="16"/>
                    </w:rPr>
                    <w:pPrChange w:id="75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754" w:author="Comparison" w:date="2026-03-18T14:51:00Z" w16du:dateUtc="2026-03-18T05:51:00Z">
                    <w:r>
                      <w:rPr>
                        <w:rFonts w:ascii="DejaVu Sans" w:eastAsia="DejaVu Sans" w:hAnsi="DejaVu Sans" w:cs="DejaVu Sans"/>
                        <w:color w:val="000000"/>
                        <w:sz w:val="16"/>
                        <w:szCs w:val="16"/>
                      </w:rPr>
                      <w:t xml:space="preserve">(E) </w:t>
                    </w:r>
                  </w:ins>
                  <w:r>
                    <w:rPr>
                      <w:rFonts w:ascii="DejaVu Sans" w:eastAsia="DejaVu Sans" w:hAnsi="DejaVu Sans" w:cs="DejaVu Sans"/>
                      <w:color w:val="000000"/>
                      <w:sz w:val="16"/>
                      <w:szCs w:val="16"/>
                    </w:rPr>
                    <w:t>Supportive</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5"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61A0A7D" w14:textId="77777777" w:rsidR="00F31233" w:rsidRDefault="00540CC2">
                  <w:pPr>
                    <w:rPr>
                      <w:rFonts w:ascii="DejaVu Sans" w:eastAsia="DejaVu Sans" w:hAnsi="DejaVu Sans" w:cs="DejaVu Sans"/>
                      <w:color w:val="000000"/>
                      <w:sz w:val="16"/>
                      <w:szCs w:val="16"/>
                    </w:rPr>
                    <w:pPrChange w:id="75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0.23 (0.08- 0.38)</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7" w:author="Comparison" w:date="2026-03-18T14:51:00Z" w16du:dateUtc="2026-03-18T05:51: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01147BD" w14:textId="77777777" w:rsidR="00F31233" w:rsidRDefault="00540CC2">
                  <w:pPr>
                    <w:rPr>
                      <w:rFonts w:ascii="DejaVu Sans" w:eastAsia="DejaVu Sans" w:hAnsi="DejaVu Sans" w:cs="DejaVu Sans"/>
                      <w:color w:val="000000"/>
                      <w:sz w:val="16"/>
                      <w:szCs w:val="16"/>
                    </w:rPr>
                    <w:pPrChange w:id="75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4.56 (4.47-4.65)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9"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1F9C779" w14:textId="77777777" w:rsidR="00F31233" w:rsidRDefault="00540CC2">
                  <w:pPr>
                    <w:rPr>
                      <w:rFonts w:ascii="DejaVu Sans" w:eastAsia="DejaVu Sans" w:hAnsi="DejaVu Sans" w:cs="DejaVu Sans"/>
                      <w:color w:val="000000"/>
                      <w:sz w:val="16"/>
                      <w:szCs w:val="16"/>
                    </w:rPr>
                    <w:pPrChange w:id="76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4.33 (4.21-4.45)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1" w:author="Comparison" w:date="2026-03-18T14:51:00Z"/>
                  <w:tcPrChange w:id="762"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3" w:author="Comparison" w:date="2026-03-18T14:51:00Z"/>
                    </w:tcPr>
                  </w:tcPrChange>
                </w:tcPr>
                <w:p w14:paraId="66662E11" w14:textId="77777777" w:rsidR="00F31233" w:rsidRDefault="00540CC2">
                  <w:pPr>
                    <w:rPr>
                      <w:rFonts w:ascii="DejaVu Sans" w:eastAsia="DejaVu Sans" w:hAnsi="DejaVu Sans" w:cs="DejaVu Sans"/>
                      <w:color w:val="000000"/>
                      <w:sz w:val="16"/>
                      <w:szCs w:val="16"/>
                    </w:rPr>
                  </w:pPr>
                  <w:ins w:id="764" w:author="Comparison" w:date="2026-03-18T14:51:00Z" w16du:dateUtc="2026-03-18T05:51:00Z">
                    <w:r>
                      <w:rPr>
                        <w:rFonts w:ascii="DejaVu Sans" w:eastAsia="DejaVu Sans" w:hAnsi="DejaVu Sans" w:cs="DejaVu Sans"/>
                        <w:color w:val="000000"/>
                        <w:sz w:val="16"/>
                        <w:szCs w:val="16"/>
                      </w:rPr>
                      <w:t>0.17 (0.06 to 0.28)</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5" w:author="Comparison" w:date="2026-03-18T14:51:00Z"/>
                  <w:tcPrChange w:id="766" w:author="Comparison" w:date="2026-03-18T14:51:00Z" w16du:dateUtc="2026-03-18T05:51: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7" w:author="Comparison" w:date="2026-03-18T14:51:00Z"/>
                    </w:tcPr>
                  </w:tcPrChange>
                </w:tcPr>
                <w:p w14:paraId="79023C75" w14:textId="77777777" w:rsidR="00F31233" w:rsidRDefault="00540CC2">
                  <w:pPr>
                    <w:rPr>
                      <w:rFonts w:ascii="DejaVu Sans" w:eastAsia="DejaVu Sans" w:hAnsi="DejaVu Sans" w:cs="DejaVu Sans"/>
                      <w:color w:val="000000"/>
                      <w:sz w:val="16"/>
                      <w:szCs w:val="16"/>
                    </w:rPr>
                  </w:pPr>
                  <w:ins w:id="768" w:author="Comparison" w:date="2026-03-18T14:51:00Z" w16du:dateUtc="2026-03-18T05:51:00Z">
                    <w:r>
                      <w:rPr>
                        <w:rFonts w:ascii="DejaVu Sans" w:eastAsia="DejaVu Sans" w:hAnsi="DejaVu Sans" w:cs="DejaVu Sans"/>
                        <w:color w:val="000000"/>
                        <w:sz w:val="16"/>
                        <w:szCs w:val="16"/>
                      </w:rPr>
                      <w:t>0.002</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69"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5D65621" w14:textId="77777777" w:rsidR="00F31233" w:rsidRDefault="00540CC2">
                  <w:pPr>
                    <w:rPr>
                      <w:rFonts w:ascii="DejaVu Sans" w:eastAsia="DejaVu Sans" w:hAnsi="DejaVu Sans" w:cs="DejaVu Sans"/>
                      <w:color w:val="000000"/>
                      <w:sz w:val="16"/>
                      <w:szCs w:val="16"/>
                    </w:rPr>
                    <w:pPrChange w:id="7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0.011</w:t>
                  </w:r>
                </w:p>
              </w:tc>
            </w:tr>
          </w:tbl>
          <w:p w14:paraId="72F14BA6" w14:textId="77777777" w:rsidR="00F31233" w:rsidRDefault="00F31233">
            <w:pPr>
              <w:pPrChange w:id="771" w:author="Comparison" w:date="2026-03-18T14:51:00Z" w16du:dateUtc="2026-03-18T05:51:00Z">
                <w:pPr>
                  <w:spacing w:after="240"/>
                </w:pPr>
              </w:pPrChange>
            </w:pPr>
          </w:p>
        </w:tc>
        <w:bookmarkEnd w:id="618"/>
      </w:tr>
    </w:tbl>
    <w:p w14:paraId="6E0CE5F5" w14:textId="77777777" w:rsidR="00F31233" w:rsidRDefault="00540CC2">
      <w:pPr>
        <w:pStyle w:val="BodyText"/>
        <w:pPrChange w:id="772" w:author="Comparison" w:date="2026-03-18T14:51:00Z" w16du:dateUtc="2026-03-18T05:51:00Z">
          <w:pPr>
            <w:spacing w:after="240"/>
          </w:pPr>
        </w:pPrChange>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r>
        <w:fldChar w:fldCharType="begin"/>
      </w:r>
      <w:r>
        <w:instrText>HYPERLINK \l "tbl-ordinal-regression-clmm" \h</w:instrText>
      </w:r>
      <w:r>
        <w:fldChar w:fldCharType="separate"/>
      </w:r>
      <w:r>
        <w:rPr>
          <w:rStyle w:val="Hyperlink"/>
        </w:rPr>
        <w:t>Table 3</w:t>
      </w:r>
      <w:r>
        <w:fldChar w:fldCharType="end"/>
      </w:r>
      <w:r>
        <w:t>.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w:t>
      </w:r>
      <w:r>
        <w:t xml:space="preserve">rs among students compared to faculty. </w:t>
      </w:r>
      <w:r>
        <w:rPr>
          <w:i/>
          <w:rPrChange w:id="773" w:author="Comparison" w:date="2026-03-18T14:51:00Z" w16du:dateUtc="2026-03-18T05:51:00Z">
            <w:rPr/>
          </w:rPrChange>
        </w:rPr>
        <w:t>P</w:t>
      </w:r>
      <w:del w:id="774" w:author="Comparison" w:date="2026-03-18T14:51:00Z" w16du:dateUtc="2026-03-18T05:51:00Z">
        <w:r w:rsidR="004D4528">
          <w:delText>-</w:delText>
        </w:r>
      </w:del>
      <w:ins w:id="775" w:author="Comparison" w:date="2026-03-18T14:51:00Z" w16du:dateUtc="2026-03-18T05:51:00Z">
        <w:r>
          <w:t xml:space="preserve"> </w:t>
        </w:r>
      </w:ins>
      <w:r>
        <w:t>values are Bonferroni-corrected for comparisons across 15 items. The results indicated that, for the items criteria</w:t>
      </w:r>
      <w:del w:id="776" w:author="Comparison" w:date="2026-03-18T14:51:00Z" w16du:dateUtc="2026-03-18T05:51:00Z">
        <w:r w:rsidR="004D4528">
          <w:delText xml:space="preserve"> </w:delText>
        </w:r>
      </w:del>
      <w:ins w:id="777" w:author="Comparison" w:date="2026-03-18T14:51:00Z" w16du:dateUtc="2026-03-18T05:51:00Z">
        <w:r>
          <w:t>-</w:t>
        </w:r>
      </w:ins>
      <w:r>
        <w:t>based</w:t>
      </w:r>
      <w:del w:id="778" w:author="Comparison" w:date="2026-03-18T14:51:00Z" w16du:dateUtc="2026-03-18T05:51:00Z">
        <w:r w:rsidR="004D4528">
          <w:delText>,</w:delText>
        </w:r>
      </w:del>
      <w:r>
        <w:t xml:space="preserve"> and clear direction, AI feedback received significantly higher scores than supervisor feedback (OR</w:t>
      </w:r>
      <w:del w:id="779" w:author="Comparison" w:date="2026-03-18T14:51:00Z" w16du:dateUtc="2026-03-18T05:51:00Z">
        <w:r w:rsidR="004D4528">
          <w:delText xml:space="preserve"> = </w:delText>
        </w:r>
      </w:del>
      <w:ins w:id="780" w:author="Comparison" w:date="2026-03-18T14:51:00Z" w16du:dateUtc="2026-03-18T05:51:00Z">
        <w:r>
          <w:t>=</w:t>
        </w:r>
      </w:ins>
      <w:r>
        <w:t xml:space="preserve">11.81 [95% CI: 7.64–18.27], </w:t>
      </w:r>
      <w:del w:id="781" w:author="Comparison" w:date="2026-03-18T14:51:00Z" w16du:dateUtc="2026-03-18T05:51:00Z">
        <w:r w:rsidR="004D4528">
          <w:delText>p &lt; 0.</w:delText>
        </w:r>
      </w:del>
      <w:ins w:id="782" w:author="Comparison" w:date="2026-03-18T14:51:00Z" w16du:dateUtc="2026-03-18T05:51:00Z">
        <w:r>
          <w:rPr>
            <w:i/>
            <w:iCs/>
          </w:rPr>
          <w:t>P</w:t>
        </w:r>
        <w:r>
          <w:t>&lt;.</w:t>
        </w:r>
      </w:ins>
      <w:r>
        <w:t>001; OR</w:t>
      </w:r>
      <w:del w:id="783" w:author="Comparison" w:date="2026-03-18T14:51:00Z" w16du:dateUtc="2026-03-18T05:51:00Z">
        <w:r w:rsidR="004D4528">
          <w:delText xml:space="preserve"> = </w:delText>
        </w:r>
      </w:del>
      <w:ins w:id="784" w:author="Comparison" w:date="2026-03-18T14:51:00Z" w16du:dateUtc="2026-03-18T05:51:00Z">
        <w:r>
          <w:t>=</w:t>
        </w:r>
      </w:ins>
      <w:r>
        <w:t xml:space="preserve">6.61 [95% CI: 4.35–10.06], </w:t>
      </w:r>
      <w:del w:id="785" w:author="Comparison" w:date="2026-03-18T14:51:00Z" w16du:dateUtc="2026-03-18T05:51:00Z">
        <w:r w:rsidR="004D4528">
          <w:delText>p &lt; 0.</w:delText>
        </w:r>
      </w:del>
      <w:ins w:id="786" w:author="Comparison" w:date="2026-03-18T14:51:00Z" w16du:dateUtc="2026-03-18T05:51:00Z">
        <w:r>
          <w:rPr>
            <w:i/>
            <w:iCs/>
          </w:rPr>
          <w:t>P</w:t>
        </w:r>
        <w:r>
          <w:t>&lt;.</w:t>
        </w:r>
      </w:ins>
      <w:r>
        <w:t>001) (OR, odds</w:t>
      </w:r>
      <w:del w:id="787" w:author="Comparison" w:date="2026-03-18T14:51:00Z" w16du:dateUtc="2026-03-18T05:51:00Z">
        <w:r w:rsidR="004D4528">
          <w:delText>-</w:delText>
        </w:r>
      </w:del>
      <w:ins w:id="788" w:author="Comparison" w:date="2026-03-18T14:51:00Z" w16du:dateUtc="2026-03-18T05:51:00Z">
        <w:r>
          <w:t xml:space="preserve"> </w:t>
        </w:r>
      </w:ins>
      <w:r>
        <w:t>ratio</w:t>
      </w:r>
      <w:del w:id="789" w:author="Comparison" w:date="2026-03-18T14:51:00Z" w16du:dateUtc="2026-03-18T05:51:00Z">
        <w:r w:rsidR="004D4528">
          <w:delText>,</w:delText>
        </w:r>
      </w:del>
      <w:ins w:id="790" w:author="Comparison" w:date="2026-03-18T14:51:00Z" w16du:dateUtc="2026-03-18T05:51:00Z">
        <w:r>
          <w:t>;</w:t>
        </w:r>
      </w:ins>
      <w:r>
        <w:t xml:space="preserve"> values larger than 1 indicate higher scores for AI than for supervisors). For accurate, prioritization, and supportive, AI also tended to receive higher scores, but the differences between AI and supervisors were not significant (OR</w:t>
      </w:r>
      <w:del w:id="791" w:author="Comparison" w:date="2026-03-18T14:51:00Z" w16du:dateUtc="2026-03-18T05:51:00Z">
        <w:r w:rsidR="004D4528">
          <w:delText xml:space="preserve"> = </w:delText>
        </w:r>
      </w:del>
      <w:ins w:id="792" w:author="Comparison" w:date="2026-03-18T14:51:00Z" w16du:dateUtc="2026-03-18T05:51:00Z">
        <w:r>
          <w:t>=</w:t>
        </w:r>
      </w:ins>
      <w:r>
        <w:t xml:space="preserve">1.35 [95% CI: 0.91–2.00], </w:t>
      </w:r>
      <w:del w:id="793" w:author="Comparison" w:date="2026-03-18T14:51:00Z" w16du:dateUtc="2026-03-18T05:51:00Z">
        <w:r w:rsidR="004D4528">
          <w:delText xml:space="preserve">p = </w:delText>
        </w:r>
      </w:del>
      <w:ins w:id="794" w:author="Comparison" w:date="2026-03-18T14:51:00Z" w16du:dateUtc="2026-03-18T05:51:00Z">
        <w:r>
          <w:rPr>
            <w:i/>
            <w:iCs/>
          </w:rPr>
          <w:t>P</w:t>
        </w:r>
        <w:r>
          <w:t>&gt;.99</w:t>
        </w:r>
      </w:ins>
      <w:del w:id="795" w:author="Comparison" w:date="2026-03-18T14:51:00Z" w16du:dateUtc="2026-03-18T05:51:00Z">
        <w:r w:rsidR="004D4528">
          <w:delText>1.000</w:delText>
        </w:r>
      </w:del>
      <w:r>
        <w:t>; OR</w:t>
      </w:r>
      <w:del w:id="796" w:author="Comparison" w:date="2026-03-18T14:51:00Z" w16du:dateUtc="2026-03-18T05:51:00Z">
        <w:r w:rsidR="004D4528">
          <w:delText xml:space="preserve"> = </w:delText>
        </w:r>
      </w:del>
      <w:ins w:id="797" w:author="Comparison" w:date="2026-03-18T14:51:00Z" w16du:dateUtc="2026-03-18T05:51:00Z">
        <w:r>
          <w:t>=</w:t>
        </w:r>
      </w:ins>
      <w:r>
        <w:t xml:space="preserve">1.70 [95% CI: 1.16–2.50], </w:t>
      </w:r>
      <w:del w:id="798" w:author="Comparison" w:date="2026-03-18T14:51:00Z" w16du:dateUtc="2026-03-18T05:51:00Z">
        <w:r w:rsidR="004D4528">
          <w:delText>p = 0.</w:delText>
        </w:r>
      </w:del>
      <w:ins w:id="799" w:author="Comparison" w:date="2026-03-18T14:51:00Z" w16du:dateUtc="2026-03-18T05:51:00Z">
        <w:r>
          <w:rPr>
            <w:i/>
            <w:iCs/>
          </w:rPr>
          <w:t>P</w:t>
        </w:r>
        <w:r>
          <w:t>=.</w:t>
        </w:r>
      </w:ins>
      <w:r>
        <w:t>098; OR</w:t>
      </w:r>
      <w:del w:id="800" w:author="Comparison" w:date="2026-03-18T14:51:00Z" w16du:dateUtc="2026-03-18T05:51:00Z">
        <w:r w:rsidR="004D4528">
          <w:delText xml:space="preserve"> = </w:delText>
        </w:r>
      </w:del>
      <w:ins w:id="801" w:author="Comparison" w:date="2026-03-18T14:51:00Z" w16du:dateUtc="2026-03-18T05:51:00Z">
        <w:r>
          <w:t>=</w:t>
        </w:r>
      </w:ins>
      <w:r>
        <w:t xml:space="preserve">1.34 [95% CI: 0.87–2.06], </w:t>
      </w:r>
      <w:del w:id="802" w:author="Comparison" w:date="2026-03-18T14:51:00Z" w16du:dateUtc="2026-03-18T05:51:00Z">
        <w:r w:rsidR="004D4528">
          <w:delText>p = 1.000</w:delText>
        </w:r>
      </w:del>
      <w:ins w:id="803" w:author="Comparison" w:date="2026-03-18T14:51:00Z" w16du:dateUtc="2026-03-18T05:51:00Z">
        <w:r>
          <w:rPr>
            <w:i/>
            <w:iCs/>
          </w:rPr>
          <w:t>P</w:t>
        </w:r>
        <w:r>
          <w:t>&gt;.99</w:t>
        </w:r>
      </w:ins>
      <w:r>
        <w:t>).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Change w:id="804" w:author="Comparison" w:date="2026-03-18T14:51:00Z" w16du:dateUtc="2026-03-18T05:51:00Z">
          <w:tblPr>
            <w:tblW w:w="5000" w:type="pct"/>
            <w:tblLayout w:type="fixed"/>
            <w:tblLook w:val="0000" w:firstRow="0" w:lastRow="0" w:firstColumn="0" w:lastColumn="0" w:noHBand="0" w:noVBand="0"/>
          </w:tblPr>
        </w:tblPrChange>
      </w:tblPr>
      <w:tblGrid>
        <w:gridCol w:w="9054"/>
        <w:tblGridChange w:id="805">
          <w:tblGrid>
            <w:gridCol w:w="108"/>
            <w:gridCol w:w="8640"/>
            <w:gridCol w:w="306"/>
          </w:tblGrid>
        </w:tblGridChange>
      </w:tblGrid>
      <w:tr w:rsidR="00F31233" w14:paraId="4EFC5461" w14:textId="77777777">
        <w:trPr>
          <w:trPrChange w:id="806" w:author="Comparison" w:date="2026-03-18T14:51:00Z" w16du:dateUtc="2026-03-18T05:51:00Z">
            <w:trPr>
              <w:gridBefore w:val="1"/>
              <w:gridAfter w:val="0"/>
            </w:trPr>
          </w:trPrChange>
        </w:trPr>
        <w:tc>
          <w:tcPr>
            <w:tcW w:w="7920" w:type="dxa"/>
            <w:tcPrChange w:id="807" w:author="Comparison" w:date="2026-03-18T14:51:00Z" w16du:dateUtc="2026-03-18T05:51:00Z">
              <w:tcPr>
                <w:tcW w:w="7920" w:type="dxa"/>
              </w:tcPr>
            </w:tcPrChange>
          </w:tcPr>
          <w:p w14:paraId="7FDED266" w14:textId="77777777" w:rsidR="00F31233" w:rsidRDefault="00540CC2">
            <w:pPr>
              <w:pStyle w:val="ImageCaption"/>
              <w:spacing w:before="200"/>
              <w:pPrChange w:id="808" w:author="Comparison" w:date="2026-03-18T14:51:00Z" w16du:dateUtc="2026-03-18T05:51:00Z">
                <w:pPr>
                  <w:spacing w:before="200" w:after="240"/>
                </w:pPr>
              </w:pPrChange>
            </w:pPr>
            <w:bookmarkStart w:id="809" w:name="tbl-ordinal-regression-clmm"/>
            <w:r>
              <w:t>Table 3: Cumulative Link Mixed Models Results Comparing AI and Supervisor Feedback Scores</w:t>
            </w:r>
            <w:ins w:id="810" w:author="Comparison" w:date="2026-03-18T14:51:00Z" w16du:dateUtc="2026-03-18T05:51:00Z">
              <w:r>
                <w:t xml:space="preserve"> on the Steiss et al. Five-Item Analytic Rubric. Convergent mixed-methods study, Nagoya University medical students, Japan, 2024. See Table 2 for rubric item descriptions and measurement scope.</w:t>
              </w:r>
            </w:ins>
          </w:p>
          <w:tbl>
            <w:tblPr>
              <w:tblStyle w:val="Table"/>
              <w:tblW w:w="5000" w:type="pct"/>
              <w:jc w:val="center"/>
              <w:tblLayout w:type="fixed"/>
              <w:tblLook w:val="0420" w:firstRow="1" w:lastRow="0" w:firstColumn="0" w:lastColumn="0" w:noHBand="0" w:noVBand="1"/>
              <w:tblPrChange w:id="811" w:author="Comparison" w:date="2026-03-18T14:51:00Z" w16du:dateUtc="2026-03-18T05:51:00Z">
                <w:tblPr>
                  <w:tblW w:w="0" w:type="auto"/>
                  <w:jc w:val="center"/>
                  <w:tblLayout w:type="fixed"/>
                  <w:tblLook w:val="0420" w:firstRow="1" w:lastRow="0" w:firstColumn="0" w:lastColumn="0" w:noHBand="0" w:noVBand="1"/>
                </w:tblPr>
              </w:tblPrChange>
            </w:tblPr>
            <w:tblGrid>
              <w:gridCol w:w="1473"/>
              <w:gridCol w:w="3241"/>
              <w:gridCol w:w="2062"/>
              <w:gridCol w:w="1031"/>
              <w:gridCol w:w="1031"/>
              <w:tblGridChange w:id="812">
                <w:tblGrid>
                  <w:gridCol w:w="1440"/>
                  <w:gridCol w:w="33"/>
                  <w:gridCol w:w="3241"/>
                  <w:gridCol w:w="182"/>
                  <w:gridCol w:w="1880"/>
                  <w:gridCol w:w="182"/>
                  <w:gridCol w:w="530"/>
                  <w:gridCol w:w="319"/>
                  <w:gridCol w:w="712"/>
                  <w:gridCol w:w="265"/>
                  <w:gridCol w:w="54"/>
                  <w:gridCol w:w="712"/>
                  <w:gridCol w:w="265"/>
                  <w:gridCol w:w="1031"/>
                </w:tblGrid>
              </w:tblGridChange>
            </w:tblGrid>
            <w:tr w:rsidR="00F31233" w14:paraId="42D62FD8"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813" w:author="Comparison" w:date="2026-03-18T14:51:00Z" w16du:dateUtc="2026-03-18T05:51:00Z">
                  <w:trPr>
                    <w:gridAfter w:val="0"/>
                    <w:tblHeader/>
                    <w:jc w:val="center"/>
                  </w:trPr>
                </w:trPrChange>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4" w:author="Comparison" w:date="2026-03-18T14:51:00Z" w16du:dateUtc="2026-03-18T05:51:00Z">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23A9090"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hAnsi="DejaVu Sans"/>
                      <w:b/>
                      <w:color w:val="000000"/>
                      <w:sz w:val="16"/>
                      <w:rPrChange w:id="815" w:author="Comparison" w:date="2026-03-18T14:51:00Z" w16du:dateUtc="2026-03-18T05:51:00Z">
                        <w:rPr>
                          <w:rFonts w:ascii="DejaVu Sans" w:hAnsi="DejaVu Sans"/>
                          <w:b/>
                          <w:color w:val="000000"/>
                          <w:sz w:val="18"/>
                        </w:rPr>
                      </w:rPrChange>
                    </w:rPr>
                    <w:pPrChange w:id="81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b/>
                      <w:color w:val="000000"/>
                      <w:sz w:val="16"/>
                      <w:rPrChange w:id="817" w:author="Comparison" w:date="2026-03-18T14:51:00Z" w16du:dateUtc="2026-03-18T05:51:00Z">
                        <w:rPr>
                          <w:rFonts w:ascii="DejaVu Sans" w:hAnsi="DejaVu Sans"/>
                          <w:b/>
                          <w:color w:val="000000"/>
                          <w:sz w:val="18"/>
                        </w:rPr>
                      </w:rPrChange>
                    </w:rPr>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8" w:author="Comparison" w:date="2026-03-18T14:51:00Z" w16du:dateUtc="2026-03-18T05:51:00Z">
                    <w:tcPr>
                      <w:tcW w:w="3456"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BC8A161"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hAnsi="DejaVu Sans"/>
                      <w:b/>
                      <w:color w:val="000000"/>
                      <w:sz w:val="16"/>
                      <w:rPrChange w:id="819" w:author="Comparison" w:date="2026-03-18T14:51:00Z" w16du:dateUtc="2026-03-18T05:51:00Z">
                        <w:rPr>
                          <w:rFonts w:ascii="DejaVu Sans" w:hAnsi="DejaVu Sans"/>
                          <w:b/>
                          <w:color w:val="000000"/>
                          <w:sz w:val="18"/>
                        </w:rPr>
                      </w:rPrChange>
                    </w:rPr>
                    <w:pPrChange w:id="82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b/>
                      <w:color w:val="000000"/>
                      <w:sz w:val="16"/>
                      <w:rPrChange w:id="821" w:author="Comparison" w:date="2026-03-18T14:51:00Z" w16du:dateUtc="2026-03-18T05:51:00Z">
                        <w:rPr>
                          <w:rFonts w:ascii="DejaVu Sans" w:hAnsi="DejaVu Sans"/>
                          <w:b/>
                          <w:color w:val="000000"/>
                          <w:sz w:val="18"/>
                        </w:rPr>
                      </w:rPrChange>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2" w:author="Comparison" w:date="2026-03-18T14:51:00Z" w16du:dateUtc="2026-03-18T05:51:00Z">
                    <w:tcPr>
                      <w:tcW w:w="259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AE3E181"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hAnsi="DejaVu Sans"/>
                      <w:b/>
                      <w:color w:val="000000"/>
                      <w:sz w:val="16"/>
                      <w:rPrChange w:id="823" w:author="Comparison" w:date="2026-03-18T14:51:00Z" w16du:dateUtc="2026-03-18T05:51:00Z">
                        <w:rPr>
                          <w:rFonts w:ascii="DejaVu Sans" w:hAnsi="DejaVu Sans"/>
                          <w:b/>
                          <w:color w:val="000000"/>
                          <w:sz w:val="18"/>
                        </w:rPr>
                      </w:rPrChange>
                    </w:rPr>
                    <w:pPrChange w:id="82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b/>
                      <w:color w:val="000000"/>
                      <w:sz w:val="16"/>
                      <w:rPrChange w:id="825" w:author="Comparison" w:date="2026-03-18T14:51:00Z" w16du:dateUtc="2026-03-18T05:51:00Z">
                        <w:rPr>
                          <w:rFonts w:ascii="DejaVu Sans" w:hAnsi="DejaVu Sans"/>
                          <w:b/>
                          <w:color w:val="000000"/>
                          <w:sz w:val="18"/>
                        </w:rPr>
                      </w:rPrChange>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26" w:author="Comparison" w:date="2026-03-18T14:51:00Z"/>
                  <w:tcPrChange w:id="827" w:author="Comparison" w:date="2026-03-18T14:51:00Z" w16du:dateUtc="2026-03-18T05:5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28" w:author="Comparison" w:date="2026-03-18T14:51:00Z"/>
                    </w:tcPr>
                  </w:tcPrChange>
                </w:tcPr>
                <w:p w14:paraId="334ECE7B"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829" w:author="Comparison" w:date="2026-03-18T14:51:00Z" w16du:dateUtc="2026-03-18T05:51:00Z">
                    <w:r>
                      <w:rPr>
                        <w:rFonts w:ascii="DejaVu Sans" w:eastAsia="DejaVu Sans" w:hAnsi="DejaVu Sans" w:cs="DejaVu Sans"/>
                        <w:b/>
                        <w:color w:val="000000"/>
                        <w:sz w:val="16"/>
                        <w:szCs w:val="16"/>
                      </w:rPr>
                      <w:t>P value</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30" w:author="Comparison" w:date="2026-03-18T14:51:00Z" w16du:dateUtc="2026-03-18T05:51:00Z">
                    <w:tcPr>
                      <w:tcW w:w="1296"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1541C7F"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hAnsi="DejaVu Sans"/>
                      <w:b/>
                      <w:color w:val="000000"/>
                      <w:sz w:val="16"/>
                      <w:rPrChange w:id="831" w:author="Comparison" w:date="2026-03-18T14:51:00Z" w16du:dateUtc="2026-03-18T05:51:00Z">
                        <w:rPr>
                          <w:rFonts w:ascii="DejaVu Sans" w:hAnsi="DejaVu Sans"/>
                          <w:b/>
                          <w:color w:val="000000"/>
                          <w:sz w:val="18"/>
                        </w:rPr>
                      </w:rPrChange>
                    </w:rPr>
                    <w:pPrChange w:id="83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b/>
                      <w:color w:val="000000"/>
                      <w:sz w:val="16"/>
                      <w:rPrChange w:id="833" w:author="Comparison" w:date="2026-03-18T14:51:00Z" w16du:dateUtc="2026-03-18T05:51:00Z">
                        <w:rPr>
                          <w:rFonts w:ascii="DejaVu Sans" w:hAnsi="DejaVu Sans"/>
                          <w:b/>
                          <w:color w:val="000000"/>
                          <w:sz w:val="18"/>
                        </w:rPr>
                      </w:rPrChange>
                    </w:rPr>
                    <w:t xml:space="preserve">Corrected </w:t>
                  </w:r>
                  <w:del w:id="834" w:author="Comparison" w:date="2026-03-18T14:51:00Z" w16du:dateUtc="2026-03-18T05:51:00Z">
                    <w:r w:rsidR="004D4528">
                      <w:rPr>
                        <w:rFonts w:ascii="DejaVu Sans" w:eastAsia="DejaVu Sans" w:hAnsi="DejaVu Sans" w:cs="DejaVu Sans"/>
                        <w:b/>
                        <w:color w:val="000000"/>
                        <w:sz w:val="18"/>
                        <w:szCs w:val="18"/>
                      </w:rPr>
                      <w:delText>p-</w:delText>
                    </w:r>
                  </w:del>
                  <w:ins w:id="835" w:author="Comparison" w:date="2026-03-18T14:51:00Z" w16du:dateUtc="2026-03-18T05:51:00Z">
                    <w:r>
                      <w:rPr>
                        <w:rFonts w:ascii="DejaVu Sans" w:eastAsia="DejaVu Sans" w:hAnsi="DejaVu Sans" w:cs="DejaVu Sans"/>
                        <w:b/>
                        <w:color w:val="000000"/>
                        <w:sz w:val="16"/>
                        <w:szCs w:val="16"/>
                      </w:rPr>
                      <w:t xml:space="preserve">P </w:t>
                    </w:r>
                  </w:ins>
                  <w:r>
                    <w:rPr>
                      <w:rFonts w:ascii="DejaVu Sans" w:hAnsi="DejaVu Sans"/>
                      <w:b/>
                      <w:color w:val="000000"/>
                      <w:sz w:val="16"/>
                      <w:rPrChange w:id="836" w:author="Comparison" w:date="2026-03-18T14:51:00Z" w16du:dateUtc="2026-03-18T05:51:00Z">
                        <w:rPr>
                          <w:rFonts w:ascii="DejaVu Sans" w:hAnsi="DejaVu Sans"/>
                          <w:b/>
                          <w:color w:val="000000"/>
                          <w:sz w:val="18"/>
                        </w:rPr>
                      </w:rPrChange>
                    </w:rPr>
                    <w:t>value</w:t>
                  </w:r>
                </w:p>
              </w:tc>
            </w:tr>
            <w:tr w:rsidR="00F31233" w14:paraId="32010E62" w14:textId="77777777" w:rsidTr="00F31233">
              <w:trPr>
                <w:jc w:val="center"/>
                <w:trPrChange w:id="837" w:author="Comparison" w:date="2026-03-18T14:51:00Z" w16du:dateUtc="2026-03-18T05:51:00Z">
                  <w:trPr>
                    <w:jc w:val="center"/>
                  </w:trPr>
                </w:trPrChange>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38" w:author="Comparison" w:date="2026-03-18T14:51:00Z" w16du:dateUtc="2026-03-18T05:51:00Z">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DF6471D" w14:textId="77777777" w:rsidR="00F31233" w:rsidRDefault="004D4528">
                  <w:pPr>
                    <w:rPr>
                      <w:rFonts w:ascii="DejaVu Sans" w:hAnsi="DejaVu Sans"/>
                      <w:color w:val="000000"/>
                      <w:sz w:val="16"/>
                      <w:rPrChange w:id="839" w:author="Comparison" w:date="2026-03-18T14:51:00Z" w16du:dateUtc="2026-03-18T05:51:00Z">
                        <w:rPr>
                          <w:rFonts w:ascii="DejaVu Sans" w:hAnsi="DejaVu Sans"/>
                          <w:color w:val="000000"/>
                          <w:sz w:val="18"/>
                        </w:rPr>
                      </w:rPrChange>
                    </w:rPr>
                    <w:pPrChange w:id="84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841" w:author="Comparison" w:date="2026-03-18T14:51:00Z" w16du:dateUtc="2026-03-18T05:51:00Z">
                    <w:r>
                      <w:rPr>
                        <w:rFonts w:ascii="DejaVu Sans" w:eastAsia="DejaVu Sans" w:hAnsi="DejaVu Sans" w:cs="DejaVu Sans"/>
                        <w:color w:val="000000"/>
                        <w:sz w:val="18"/>
                        <w:szCs w:val="18"/>
                      </w:rPr>
                      <w:delText>Accurate</w:delText>
                    </w:r>
                  </w:del>
                  <w:ins w:id="842" w:author="Comparison" w:date="2026-03-18T14:51:00Z" w16du:dateUtc="2026-03-18T05:51:00Z">
                    <w:r w:rsidR="00540CC2">
                      <w:rPr>
                        <w:rFonts w:ascii="DejaVu Sans" w:eastAsia="DejaVu Sans" w:hAnsi="DejaVu Sans" w:cs="DejaVu Sans"/>
                        <w:color w:val="000000"/>
                        <w:sz w:val="16"/>
                        <w:szCs w:val="16"/>
                      </w:rPr>
                      <w:t>(A) Criteria Based</w:t>
                    </w:r>
                  </w:ins>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43" w:author="Comparison" w:date="2026-03-18T14:51:00Z" w16du:dateUtc="2026-03-18T05:51: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12EE9D" w14:textId="77777777" w:rsidR="00F31233" w:rsidRDefault="00540CC2">
                  <w:pPr>
                    <w:rPr>
                      <w:rFonts w:ascii="DejaVu Sans" w:hAnsi="DejaVu Sans"/>
                      <w:color w:val="000000"/>
                      <w:sz w:val="16"/>
                      <w:rPrChange w:id="844" w:author="Comparison" w:date="2026-03-18T14:51:00Z" w16du:dateUtc="2026-03-18T05:51:00Z">
                        <w:rPr>
                          <w:rFonts w:ascii="DejaVu Sans" w:hAnsi="DejaVu Sans"/>
                          <w:color w:val="000000"/>
                          <w:sz w:val="18"/>
                        </w:rPr>
                      </w:rPrChange>
                    </w:rPr>
                    <w:pPrChange w:id="84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846" w:author="Comparison" w:date="2026-03-18T14:51:00Z" w16du:dateUtc="2026-03-18T05:51:00Z">
                        <w:rPr>
                          <w:rFonts w:ascii="DejaVu Sans" w:hAnsi="DejaVu Sans"/>
                          <w:color w:val="000000"/>
                          <w:sz w:val="18"/>
                        </w:rPr>
                      </w:rPrChange>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47" w:author="Comparison" w:date="2026-03-18T14:51:00Z"/>
                  <w:tcPrChange w:id="848" w:author="Comparison" w:date="2026-03-18T14:51:00Z" w16du:dateUtc="2026-03-18T05:51:00Z">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49" w:author="Comparison" w:date="2026-03-18T14:51:00Z"/>
                    </w:tcPr>
                  </w:tcPrChange>
                </w:tcPr>
                <w:p w14:paraId="5D58D706" w14:textId="77777777" w:rsidR="00F31233" w:rsidRDefault="00540CC2">
                  <w:pPr>
                    <w:rPr>
                      <w:rFonts w:ascii="DejaVu Sans" w:eastAsia="DejaVu Sans" w:hAnsi="DejaVu Sans" w:cs="DejaVu Sans"/>
                      <w:color w:val="000000"/>
                      <w:sz w:val="16"/>
                      <w:szCs w:val="16"/>
                    </w:rPr>
                  </w:pPr>
                  <w:ins w:id="850" w:author="Comparison" w:date="2026-03-18T14:51:00Z" w16du:dateUtc="2026-03-18T05:51:00Z">
                    <w:r>
                      <w:rPr>
                        <w:rFonts w:ascii="DejaVu Sans" w:eastAsia="DejaVu Sans" w:hAnsi="DejaVu Sans" w:cs="DejaVu Sans"/>
                        <w:color w:val="000000"/>
                        <w:sz w:val="16"/>
                        <w:szCs w:val="16"/>
                      </w:rPr>
                      <w:t>11.81 (7.64–18.27)</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51" w:author="Comparison" w:date="2026-03-18T14:51:00Z" w16du:dateUtc="2026-03-18T05:51:00Z">
                    <w:tcPr>
                      <w:tcW w:w="2592" w:type="dxa"/>
                      <w:gridSpan w:val="6"/>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3DE0CA" w14:textId="77777777" w:rsidR="00F31233" w:rsidRDefault="004D4528">
                  <w:pPr>
                    <w:rPr>
                      <w:rFonts w:ascii="DejaVu Sans" w:hAnsi="DejaVu Sans"/>
                      <w:color w:val="000000"/>
                      <w:sz w:val="16"/>
                      <w:rPrChange w:id="852" w:author="Comparison" w:date="2026-03-18T14:51:00Z" w16du:dateUtc="2026-03-18T05:51:00Z">
                        <w:rPr>
                          <w:rFonts w:ascii="DejaVu Sans" w:hAnsi="DejaVu Sans"/>
                          <w:color w:val="000000"/>
                          <w:sz w:val="18"/>
                        </w:rPr>
                      </w:rPrChange>
                    </w:rPr>
                    <w:pPrChange w:id="85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854" w:author="Comparison" w:date="2026-03-18T14:51:00Z" w16du:dateUtc="2026-03-18T05:51:00Z">
                    <w:r>
                      <w:rPr>
                        <w:rFonts w:ascii="DejaVu Sans" w:eastAsia="DejaVu Sans" w:hAnsi="DejaVu Sans" w:cs="DejaVu Sans"/>
                        <w:color w:val="000000"/>
                        <w:sz w:val="18"/>
                        <w:szCs w:val="18"/>
                      </w:rPr>
                      <w:delText>1.35 (</w:delText>
                    </w:r>
                  </w:del>
                  <w:ins w:id="855" w:author="Comparison" w:date="2026-03-18T14:51:00Z" w16du:dateUtc="2026-03-18T05:51:00Z">
                    <w:r w:rsidR="00540CC2">
                      <w:rPr>
                        <w:rFonts w:ascii="DejaVu Sans" w:eastAsia="DejaVu Sans" w:hAnsi="DejaVu Sans" w:cs="DejaVu Sans"/>
                        <w:color w:val="000000"/>
                        <w:sz w:val="16"/>
                        <w:szCs w:val="16"/>
                      </w:rPr>
                      <w:t>&lt;</w:t>
                    </w:r>
                  </w:ins>
                  <w:r w:rsidR="00540CC2">
                    <w:rPr>
                      <w:rFonts w:ascii="DejaVu Sans" w:hAnsi="DejaVu Sans"/>
                      <w:color w:val="000000"/>
                      <w:sz w:val="16"/>
                      <w:rPrChange w:id="856" w:author="Comparison" w:date="2026-03-18T14:51:00Z" w16du:dateUtc="2026-03-18T05:51:00Z">
                        <w:rPr>
                          <w:rFonts w:ascii="DejaVu Sans" w:hAnsi="DejaVu Sans"/>
                          <w:color w:val="000000"/>
                          <w:sz w:val="18"/>
                        </w:rPr>
                      </w:rPrChange>
                    </w:rPr>
                    <w:t>0.</w:t>
                  </w:r>
                  <w:del w:id="857" w:author="Comparison" w:date="2026-03-18T14:51:00Z" w16du:dateUtc="2026-03-18T05:51:00Z">
                    <w:r>
                      <w:rPr>
                        <w:rFonts w:ascii="DejaVu Sans" w:eastAsia="DejaVu Sans" w:hAnsi="DejaVu Sans" w:cs="DejaVu Sans"/>
                        <w:color w:val="000000"/>
                        <w:sz w:val="18"/>
                        <w:szCs w:val="18"/>
                      </w:rPr>
                      <w:delText>91–2.00)</w:delText>
                    </w:r>
                  </w:del>
                  <w:ins w:id="858" w:author="Comparison" w:date="2026-03-18T14:51:00Z" w16du:dateUtc="2026-03-18T05:51:00Z">
                    <w:r w:rsidR="00540CC2">
                      <w:rPr>
                        <w:rFonts w:ascii="DejaVu Sans" w:eastAsia="DejaVu Sans" w:hAnsi="DejaVu Sans" w:cs="DejaVu Sans"/>
                        <w:color w:val="000000"/>
                        <w:sz w:val="16"/>
                        <w:szCs w:val="16"/>
                      </w:rPr>
                      <w:t>001</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59" w:author="Comparison" w:date="2026-03-18T14:51:00Z" w16du:dateUtc="2026-03-18T05:51:00Z">
                    <w:tcPr>
                      <w:tcW w:w="129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E57688" w14:textId="77777777" w:rsidR="00F31233" w:rsidRDefault="004D4528">
                  <w:pPr>
                    <w:rPr>
                      <w:rFonts w:ascii="DejaVu Sans" w:hAnsi="DejaVu Sans"/>
                      <w:color w:val="000000"/>
                      <w:sz w:val="16"/>
                      <w:rPrChange w:id="860" w:author="Comparison" w:date="2026-03-18T14:51:00Z" w16du:dateUtc="2026-03-18T05:51:00Z">
                        <w:rPr>
                          <w:rFonts w:ascii="DejaVu Sans" w:hAnsi="DejaVu Sans"/>
                          <w:color w:val="000000"/>
                          <w:sz w:val="18"/>
                        </w:rPr>
                      </w:rPrChange>
                    </w:rPr>
                    <w:pPrChange w:id="86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862" w:author="Comparison" w:date="2026-03-18T14:51:00Z" w16du:dateUtc="2026-03-18T05:51:00Z">
                    <w:r>
                      <w:rPr>
                        <w:rFonts w:ascii="DejaVu Sans" w:eastAsia="DejaVu Sans" w:hAnsi="DejaVu Sans" w:cs="DejaVu Sans"/>
                        <w:color w:val="000000"/>
                        <w:sz w:val="18"/>
                        <w:szCs w:val="18"/>
                      </w:rPr>
                      <w:delText>1.000</w:delText>
                    </w:r>
                  </w:del>
                  <w:ins w:id="863" w:author="Comparison" w:date="2026-03-18T14:51:00Z" w16du:dateUtc="2026-03-18T05:51:00Z">
                    <w:r w:rsidR="00540CC2">
                      <w:rPr>
                        <w:rFonts w:ascii="DejaVu Sans" w:eastAsia="DejaVu Sans" w:hAnsi="DejaVu Sans" w:cs="DejaVu Sans"/>
                        <w:color w:val="000000"/>
                        <w:sz w:val="16"/>
                        <w:szCs w:val="16"/>
                      </w:rPr>
                      <w:t>&lt;0.001</w:t>
                    </w:r>
                  </w:ins>
                </w:p>
              </w:tc>
            </w:tr>
            <w:tr w:rsidR="00F31233" w14:paraId="0D6BD901" w14:textId="77777777" w:rsidTr="00F31233">
              <w:trPr>
                <w:jc w:val="center"/>
                <w:trPrChange w:id="864"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65"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D918A4F" w14:textId="77777777" w:rsidR="00F31233" w:rsidRDefault="00F31233">
                  <w:pPr>
                    <w:rPr>
                      <w:rFonts w:ascii="DejaVu Sans" w:hAnsi="DejaVu Sans"/>
                      <w:color w:val="000000"/>
                      <w:sz w:val="16"/>
                      <w:rPrChange w:id="866" w:author="Comparison" w:date="2026-03-18T14:51:00Z" w16du:dateUtc="2026-03-18T05:51:00Z">
                        <w:rPr>
                          <w:rFonts w:ascii="DejaVu Sans" w:hAnsi="DejaVu Sans"/>
                          <w:color w:val="000000"/>
                          <w:sz w:val="18"/>
                        </w:rPr>
                      </w:rPrChange>
                    </w:rPr>
                    <w:pPrChange w:id="86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68"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373E832" w14:textId="77777777" w:rsidR="00F31233" w:rsidRDefault="00540CC2">
                  <w:pPr>
                    <w:rPr>
                      <w:rFonts w:ascii="DejaVu Sans" w:hAnsi="DejaVu Sans"/>
                      <w:color w:val="000000"/>
                      <w:sz w:val="16"/>
                      <w:rPrChange w:id="869" w:author="Comparison" w:date="2026-03-18T14:51:00Z" w16du:dateUtc="2026-03-18T05:51:00Z">
                        <w:rPr>
                          <w:rFonts w:ascii="DejaVu Sans" w:hAnsi="DejaVu Sans"/>
                          <w:color w:val="000000"/>
                          <w:sz w:val="18"/>
                        </w:rPr>
                      </w:rPrChange>
                    </w:rPr>
                    <w:pPrChange w:id="8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871" w:author="Comparison" w:date="2026-03-18T14:51:00Z" w16du:dateUtc="2026-03-18T05:51:00Z">
                        <w:rPr>
                          <w:rFonts w:ascii="DejaVu Sans" w:hAnsi="DejaVu Sans"/>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72"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9F846F" w14:textId="77777777" w:rsidR="00F31233" w:rsidRDefault="00540CC2">
                  <w:pPr>
                    <w:rPr>
                      <w:rFonts w:ascii="DejaVu Sans" w:hAnsi="DejaVu Sans"/>
                      <w:color w:val="000000"/>
                      <w:sz w:val="16"/>
                      <w:rPrChange w:id="873" w:author="Comparison" w:date="2026-03-18T14:51:00Z" w16du:dateUtc="2026-03-18T05:51:00Z">
                        <w:rPr>
                          <w:rFonts w:ascii="DejaVu Sans" w:hAnsi="DejaVu Sans"/>
                          <w:color w:val="000000"/>
                          <w:sz w:val="18"/>
                        </w:rPr>
                      </w:rPrChange>
                    </w:rPr>
                    <w:pPrChange w:id="87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875" w:author="Comparison" w:date="2026-03-18T14:51:00Z" w16du:dateUtc="2026-03-18T05:51:00Z">
                        <w:rPr>
                          <w:rFonts w:ascii="DejaVu Sans" w:hAnsi="DejaVu Sans"/>
                          <w:color w:val="000000"/>
                          <w:sz w:val="18"/>
                        </w:rPr>
                      </w:rPrChange>
                    </w:rPr>
                    <w:t>1.</w:t>
                  </w:r>
                  <w:del w:id="876" w:author="Comparison" w:date="2026-03-18T14:51:00Z" w16du:dateUtc="2026-03-18T05:51:00Z">
                    <w:r w:rsidR="004D4528">
                      <w:rPr>
                        <w:rFonts w:ascii="DejaVu Sans" w:eastAsia="DejaVu Sans" w:hAnsi="DejaVu Sans" w:cs="DejaVu Sans"/>
                        <w:color w:val="000000"/>
                        <w:sz w:val="18"/>
                        <w:szCs w:val="18"/>
                      </w:rPr>
                      <w:delText>77</w:delText>
                    </w:r>
                  </w:del>
                  <w:ins w:id="877" w:author="Comparison" w:date="2026-03-18T14:51:00Z" w16du:dateUtc="2026-03-18T05:51:00Z">
                    <w:r>
                      <w:rPr>
                        <w:rFonts w:ascii="DejaVu Sans" w:eastAsia="DejaVu Sans" w:hAnsi="DejaVu Sans" w:cs="DejaVu Sans"/>
                        <w:color w:val="000000"/>
                        <w:sz w:val="16"/>
                        <w:szCs w:val="16"/>
                      </w:rPr>
                      <w:t>60</w:t>
                    </w:r>
                  </w:ins>
                  <w:r>
                    <w:rPr>
                      <w:rFonts w:ascii="DejaVu Sans" w:hAnsi="DejaVu Sans"/>
                      <w:color w:val="000000"/>
                      <w:sz w:val="16"/>
                      <w:rPrChange w:id="878" w:author="Comparison" w:date="2026-03-18T14:51:00Z" w16du:dateUtc="2026-03-18T05:51:00Z">
                        <w:rPr>
                          <w:rFonts w:ascii="DejaVu Sans" w:hAnsi="DejaVu Sans"/>
                          <w:color w:val="000000"/>
                          <w:sz w:val="18"/>
                        </w:rPr>
                      </w:rPrChange>
                    </w:rPr>
                    <w:t xml:space="preserve"> (1.</w:t>
                  </w:r>
                  <w:del w:id="879" w:author="Comparison" w:date="2026-03-18T14:51:00Z" w16du:dateUtc="2026-03-18T05:51:00Z">
                    <w:r w:rsidR="004D4528">
                      <w:rPr>
                        <w:rFonts w:ascii="DejaVu Sans" w:eastAsia="DejaVu Sans" w:hAnsi="DejaVu Sans" w:cs="DejaVu Sans"/>
                        <w:color w:val="000000"/>
                        <w:sz w:val="18"/>
                        <w:szCs w:val="18"/>
                      </w:rPr>
                      <w:delText>16</w:delText>
                    </w:r>
                  </w:del>
                  <w:ins w:id="880" w:author="Comparison" w:date="2026-03-18T14:51:00Z" w16du:dateUtc="2026-03-18T05:51:00Z">
                    <w:r>
                      <w:rPr>
                        <w:rFonts w:ascii="DejaVu Sans" w:eastAsia="DejaVu Sans" w:hAnsi="DejaVu Sans" w:cs="DejaVu Sans"/>
                        <w:color w:val="000000"/>
                        <w:sz w:val="16"/>
                        <w:szCs w:val="16"/>
                      </w:rPr>
                      <w:t>07</w:t>
                    </w:r>
                  </w:ins>
                  <w:r>
                    <w:rPr>
                      <w:rFonts w:ascii="DejaVu Sans" w:hAnsi="DejaVu Sans"/>
                      <w:color w:val="000000"/>
                      <w:sz w:val="16"/>
                      <w:rPrChange w:id="881" w:author="Comparison" w:date="2026-03-18T14:51:00Z" w16du:dateUtc="2026-03-18T05:51:00Z">
                        <w:rPr>
                          <w:rFonts w:ascii="DejaVu Sans" w:hAnsi="DejaVu Sans"/>
                          <w:color w:val="000000"/>
                          <w:sz w:val="18"/>
                        </w:rPr>
                      </w:rPrChange>
                    </w:rPr>
                    <w:t>–2.</w:t>
                  </w:r>
                  <w:del w:id="882" w:author="Comparison" w:date="2026-03-18T14:51:00Z" w16du:dateUtc="2026-03-18T05:51:00Z">
                    <w:r w:rsidR="004D4528">
                      <w:rPr>
                        <w:rFonts w:ascii="DejaVu Sans" w:eastAsia="DejaVu Sans" w:hAnsi="DejaVu Sans" w:cs="DejaVu Sans"/>
                        <w:color w:val="000000"/>
                        <w:sz w:val="18"/>
                        <w:szCs w:val="18"/>
                      </w:rPr>
                      <w:delText>72</w:delText>
                    </w:r>
                  </w:del>
                  <w:ins w:id="883" w:author="Comparison" w:date="2026-03-18T14:51:00Z" w16du:dateUtc="2026-03-18T05:51:00Z">
                    <w:r>
                      <w:rPr>
                        <w:rFonts w:ascii="DejaVu Sans" w:eastAsia="DejaVu Sans" w:hAnsi="DejaVu Sans" w:cs="DejaVu Sans"/>
                        <w:color w:val="000000"/>
                        <w:sz w:val="16"/>
                        <w:szCs w:val="16"/>
                      </w:rPr>
                      <w:t>39</w:t>
                    </w:r>
                  </w:ins>
                  <w:r>
                    <w:rPr>
                      <w:rFonts w:ascii="DejaVu Sans" w:hAnsi="DejaVu Sans"/>
                      <w:color w:val="000000"/>
                      <w:sz w:val="16"/>
                      <w:rPrChange w:id="884" w:author="Comparison" w:date="2026-03-18T14:51:00Z" w16du:dateUtc="2026-03-18T05:51:00Z">
                        <w:rPr>
                          <w:rFonts w:ascii="DejaVu Sans" w:hAnsi="DejaVu Sans"/>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85"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2A847A0" w14:textId="77777777" w:rsidR="00F31233" w:rsidRDefault="00540CC2">
                  <w:pPr>
                    <w:rPr>
                      <w:rFonts w:ascii="DejaVu Sans" w:hAnsi="DejaVu Sans"/>
                      <w:color w:val="000000"/>
                      <w:sz w:val="16"/>
                      <w:rPrChange w:id="886" w:author="Comparison" w:date="2026-03-18T14:51:00Z" w16du:dateUtc="2026-03-18T05:51:00Z">
                        <w:rPr>
                          <w:rFonts w:ascii="DejaVu Sans" w:hAnsi="DejaVu Sans"/>
                          <w:color w:val="000000"/>
                          <w:sz w:val="18"/>
                        </w:rPr>
                      </w:rPrChange>
                    </w:rPr>
                    <w:pPrChange w:id="88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888" w:author="Comparison" w:date="2026-03-18T14:51:00Z" w16du:dateUtc="2026-03-18T05:51:00Z">
                        <w:rPr>
                          <w:rFonts w:ascii="DejaVu Sans" w:hAnsi="DejaVu Sans"/>
                          <w:color w:val="000000"/>
                          <w:sz w:val="18"/>
                        </w:rPr>
                      </w:rPrChange>
                    </w:rPr>
                    <w:t>0.</w:t>
                  </w:r>
                  <w:del w:id="889" w:author="Comparison" w:date="2026-03-18T14:51:00Z" w16du:dateUtc="2026-03-18T05:51:00Z">
                    <w:r w:rsidR="004D4528">
                      <w:rPr>
                        <w:rFonts w:ascii="DejaVu Sans" w:eastAsia="DejaVu Sans" w:hAnsi="DejaVu Sans" w:cs="DejaVu Sans"/>
                        <w:color w:val="000000"/>
                        <w:sz w:val="18"/>
                        <w:szCs w:val="18"/>
                      </w:rPr>
                      <w:delText>125</w:delText>
                    </w:r>
                  </w:del>
                  <w:ins w:id="890" w:author="Comparison" w:date="2026-03-18T14:51:00Z" w16du:dateUtc="2026-03-18T05:51:00Z">
                    <w:r>
                      <w:rPr>
                        <w:rFonts w:ascii="DejaVu Sans" w:eastAsia="DejaVu Sans" w:hAnsi="DejaVu Sans" w:cs="DejaVu Sans"/>
                        <w:color w:val="000000"/>
                        <w:sz w:val="16"/>
                        <w:szCs w:val="16"/>
                      </w:rPr>
                      <w:t>022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91" w:author="Comparison" w:date="2026-03-18T14:51:00Z"/>
                  <w:tcPrChange w:id="892"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93" w:author="Comparison" w:date="2026-03-18T14:51:00Z"/>
                    </w:tcPr>
                  </w:tcPrChange>
                </w:tcPr>
                <w:p w14:paraId="1CD0B2E6" w14:textId="77777777" w:rsidR="00F31233" w:rsidRDefault="00540CC2">
                  <w:pPr>
                    <w:rPr>
                      <w:rFonts w:ascii="DejaVu Sans" w:eastAsia="DejaVu Sans" w:hAnsi="DejaVu Sans" w:cs="DejaVu Sans"/>
                      <w:color w:val="000000"/>
                      <w:sz w:val="16"/>
                      <w:szCs w:val="16"/>
                    </w:rPr>
                  </w:pPr>
                  <w:ins w:id="894" w:author="Comparison" w:date="2026-03-18T14:51:00Z" w16du:dateUtc="2026-03-18T05:51:00Z">
                    <w:r>
                      <w:rPr>
                        <w:rFonts w:ascii="DejaVu Sans" w:eastAsia="DejaVu Sans" w:hAnsi="DejaVu Sans" w:cs="DejaVu Sans"/>
                        <w:color w:val="000000"/>
                        <w:sz w:val="16"/>
                        <w:szCs w:val="16"/>
                      </w:rPr>
                      <w:t>0.328</w:t>
                    </w:r>
                  </w:ins>
                </w:p>
              </w:tc>
            </w:tr>
            <w:tr w:rsidR="00F31233" w14:paraId="27837E5D" w14:textId="77777777" w:rsidTr="00F31233">
              <w:trPr>
                <w:jc w:val="center"/>
                <w:trPrChange w:id="895"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96"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D70BEB8" w14:textId="77777777" w:rsidR="00F31233" w:rsidRDefault="00F31233">
                  <w:pPr>
                    <w:rPr>
                      <w:rFonts w:ascii="DejaVu Sans" w:hAnsi="DejaVu Sans"/>
                      <w:color w:val="000000"/>
                      <w:sz w:val="16"/>
                      <w:rPrChange w:id="897" w:author="Comparison" w:date="2026-03-18T14:51:00Z" w16du:dateUtc="2026-03-18T05:51:00Z">
                        <w:rPr>
                          <w:rFonts w:ascii="DejaVu Sans" w:hAnsi="DejaVu Sans"/>
                          <w:color w:val="000000"/>
                          <w:sz w:val="18"/>
                        </w:rPr>
                      </w:rPrChange>
                    </w:rPr>
                    <w:pPrChange w:id="89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99"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951A45C" w14:textId="77777777" w:rsidR="00F31233" w:rsidRDefault="00540CC2">
                  <w:pPr>
                    <w:rPr>
                      <w:rFonts w:ascii="DejaVu Sans" w:hAnsi="DejaVu Sans"/>
                      <w:color w:val="000000"/>
                      <w:sz w:val="16"/>
                      <w:rPrChange w:id="900" w:author="Comparison" w:date="2026-03-18T14:51:00Z" w16du:dateUtc="2026-03-18T05:51:00Z">
                        <w:rPr>
                          <w:rFonts w:ascii="DejaVu Sans" w:hAnsi="DejaVu Sans"/>
                          <w:color w:val="000000"/>
                          <w:sz w:val="18"/>
                        </w:rPr>
                      </w:rPrChange>
                    </w:rPr>
                    <w:pPrChange w:id="90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02" w:author="Comparison" w:date="2026-03-18T14:51:00Z" w16du:dateUtc="2026-03-18T05:51:00Z">
                        <w:rPr>
                          <w:rFonts w:ascii="DejaVu Sans" w:hAnsi="DejaVu Sans"/>
                          <w:color w:val="000000"/>
                          <w:sz w:val="18"/>
                        </w:rPr>
                      </w:rPrChange>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03"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1B3FA6" w14:textId="77777777" w:rsidR="00F31233" w:rsidRDefault="00540CC2">
                  <w:pPr>
                    <w:rPr>
                      <w:rFonts w:ascii="DejaVu Sans" w:hAnsi="DejaVu Sans"/>
                      <w:color w:val="000000"/>
                      <w:sz w:val="16"/>
                      <w:rPrChange w:id="904" w:author="Comparison" w:date="2026-03-18T14:51:00Z" w16du:dateUtc="2026-03-18T05:51:00Z">
                        <w:rPr>
                          <w:rFonts w:ascii="DejaVu Sans" w:hAnsi="DejaVu Sans"/>
                          <w:color w:val="000000"/>
                          <w:sz w:val="18"/>
                        </w:rPr>
                      </w:rPrChange>
                    </w:rPr>
                    <w:pPrChange w:id="90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06" w:author="Comparison" w:date="2026-03-18T14:51:00Z" w16du:dateUtc="2026-03-18T05:51:00Z">
                        <w:rPr>
                          <w:rFonts w:ascii="DejaVu Sans" w:hAnsi="DejaVu Sans"/>
                          <w:color w:val="000000"/>
                          <w:sz w:val="18"/>
                        </w:rPr>
                      </w:rPrChange>
                    </w:rPr>
                    <w:t>0.</w:t>
                  </w:r>
                  <w:del w:id="907" w:author="Comparison" w:date="2026-03-18T14:51:00Z" w16du:dateUtc="2026-03-18T05:51:00Z">
                    <w:r w:rsidR="004D4528">
                      <w:rPr>
                        <w:rFonts w:ascii="DejaVu Sans" w:eastAsia="DejaVu Sans" w:hAnsi="DejaVu Sans" w:cs="DejaVu Sans"/>
                        <w:color w:val="000000"/>
                        <w:sz w:val="18"/>
                        <w:szCs w:val="18"/>
                      </w:rPr>
                      <w:delText>98</w:delText>
                    </w:r>
                  </w:del>
                  <w:ins w:id="908" w:author="Comparison" w:date="2026-03-18T14:51:00Z" w16du:dateUtc="2026-03-18T05:51:00Z">
                    <w:r>
                      <w:rPr>
                        <w:rFonts w:ascii="DejaVu Sans" w:eastAsia="DejaVu Sans" w:hAnsi="DejaVu Sans" w:cs="DejaVu Sans"/>
                        <w:color w:val="000000"/>
                        <w:sz w:val="16"/>
                        <w:szCs w:val="16"/>
                      </w:rPr>
                      <w:t>88</w:t>
                    </w:r>
                  </w:ins>
                  <w:r>
                    <w:rPr>
                      <w:rFonts w:ascii="DejaVu Sans" w:hAnsi="DejaVu Sans"/>
                      <w:color w:val="000000"/>
                      <w:sz w:val="16"/>
                      <w:rPrChange w:id="909" w:author="Comparison" w:date="2026-03-18T14:51:00Z" w16du:dateUtc="2026-03-18T05:51:00Z">
                        <w:rPr>
                          <w:rFonts w:ascii="DejaVu Sans" w:hAnsi="DejaVu Sans"/>
                          <w:color w:val="000000"/>
                          <w:sz w:val="18"/>
                        </w:rPr>
                      </w:rPrChange>
                    </w:rPr>
                    <w:t xml:space="preserve"> (0.</w:t>
                  </w:r>
                  <w:del w:id="910" w:author="Comparison" w:date="2026-03-18T14:51:00Z" w16du:dateUtc="2026-03-18T05:51:00Z">
                    <w:r w:rsidR="004D4528">
                      <w:rPr>
                        <w:rFonts w:ascii="DejaVu Sans" w:eastAsia="DejaVu Sans" w:hAnsi="DejaVu Sans" w:cs="DejaVu Sans"/>
                        <w:color w:val="000000"/>
                        <w:sz w:val="18"/>
                        <w:szCs w:val="18"/>
                      </w:rPr>
                      <w:delText>55</w:delText>
                    </w:r>
                  </w:del>
                  <w:ins w:id="911" w:author="Comparison" w:date="2026-03-18T14:51:00Z" w16du:dateUtc="2026-03-18T05:51:00Z">
                    <w:r>
                      <w:rPr>
                        <w:rFonts w:ascii="DejaVu Sans" w:eastAsia="DejaVu Sans" w:hAnsi="DejaVu Sans" w:cs="DejaVu Sans"/>
                        <w:color w:val="000000"/>
                        <w:sz w:val="16"/>
                        <w:szCs w:val="16"/>
                      </w:rPr>
                      <w:t>49</w:t>
                    </w:r>
                  </w:ins>
                  <w:r>
                    <w:rPr>
                      <w:rFonts w:ascii="DejaVu Sans" w:hAnsi="DejaVu Sans"/>
                      <w:color w:val="000000"/>
                      <w:sz w:val="16"/>
                      <w:rPrChange w:id="912" w:author="Comparison" w:date="2026-03-18T14:51:00Z" w16du:dateUtc="2026-03-18T05:51:00Z">
                        <w:rPr>
                          <w:rFonts w:ascii="DejaVu Sans" w:hAnsi="DejaVu Sans"/>
                          <w:color w:val="000000"/>
                          <w:sz w:val="18"/>
                        </w:rPr>
                      </w:rPrChange>
                    </w:rPr>
                    <w:t>–1.</w:t>
                  </w:r>
                  <w:del w:id="913" w:author="Comparison" w:date="2026-03-18T14:51:00Z" w16du:dateUtc="2026-03-18T05:51:00Z">
                    <w:r w:rsidR="004D4528">
                      <w:rPr>
                        <w:rFonts w:ascii="DejaVu Sans" w:eastAsia="DejaVu Sans" w:hAnsi="DejaVu Sans" w:cs="DejaVu Sans"/>
                        <w:color w:val="000000"/>
                        <w:sz w:val="18"/>
                        <w:szCs w:val="18"/>
                      </w:rPr>
                      <w:delText>76</w:delText>
                    </w:r>
                  </w:del>
                  <w:ins w:id="914" w:author="Comparison" w:date="2026-03-18T14:51:00Z" w16du:dateUtc="2026-03-18T05:51:00Z">
                    <w:r>
                      <w:rPr>
                        <w:rFonts w:ascii="DejaVu Sans" w:eastAsia="DejaVu Sans" w:hAnsi="DejaVu Sans" w:cs="DejaVu Sans"/>
                        <w:color w:val="000000"/>
                        <w:sz w:val="16"/>
                        <w:szCs w:val="16"/>
                      </w:rPr>
                      <w:t>59</w:t>
                    </w:r>
                  </w:ins>
                  <w:r>
                    <w:rPr>
                      <w:rFonts w:ascii="DejaVu Sans" w:hAnsi="DejaVu Sans"/>
                      <w:color w:val="000000"/>
                      <w:sz w:val="16"/>
                      <w:rPrChange w:id="915" w:author="Comparison" w:date="2026-03-18T14:51:00Z" w16du:dateUtc="2026-03-18T05:51:00Z">
                        <w:rPr>
                          <w:rFonts w:ascii="DejaVu Sans" w:hAnsi="DejaVu Sans"/>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16" w:author="Comparison" w:date="2026-03-18T14:51:00Z"/>
                  <w:tcPrChange w:id="91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18" w:author="Comparison" w:date="2026-03-18T14:51:00Z"/>
                    </w:tcPr>
                  </w:tcPrChange>
                </w:tcPr>
                <w:p w14:paraId="3C65C887" w14:textId="77777777" w:rsidR="00F31233" w:rsidRDefault="00540CC2">
                  <w:pPr>
                    <w:rPr>
                      <w:rFonts w:ascii="DejaVu Sans" w:eastAsia="DejaVu Sans" w:hAnsi="DejaVu Sans" w:cs="DejaVu Sans"/>
                      <w:color w:val="000000"/>
                      <w:sz w:val="16"/>
                      <w:szCs w:val="16"/>
                    </w:rPr>
                  </w:pPr>
                  <w:ins w:id="919" w:author="Comparison" w:date="2026-03-18T14:51:00Z" w16du:dateUtc="2026-03-18T05:51:00Z">
                    <w:r>
                      <w:rPr>
                        <w:rFonts w:ascii="DejaVu Sans" w:eastAsia="DejaVu Sans" w:hAnsi="DejaVu Sans" w:cs="DejaVu Sans"/>
                        <w:color w:val="000000"/>
                        <w:sz w:val="16"/>
                        <w:szCs w:val="16"/>
                      </w:rPr>
                      <w:t>0.684</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20"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CABB63" w14:textId="77777777" w:rsidR="00F31233" w:rsidRDefault="00540CC2">
                  <w:pPr>
                    <w:rPr>
                      <w:rFonts w:ascii="DejaVu Sans" w:hAnsi="DejaVu Sans"/>
                      <w:color w:val="000000"/>
                      <w:sz w:val="16"/>
                      <w:rPrChange w:id="921" w:author="Comparison" w:date="2026-03-18T14:51:00Z" w16du:dateUtc="2026-03-18T05:51:00Z">
                        <w:rPr>
                          <w:rFonts w:ascii="DejaVu Sans" w:hAnsi="DejaVu Sans"/>
                          <w:color w:val="000000"/>
                          <w:sz w:val="18"/>
                        </w:rPr>
                      </w:rPrChange>
                    </w:rPr>
                    <w:pPrChange w:id="92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23" w:author="Comparison" w:date="2026-03-18T14:51:00Z" w16du:dateUtc="2026-03-18T05:51:00Z">
                        <w:rPr>
                          <w:rFonts w:ascii="DejaVu Sans" w:hAnsi="DejaVu Sans"/>
                          <w:color w:val="000000"/>
                          <w:sz w:val="18"/>
                        </w:rPr>
                      </w:rPrChange>
                    </w:rPr>
                    <w:t>1.000</w:t>
                  </w:r>
                </w:p>
              </w:tc>
            </w:tr>
            <w:tr w:rsidR="00F31233" w14:paraId="73A1E77B" w14:textId="77777777" w:rsidTr="00F31233">
              <w:trPr>
                <w:jc w:val="center"/>
                <w:trPrChange w:id="924" w:author="Comparison" w:date="2026-03-18T14:51:00Z" w16du:dateUtc="2026-03-18T05:5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25" w:author="Comparison" w:date="2026-03-18T14:51:00Z" w16du:dateUtc="2026-03-18T05:5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A936E81" w14:textId="77777777" w:rsidR="00F31233" w:rsidRDefault="00540CC2">
                  <w:pPr>
                    <w:rPr>
                      <w:rFonts w:ascii="DejaVu Sans" w:hAnsi="DejaVu Sans"/>
                      <w:color w:val="000000"/>
                      <w:sz w:val="16"/>
                      <w:rPrChange w:id="926" w:author="Comparison" w:date="2026-03-18T14:51:00Z" w16du:dateUtc="2026-03-18T05:51:00Z">
                        <w:rPr>
                          <w:rFonts w:ascii="DejaVu Sans" w:hAnsi="DejaVu Sans"/>
                          <w:color w:val="000000"/>
                          <w:sz w:val="18"/>
                        </w:rPr>
                      </w:rPrChange>
                    </w:rPr>
                    <w:pPrChange w:id="92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928" w:author="Comparison" w:date="2026-03-18T14:51:00Z" w16du:dateUtc="2026-03-18T05:51:00Z">
                    <w:r>
                      <w:rPr>
                        <w:rFonts w:ascii="DejaVu Sans" w:eastAsia="DejaVu Sans" w:hAnsi="DejaVu Sans" w:cs="DejaVu Sans"/>
                        <w:color w:val="000000"/>
                        <w:sz w:val="16"/>
                        <w:szCs w:val="16"/>
                      </w:rPr>
                      <w:t xml:space="preserve">(B) </w:t>
                    </w:r>
                  </w:ins>
                  <w:r>
                    <w:rPr>
                      <w:rFonts w:ascii="DejaVu Sans" w:hAnsi="DejaVu Sans"/>
                      <w:color w:val="000000"/>
                      <w:sz w:val="16"/>
                      <w:rPrChange w:id="929" w:author="Comparison" w:date="2026-03-18T14:51:00Z" w16du:dateUtc="2026-03-18T05:51:00Z">
                        <w:rPr>
                          <w:rFonts w:ascii="DejaVu Sans" w:hAnsi="DejaVu Sans"/>
                          <w:color w:val="000000"/>
                          <w:sz w:val="18"/>
                        </w:rPr>
                      </w:rPrChange>
                    </w:rPr>
                    <w:t>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0"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50337F6" w14:textId="77777777" w:rsidR="00F31233" w:rsidRDefault="00540CC2">
                  <w:pPr>
                    <w:rPr>
                      <w:rFonts w:ascii="DejaVu Sans" w:hAnsi="DejaVu Sans"/>
                      <w:color w:val="000000"/>
                      <w:sz w:val="16"/>
                      <w:rPrChange w:id="931" w:author="Comparison" w:date="2026-03-18T14:51:00Z" w16du:dateUtc="2026-03-18T05:51:00Z">
                        <w:rPr>
                          <w:rFonts w:ascii="DejaVu Sans" w:hAnsi="DejaVu Sans"/>
                          <w:color w:val="000000"/>
                          <w:sz w:val="18"/>
                        </w:rPr>
                      </w:rPrChange>
                    </w:rPr>
                    <w:pPrChange w:id="93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33" w:author="Comparison" w:date="2026-03-18T14:51:00Z" w16du:dateUtc="2026-03-18T05:51:00Z">
                        <w:rPr>
                          <w:rFonts w:ascii="DejaVu Sans" w:hAnsi="DejaVu Sans"/>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4"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7869DD3" w14:textId="77777777" w:rsidR="00F31233" w:rsidRDefault="00540CC2">
                  <w:pPr>
                    <w:rPr>
                      <w:rFonts w:ascii="DejaVu Sans" w:hAnsi="DejaVu Sans"/>
                      <w:color w:val="000000"/>
                      <w:sz w:val="16"/>
                      <w:rPrChange w:id="935" w:author="Comparison" w:date="2026-03-18T14:51:00Z" w16du:dateUtc="2026-03-18T05:51:00Z">
                        <w:rPr>
                          <w:rFonts w:ascii="DejaVu Sans" w:hAnsi="DejaVu Sans"/>
                          <w:color w:val="000000"/>
                          <w:sz w:val="18"/>
                        </w:rPr>
                      </w:rPrChange>
                    </w:rPr>
                    <w:pPrChange w:id="93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37" w:author="Comparison" w:date="2026-03-18T14:51:00Z" w16du:dateUtc="2026-03-18T05:51:00Z">
                        <w:rPr>
                          <w:rFonts w:ascii="DejaVu Sans" w:hAnsi="DejaVu Sans"/>
                          <w:color w:val="000000"/>
                          <w:sz w:val="18"/>
                        </w:rPr>
                      </w:rPrChange>
                    </w:rPr>
                    <w:t>6.61 (4.35–10.06)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8"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261901B" w14:textId="77777777" w:rsidR="00F31233" w:rsidRDefault="00540CC2">
                  <w:pPr>
                    <w:rPr>
                      <w:rFonts w:ascii="DejaVu Sans" w:hAnsi="DejaVu Sans"/>
                      <w:color w:val="000000"/>
                      <w:sz w:val="16"/>
                      <w:rPrChange w:id="939" w:author="Comparison" w:date="2026-03-18T14:51:00Z" w16du:dateUtc="2026-03-18T05:51:00Z">
                        <w:rPr>
                          <w:rFonts w:ascii="DejaVu Sans" w:hAnsi="DejaVu Sans"/>
                          <w:color w:val="000000"/>
                          <w:sz w:val="18"/>
                        </w:rPr>
                      </w:rPrChange>
                    </w:rPr>
                    <w:pPrChange w:id="94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41" w:author="Comparison" w:date="2026-03-18T14:51:00Z" w16du:dateUtc="2026-03-18T05:51:00Z">
                        <w:rPr>
                          <w:rFonts w:ascii="DejaVu Sans" w:hAnsi="DejaVu Sans"/>
                          <w:color w:val="000000"/>
                          <w:sz w:val="18"/>
                        </w:rPr>
                      </w:rPrChange>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42" w:author="Comparison" w:date="2026-03-18T14:51:00Z"/>
                  <w:tcPrChange w:id="943"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44" w:author="Comparison" w:date="2026-03-18T14:51:00Z"/>
                    </w:tcPr>
                  </w:tcPrChange>
                </w:tcPr>
                <w:p w14:paraId="63E2173A" w14:textId="77777777" w:rsidR="00F31233" w:rsidRDefault="00540CC2">
                  <w:pPr>
                    <w:rPr>
                      <w:rFonts w:ascii="DejaVu Sans" w:eastAsia="DejaVu Sans" w:hAnsi="DejaVu Sans" w:cs="DejaVu Sans"/>
                      <w:color w:val="000000"/>
                      <w:sz w:val="16"/>
                      <w:szCs w:val="16"/>
                    </w:rPr>
                  </w:pPr>
                  <w:ins w:id="945" w:author="Comparison" w:date="2026-03-18T14:51:00Z" w16du:dateUtc="2026-03-18T05:51:00Z">
                    <w:r>
                      <w:rPr>
                        <w:rFonts w:ascii="DejaVu Sans" w:eastAsia="DejaVu Sans" w:hAnsi="DejaVu Sans" w:cs="DejaVu Sans"/>
                        <w:color w:val="000000"/>
                        <w:sz w:val="16"/>
                        <w:szCs w:val="16"/>
                      </w:rPr>
                      <w:t>&lt;0.001</w:t>
                    </w:r>
                  </w:ins>
                </w:p>
              </w:tc>
            </w:tr>
            <w:tr w:rsidR="00F31233" w14:paraId="3ED1669D" w14:textId="77777777" w:rsidTr="00F31233">
              <w:trPr>
                <w:jc w:val="center"/>
                <w:trPrChange w:id="946"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47"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3A4A9A" w14:textId="77777777" w:rsidR="00F31233" w:rsidRDefault="00F31233">
                  <w:pPr>
                    <w:rPr>
                      <w:rFonts w:ascii="DejaVu Sans" w:hAnsi="DejaVu Sans"/>
                      <w:color w:val="000000"/>
                      <w:sz w:val="16"/>
                      <w:rPrChange w:id="948" w:author="Comparison" w:date="2026-03-18T14:51:00Z" w16du:dateUtc="2026-03-18T05:51:00Z">
                        <w:rPr>
                          <w:rFonts w:ascii="DejaVu Sans" w:hAnsi="DejaVu Sans"/>
                          <w:color w:val="000000"/>
                          <w:sz w:val="18"/>
                        </w:rPr>
                      </w:rPrChange>
                    </w:rPr>
                    <w:pPrChange w:id="94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0"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4CC598" w14:textId="77777777" w:rsidR="00F31233" w:rsidRDefault="00540CC2">
                  <w:pPr>
                    <w:rPr>
                      <w:rFonts w:ascii="DejaVu Sans" w:hAnsi="DejaVu Sans"/>
                      <w:color w:val="000000"/>
                      <w:sz w:val="16"/>
                      <w:rPrChange w:id="951" w:author="Comparison" w:date="2026-03-18T14:51:00Z" w16du:dateUtc="2026-03-18T05:51:00Z">
                        <w:rPr>
                          <w:rFonts w:ascii="DejaVu Sans" w:hAnsi="DejaVu Sans"/>
                          <w:color w:val="000000"/>
                          <w:sz w:val="18"/>
                        </w:rPr>
                      </w:rPrChange>
                    </w:rPr>
                    <w:pPrChange w:id="95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53" w:author="Comparison" w:date="2026-03-18T14:51:00Z" w16du:dateUtc="2026-03-18T05:51:00Z">
                        <w:rPr>
                          <w:rFonts w:ascii="DejaVu Sans" w:hAnsi="DejaVu Sans"/>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4"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453548" w14:textId="77777777" w:rsidR="00F31233" w:rsidRDefault="00540CC2">
                  <w:pPr>
                    <w:rPr>
                      <w:rFonts w:ascii="DejaVu Sans" w:hAnsi="DejaVu Sans"/>
                      <w:color w:val="000000"/>
                      <w:sz w:val="16"/>
                      <w:rPrChange w:id="955" w:author="Comparison" w:date="2026-03-18T14:51:00Z" w16du:dateUtc="2026-03-18T05:51:00Z">
                        <w:rPr>
                          <w:rFonts w:ascii="DejaVu Sans" w:hAnsi="DejaVu Sans"/>
                          <w:color w:val="000000"/>
                          <w:sz w:val="18"/>
                        </w:rPr>
                      </w:rPrChange>
                    </w:rPr>
                    <w:pPrChange w:id="95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57" w:author="Comparison" w:date="2026-03-18T14:51:00Z" w16du:dateUtc="2026-03-18T05:51:00Z">
                        <w:rPr>
                          <w:rFonts w:ascii="DejaVu Sans" w:hAnsi="DejaVu Sans"/>
                          <w:color w:val="000000"/>
                          <w:sz w:val="18"/>
                        </w:rPr>
                      </w:rPrChange>
                    </w:rPr>
                    <w:t>1.37 (0.92–2.04)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58" w:author="Comparison" w:date="2026-03-18T14:51:00Z"/>
                  <w:tcPrChange w:id="959"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60" w:author="Comparison" w:date="2026-03-18T14:51:00Z"/>
                    </w:tcPr>
                  </w:tcPrChange>
                </w:tcPr>
                <w:p w14:paraId="2E19D590" w14:textId="77777777" w:rsidR="00F31233" w:rsidRDefault="00540CC2">
                  <w:pPr>
                    <w:rPr>
                      <w:rFonts w:ascii="DejaVu Sans" w:eastAsia="DejaVu Sans" w:hAnsi="DejaVu Sans" w:cs="DejaVu Sans"/>
                      <w:color w:val="000000"/>
                      <w:sz w:val="16"/>
                      <w:szCs w:val="16"/>
                    </w:rPr>
                  </w:pPr>
                  <w:ins w:id="961" w:author="Comparison" w:date="2026-03-18T14:51:00Z" w16du:dateUtc="2026-03-18T05:51:00Z">
                    <w:r>
                      <w:rPr>
                        <w:rFonts w:ascii="DejaVu Sans" w:eastAsia="DejaVu Sans" w:hAnsi="DejaVu Sans" w:cs="DejaVu Sans"/>
                        <w:color w:val="000000"/>
                        <w:sz w:val="16"/>
                        <w:szCs w:val="16"/>
                      </w:rPr>
                      <w:t>0.120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62"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022B6F3" w14:textId="77777777" w:rsidR="00F31233" w:rsidRDefault="00540CC2">
                  <w:pPr>
                    <w:rPr>
                      <w:rFonts w:ascii="DejaVu Sans" w:hAnsi="DejaVu Sans"/>
                      <w:color w:val="000000"/>
                      <w:sz w:val="16"/>
                      <w:rPrChange w:id="963" w:author="Comparison" w:date="2026-03-18T14:51:00Z" w16du:dateUtc="2026-03-18T05:51:00Z">
                        <w:rPr>
                          <w:rFonts w:ascii="DejaVu Sans" w:hAnsi="DejaVu Sans"/>
                          <w:color w:val="000000"/>
                          <w:sz w:val="18"/>
                        </w:rPr>
                      </w:rPrChange>
                    </w:rPr>
                    <w:pPrChange w:id="96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65" w:author="Comparison" w:date="2026-03-18T14:51:00Z" w16du:dateUtc="2026-03-18T05:51:00Z">
                        <w:rPr>
                          <w:rFonts w:ascii="DejaVu Sans" w:hAnsi="DejaVu Sans"/>
                          <w:color w:val="000000"/>
                          <w:sz w:val="18"/>
                        </w:rPr>
                      </w:rPrChange>
                    </w:rPr>
                    <w:t>1.000</w:t>
                  </w:r>
                </w:p>
              </w:tc>
            </w:tr>
            <w:tr w:rsidR="00F31233" w14:paraId="66E202E0" w14:textId="77777777" w:rsidTr="00F31233">
              <w:trPr>
                <w:jc w:val="center"/>
                <w:trPrChange w:id="966"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67"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5A62D1" w14:textId="77777777" w:rsidR="00F31233" w:rsidRDefault="00F31233">
                  <w:pPr>
                    <w:rPr>
                      <w:rFonts w:ascii="DejaVu Sans" w:hAnsi="DejaVu Sans"/>
                      <w:color w:val="000000"/>
                      <w:sz w:val="16"/>
                      <w:rPrChange w:id="968" w:author="Comparison" w:date="2026-03-18T14:51:00Z" w16du:dateUtc="2026-03-18T05:51:00Z">
                        <w:rPr>
                          <w:rFonts w:ascii="DejaVu Sans" w:hAnsi="DejaVu Sans"/>
                          <w:color w:val="000000"/>
                          <w:sz w:val="18"/>
                        </w:rPr>
                      </w:rPrChange>
                    </w:rPr>
                    <w:pPrChange w:id="96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0"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08D8DDE" w14:textId="77777777" w:rsidR="00F31233" w:rsidRDefault="00540CC2">
                  <w:pPr>
                    <w:rPr>
                      <w:rFonts w:ascii="DejaVu Sans" w:hAnsi="DejaVu Sans"/>
                      <w:color w:val="000000"/>
                      <w:sz w:val="16"/>
                      <w:rPrChange w:id="971" w:author="Comparison" w:date="2026-03-18T14:51:00Z" w16du:dateUtc="2026-03-18T05:51:00Z">
                        <w:rPr>
                          <w:rFonts w:ascii="DejaVu Sans" w:hAnsi="DejaVu Sans"/>
                          <w:color w:val="000000"/>
                          <w:sz w:val="18"/>
                        </w:rPr>
                      </w:rPrChange>
                    </w:rPr>
                    <w:pPrChange w:id="97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73" w:author="Comparison" w:date="2026-03-18T14:51:00Z" w16du:dateUtc="2026-03-18T05:51:00Z">
                        <w:rPr>
                          <w:rFonts w:ascii="DejaVu Sans" w:hAnsi="DejaVu Sans"/>
                          <w:color w:val="000000"/>
                          <w:sz w:val="18"/>
                        </w:rPr>
                      </w:rPrChange>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4"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188625B" w14:textId="77777777" w:rsidR="00F31233" w:rsidRDefault="00540CC2">
                  <w:pPr>
                    <w:rPr>
                      <w:rFonts w:ascii="DejaVu Sans" w:hAnsi="DejaVu Sans"/>
                      <w:color w:val="000000"/>
                      <w:sz w:val="16"/>
                      <w:rPrChange w:id="975" w:author="Comparison" w:date="2026-03-18T14:51:00Z" w16du:dateUtc="2026-03-18T05:51:00Z">
                        <w:rPr>
                          <w:rFonts w:ascii="DejaVu Sans" w:hAnsi="DejaVu Sans"/>
                          <w:color w:val="000000"/>
                          <w:sz w:val="18"/>
                        </w:rPr>
                      </w:rPrChange>
                    </w:rPr>
                    <w:pPrChange w:id="97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77" w:author="Comparison" w:date="2026-03-18T14:51:00Z" w16du:dateUtc="2026-03-18T05:51:00Z">
                        <w:rPr>
                          <w:rFonts w:ascii="DejaVu Sans" w:hAnsi="DejaVu Sans"/>
                          <w:color w:val="000000"/>
                          <w:sz w:val="18"/>
                        </w:rPr>
                      </w:rPrChange>
                    </w:rPr>
                    <w:t>1.09 (0.61–1.95)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78" w:author="Comparison" w:date="2026-03-18T14:51:00Z"/>
                  <w:tcPrChange w:id="979"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80" w:author="Comparison" w:date="2026-03-18T14:51:00Z"/>
                    </w:tcPr>
                  </w:tcPrChange>
                </w:tcPr>
                <w:p w14:paraId="58320C55" w14:textId="77777777" w:rsidR="00F31233" w:rsidRDefault="00540CC2">
                  <w:pPr>
                    <w:rPr>
                      <w:rFonts w:ascii="DejaVu Sans" w:eastAsia="DejaVu Sans" w:hAnsi="DejaVu Sans" w:cs="DejaVu Sans"/>
                      <w:color w:val="000000"/>
                      <w:sz w:val="16"/>
                      <w:szCs w:val="16"/>
                    </w:rPr>
                  </w:pPr>
                  <w:ins w:id="981" w:author="Comparison" w:date="2026-03-18T14:51:00Z" w16du:dateUtc="2026-03-18T05:51:00Z">
                    <w:r>
                      <w:rPr>
                        <w:rFonts w:ascii="DejaVu Sans" w:eastAsia="DejaVu Sans" w:hAnsi="DejaVu Sans" w:cs="DejaVu Sans"/>
                        <w:color w:val="000000"/>
                        <w:sz w:val="16"/>
                        <w:szCs w:val="16"/>
                      </w:rPr>
                      <w:t>0.780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82"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30FF977" w14:textId="77777777" w:rsidR="00F31233" w:rsidRDefault="00540CC2">
                  <w:pPr>
                    <w:rPr>
                      <w:rFonts w:ascii="DejaVu Sans" w:hAnsi="DejaVu Sans"/>
                      <w:color w:val="000000"/>
                      <w:sz w:val="16"/>
                      <w:rPrChange w:id="983" w:author="Comparison" w:date="2026-03-18T14:51:00Z" w16du:dateUtc="2026-03-18T05:51:00Z">
                        <w:rPr>
                          <w:rFonts w:ascii="DejaVu Sans" w:hAnsi="DejaVu Sans"/>
                          <w:color w:val="000000"/>
                          <w:sz w:val="18"/>
                        </w:rPr>
                      </w:rPrChange>
                    </w:rPr>
                    <w:pPrChange w:id="98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85" w:author="Comparison" w:date="2026-03-18T14:51:00Z" w16du:dateUtc="2026-03-18T05:51:00Z">
                        <w:rPr>
                          <w:rFonts w:ascii="DejaVu Sans" w:hAnsi="DejaVu Sans"/>
                          <w:color w:val="000000"/>
                          <w:sz w:val="18"/>
                        </w:rPr>
                      </w:rPrChange>
                    </w:rPr>
                    <w:t>1.000</w:t>
                  </w:r>
                </w:p>
              </w:tc>
            </w:tr>
            <w:tr w:rsidR="00F31233" w14:paraId="0F6075CC" w14:textId="77777777" w:rsidTr="00F31233">
              <w:trPr>
                <w:jc w:val="center"/>
                <w:trPrChange w:id="986" w:author="Comparison" w:date="2026-03-18T14:51:00Z" w16du:dateUtc="2026-03-18T05:5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87" w:author="Comparison" w:date="2026-03-18T14:51:00Z" w16du:dateUtc="2026-03-18T05:5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7953182" w14:textId="77777777" w:rsidR="00F31233" w:rsidRDefault="004D4528">
                  <w:pPr>
                    <w:rPr>
                      <w:rFonts w:ascii="DejaVu Sans" w:hAnsi="DejaVu Sans"/>
                      <w:color w:val="000000"/>
                      <w:sz w:val="16"/>
                      <w:rPrChange w:id="988" w:author="Comparison" w:date="2026-03-18T14:51:00Z" w16du:dateUtc="2026-03-18T05:51:00Z">
                        <w:rPr>
                          <w:rFonts w:ascii="DejaVu Sans" w:hAnsi="DejaVu Sans"/>
                          <w:color w:val="000000"/>
                          <w:sz w:val="18"/>
                        </w:rPr>
                      </w:rPrChange>
                    </w:rPr>
                    <w:pPrChange w:id="98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990" w:author="Comparison" w:date="2026-03-18T14:51:00Z" w16du:dateUtc="2026-03-18T05:51:00Z">
                    <w:r>
                      <w:rPr>
                        <w:rFonts w:ascii="DejaVu Sans" w:eastAsia="DejaVu Sans" w:hAnsi="DejaVu Sans" w:cs="DejaVu Sans"/>
                        <w:color w:val="000000"/>
                        <w:sz w:val="18"/>
                        <w:szCs w:val="18"/>
                      </w:rPr>
                      <w:delText>Criteria Based</w:delText>
                    </w:r>
                  </w:del>
                  <w:ins w:id="991" w:author="Comparison" w:date="2026-03-18T14:51:00Z" w16du:dateUtc="2026-03-18T05:51:00Z">
                    <w:r w:rsidR="00540CC2">
                      <w:rPr>
                        <w:rFonts w:ascii="DejaVu Sans" w:eastAsia="DejaVu Sans" w:hAnsi="DejaVu Sans" w:cs="DejaVu Sans"/>
                        <w:color w:val="000000"/>
                        <w:sz w:val="16"/>
                        <w:szCs w:val="16"/>
                      </w:rPr>
                      <w:t>(C) Accurate</w:t>
                    </w:r>
                  </w:ins>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92"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98EB72" w14:textId="77777777" w:rsidR="00F31233" w:rsidRDefault="00540CC2">
                  <w:pPr>
                    <w:rPr>
                      <w:rFonts w:ascii="DejaVu Sans" w:hAnsi="DejaVu Sans"/>
                      <w:color w:val="000000"/>
                      <w:sz w:val="16"/>
                      <w:rPrChange w:id="993" w:author="Comparison" w:date="2026-03-18T14:51:00Z" w16du:dateUtc="2026-03-18T05:51:00Z">
                        <w:rPr>
                          <w:rFonts w:ascii="DejaVu Sans" w:hAnsi="DejaVu Sans"/>
                          <w:color w:val="000000"/>
                          <w:sz w:val="18"/>
                        </w:rPr>
                      </w:rPrChange>
                    </w:rPr>
                    <w:pPrChange w:id="99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995" w:author="Comparison" w:date="2026-03-18T14:51:00Z" w16du:dateUtc="2026-03-18T05:51:00Z">
                        <w:rPr>
                          <w:rFonts w:ascii="DejaVu Sans" w:hAnsi="DejaVu Sans"/>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96"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28D3620" w14:textId="77777777" w:rsidR="00F31233" w:rsidRDefault="004D4528">
                  <w:pPr>
                    <w:rPr>
                      <w:rFonts w:ascii="DejaVu Sans" w:hAnsi="DejaVu Sans"/>
                      <w:color w:val="000000"/>
                      <w:sz w:val="16"/>
                      <w:rPrChange w:id="997" w:author="Comparison" w:date="2026-03-18T14:51:00Z" w16du:dateUtc="2026-03-18T05:51:00Z">
                        <w:rPr>
                          <w:rFonts w:ascii="DejaVu Sans" w:hAnsi="DejaVu Sans"/>
                          <w:color w:val="000000"/>
                          <w:sz w:val="18"/>
                        </w:rPr>
                      </w:rPrChange>
                    </w:rPr>
                    <w:pPrChange w:id="99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999" w:author="Comparison" w:date="2026-03-18T14:51:00Z" w16du:dateUtc="2026-03-18T05:51:00Z">
                    <w:r>
                      <w:rPr>
                        <w:rFonts w:ascii="DejaVu Sans" w:eastAsia="DejaVu Sans" w:hAnsi="DejaVu Sans" w:cs="DejaVu Sans"/>
                        <w:color w:val="000000"/>
                        <w:sz w:val="18"/>
                        <w:szCs w:val="18"/>
                      </w:rPr>
                      <w:delText>11.81 (7.64–18.27)</w:delText>
                    </w:r>
                  </w:del>
                  <w:ins w:id="1000" w:author="Comparison" w:date="2026-03-18T14:51:00Z" w16du:dateUtc="2026-03-18T05:51:00Z">
                    <w:r w:rsidR="00540CC2">
                      <w:rPr>
                        <w:rFonts w:ascii="DejaVu Sans" w:eastAsia="DejaVu Sans" w:hAnsi="DejaVu Sans" w:cs="DejaVu Sans"/>
                        <w:color w:val="000000"/>
                        <w:sz w:val="16"/>
                        <w:szCs w:val="16"/>
                      </w:rPr>
                      <w:t>1.35 (0.91–2.00)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01"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E624EED" w14:textId="77777777" w:rsidR="00F31233" w:rsidRDefault="004D4528">
                  <w:pPr>
                    <w:rPr>
                      <w:rFonts w:ascii="DejaVu Sans" w:hAnsi="DejaVu Sans"/>
                      <w:color w:val="000000"/>
                      <w:sz w:val="16"/>
                      <w:rPrChange w:id="1002" w:author="Comparison" w:date="2026-03-18T14:51:00Z" w16du:dateUtc="2026-03-18T05:51:00Z">
                        <w:rPr>
                          <w:rFonts w:ascii="DejaVu Sans" w:hAnsi="DejaVu Sans"/>
                          <w:color w:val="000000"/>
                          <w:sz w:val="18"/>
                        </w:rPr>
                      </w:rPrChange>
                    </w:rPr>
                    <w:pPrChange w:id="100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del w:id="1004" w:author="Comparison" w:date="2026-03-18T14:51:00Z" w16du:dateUtc="2026-03-18T05:51:00Z">
                    <w:r>
                      <w:rPr>
                        <w:rFonts w:ascii="DejaVu Sans" w:eastAsia="DejaVu Sans" w:hAnsi="DejaVu Sans" w:cs="DejaVu Sans"/>
                        <w:color w:val="000000"/>
                        <w:sz w:val="18"/>
                        <w:szCs w:val="18"/>
                      </w:rPr>
                      <w:delText>&lt;</w:delText>
                    </w:r>
                  </w:del>
                  <w:r w:rsidR="00540CC2">
                    <w:rPr>
                      <w:rFonts w:ascii="DejaVu Sans" w:hAnsi="DejaVu Sans"/>
                      <w:color w:val="000000"/>
                      <w:sz w:val="16"/>
                      <w:rPrChange w:id="1005" w:author="Comparison" w:date="2026-03-18T14:51:00Z" w16du:dateUtc="2026-03-18T05:51:00Z">
                        <w:rPr>
                          <w:rFonts w:ascii="DejaVu Sans" w:hAnsi="DejaVu Sans"/>
                          <w:color w:val="000000"/>
                          <w:sz w:val="18"/>
                        </w:rPr>
                      </w:rPrChange>
                    </w:rPr>
                    <w:t>0.</w:t>
                  </w:r>
                  <w:del w:id="1006" w:author="Comparison" w:date="2026-03-18T14:51:00Z" w16du:dateUtc="2026-03-18T05:51:00Z">
                    <w:r>
                      <w:rPr>
                        <w:rFonts w:ascii="DejaVu Sans" w:eastAsia="DejaVu Sans" w:hAnsi="DejaVu Sans" w:cs="DejaVu Sans"/>
                        <w:color w:val="000000"/>
                        <w:sz w:val="18"/>
                        <w:szCs w:val="18"/>
                      </w:rPr>
                      <w:delText>001</w:delText>
                    </w:r>
                  </w:del>
                  <w:ins w:id="1007" w:author="Comparison" w:date="2026-03-18T14:51:00Z" w16du:dateUtc="2026-03-18T05:51:00Z">
                    <w:r w:rsidR="00540CC2">
                      <w:rPr>
                        <w:rFonts w:ascii="DejaVu Sans" w:eastAsia="DejaVu Sans" w:hAnsi="DejaVu Sans" w:cs="DejaVu Sans"/>
                        <w:color w:val="000000"/>
                        <w:sz w:val="16"/>
                        <w:szCs w:val="16"/>
                      </w:rPr>
                      <w:t>142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08" w:author="Comparison" w:date="2026-03-18T14:51:00Z"/>
                  <w:tcPrChange w:id="1009"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10" w:author="Comparison" w:date="2026-03-18T14:51:00Z"/>
                    </w:tcPr>
                  </w:tcPrChange>
                </w:tcPr>
                <w:p w14:paraId="7C7AD593" w14:textId="77777777" w:rsidR="00F31233" w:rsidRDefault="00540CC2">
                  <w:pPr>
                    <w:rPr>
                      <w:rFonts w:ascii="DejaVu Sans" w:eastAsia="DejaVu Sans" w:hAnsi="DejaVu Sans" w:cs="DejaVu Sans"/>
                      <w:color w:val="000000"/>
                      <w:sz w:val="16"/>
                      <w:szCs w:val="16"/>
                    </w:rPr>
                  </w:pPr>
                  <w:ins w:id="1011" w:author="Comparison" w:date="2026-03-18T14:51:00Z" w16du:dateUtc="2026-03-18T05:51:00Z">
                    <w:r>
                      <w:rPr>
                        <w:rFonts w:ascii="DejaVu Sans" w:eastAsia="DejaVu Sans" w:hAnsi="DejaVu Sans" w:cs="DejaVu Sans"/>
                        <w:color w:val="000000"/>
                        <w:sz w:val="16"/>
                        <w:szCs w:val="16"/>
                      </w:rPr>
                      <w:t>1.000</w:t>
                    </w:r>
                  </w:ins>
                </w:p>
              </w:tc>
            </w:tr>
            <w:tr w:rsidR="00F31233" w14:paraId="02DD8A10" w14:textId="77777777" w:rsidTr="00F31233">
              <w:trPr>
                <w:jc w:val="center"/>
                <w:trPrChange w:id="1012"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3"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93BD4C" w14:textId="77777777" w:rsidR="00F31233" w:rsidRDefault="00F31233">
                  <w:pPr>
                    <w:rPr>
                      <w:rFonts w:ascii="DejaVu Sans" w:hAnsi="DejaVu Sans"/>
                      <w:color w:val="000000"/>
                      <w:sz w:val="16"/>
                      <w:rPrChange w:id="1014" w:author="Comparison" w:date="2026-03-18T14:51:00Z" w16du:dateUtc="2026-03-18T05:51:00Z">
                        <w:rPr>
                          <w:rFonts w:ascii="DejaVu Sans" w:hAnsi="DejaVu Sans"/>
                          <w:color w:val="000000"/>
                          <w:sz w:val="18"/>
                        </w:rPr>
                      </w:rPrChange>
                    </w:rPr>
                    <w:pPrChange w:id="101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6"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8D1CA33" w14:textId="77777777" w:rsidR="00F31233" w:rsidRDefault="00540CC2">
                  <w:pPr>
                    <w:rPr>
                      <w:rFonts w:ascii="DejaVu Sans" w:hAnsi="DejaVu Sans"/>
                      <w:color w:val="000000"/>
                      <w:sz w:val="16"/>
                      <w:rPrChange w:id="1017" w:author="Comparison" w:date="2026-03-18T14:51:00Z" w16du:dateUtc="2026-03-18T05:51:00Z">
                        <w:rPr>
                          <w:rFonts w:ascii="DejaVu Sans" w:hAnsi="DejaVu Sans"/>
                          <w:color w:val="000000"/>
                          <w:sz w:val="18"/>
                        </w:rPr>
                      </w:rPrChange>
                    </w:rPr>
                    <w:pPrChange w:id="101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19" w:author="Comparison" w:date="2026-03-18T14:51:00Z" w16du:dateUtc="2026-03-18T05:51:00Z">
                        <w:rPr>
                          <w:rFonts w:ascii="DejaVu Sans" w:hAnsi="DejaVu Sans"/>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20"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346EC36" w14:textId="77777777" w:rsidR="00F31233" w:rsidRDefault="00540CC2">
                  <w:pPr>
                    <w:rPr>
                      <w:rFonts w:ascii="DejaVu Sans" w:hAnsi="DejaVu Sans"/>
                      <w:color w:val="000000"/>
                      <w:sz w:val="16"/>
                      <w:rPrChange w:id="1021" w:author="Comparison" w:date="2026-03-18T14:51:00Z" w16du:dateUtc="2026-03-18T05:51:00Z">
                        <w:rPr>
                          <w:rFonts w:ascii="DejaVu Sans" w:hAnsi="DejaVu Sans"/>
                          <w:color w:val="000000"/>
                          <w:sz w:val="18"/>
                        </w:rPr>
                      </w:rPrChange>
                    </w:rPr>
                    <w:pPrChange w:id="102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23" w:author="Comparison" w:date="2026-03-18T14:51:00Z" w16du:dateUtc="2026-03-18T05:51:00Z">
                        <w:rPr>
                          <w:rFonts w:ascii="DejaVu Sans" w:hAnsi="DejaVu Sans"/>
                          <w:color w:val="000000"/>
                          <w:sz w:val="18"/>
                        </w:rPr>
                      </w:rPrChange>
                    </w:rPr>
                    <w:t>1.</w:t>
                  </w:r>
                  <w:del w:id="1024" w:author="Comparison" w:date="2026-03-18T14:51:00Z" w16du:dateUtc="2026-03-18T05:51:00Z">
                    <w:r w:rsidR="004D4528">
                      <w:rPr>
                        <w:rFonts w:ascii="DejaVu Sans" w:eastAsia="DejaVu Sans" w:hAnsi="DejaVu Sans" w:cs="DejaVu Sans"/>
                        <w:color w:val="000000"/>
                        <w:sz w:val="18"/>
                        <w:szCs w:val="18"/>
                      </w:rPr>
                      <w:delText>60</w:delText>
                    </w:r>
                  </w:del>
                  <w:ins w:id="1025" w:author="Comparison" w:date="2026-03-18T14:51:00Z" w16du:dateUtc="2026-03-18T05:51:00Z">
                    <w:r>
                      <w:rPr>
                        <w:rFonts w:ascii="DejaVu Sans" w:eastAsia="DejaVu Sans" w:hAnsi="DejaVu Sans" w:cs="DejaVu Sans"/>
                        <w:color w:val="000000"/>
                        <w:sz w:val="16"/>
                        <w:szCs w:val="16"/>
                      </w:rPr>
                      <w:t>77</w:t>
                    </w:r>
                  </w:ins>
                  <w:r>
                    <w:rPr>
                      <w:rFonts w:ascii="DejaVu Sans" w:hAnsi="DejaVu Sans"/>
                      <w:color w:val="000000"/>
                      <w:sz w:val="16"/>
                      <w:rPrChange w:id="1026" w:author="Comparison" w:date="2026-03-18T14:51:00Z" w16du:dateUtc="2026-03-18T05:51:00Z">
                        <w:rPr>
                          <w:rFonts w:ascii="DejaVu Sans" w:hAnsi="DejaVu Sans"/>
                          <w:color w:val="000000"/>
                          <w:sz w:val="18"/>
                        </w:rPr>
                      </w:rPrChange>
                    </w:rPr>
                    <w:t xml:space="preserve"> (1.</w:t>
                  </w:r>
                  <w:del w:id="1027" w:author="Comparison" w:date="2026-03-18T14:51:00Z" w16du:dateUtc="2026-03-18T05:51:00Z">
                    <w:r w:rsidR="004D4528">
                      <w:rPr>
                        <w:rFonts w:ascii="DejaVu Sans" w:eastAsia="DejaVu Sans" w:hAnsi="DejaVu Sans" w:cs="DejaVu Sans"/>
                        <w:color w:val="000000"/>
                        <w:sz w:val="18"/>
                        <w:szCs w:val="18"/>
                      </w:rPr>
                      <w:delText>07</w:delText>
                    </w:r>
                  </w:del>
                  <w:ins w:id="1028" w:author="Comparison" w:date="2026-03-18T14:51:00Z" w16du:dateUtc="2026-03-18T05:51:00Z">
                    <w:r>
                      <w:rPr>
                        <w:rFonts w:ascii="DejaVu Sans" w:eastAsia="DejaVu Sans" w:hAnsi="DejaVu Sans" w:cs="DejaVu Sans"/>
                        <w:color w:val="000000"/>
                        <w:sz w:val="16"/>
                        <w:szCs w:val="16"/>
                      </w:rPr>
                      <w:t>16</w:t>
                    </w:r>
                  </w:ins>
                  <w:r>
                    <w:rPr>
                      <w:rFonts w:ascii="DejaVu Sans" w:hAnsi="DejaVu Sans"/>
                      <w:color w:val="000000"/>
                      <w:sz w:val="16"/>
                      <w:rPrChange w:id="1029" w:author="Comparison" w:date="2026-03-18T14:51:00Z" w16du:dateUtc="2026-03-18T05:51:00Z">
                        <w:rPr>
                          <w:rFonts w:ascii="DejaVu Sans" w:hAnsi="DejaVu Sans"/>
                          <w:color w:val="000000"/>
                          <w:sz w:val="18"/>
                        </w:rPr>
                      </w:rPrChange>
                    </w:rPr>
                    <w:t>–2.</w:t>
                  </w:r>
                  <w:del w:id="1030" w:author="Comparison" w:date="2026-03-18T14:51:00Z" w16du:dateUtc="2026-03-18T05:51:00Z">
                    <w:r w:rsidR="004D4528">
                      <w:rPr>
                        <w:rFonts w:ascii="DejaVu Sans" w:eastAsia="DejaVu Sans" w:hAnsi="DejaVu Sans" w:cs="DejaVu Sans"/>
                        <w:color w:val="000000"/>
                        <w:sz w:val="18"/>
                        <w:szCs w:val="18"/>
                      </w:rPr>
                      <w:delText>39</w:delText>
                    </w:r>
                  </w:del>
                  <w:ins w:id="1031" w:author="Comparison" w:date="2026-03-18T14:51:00Z" w16du:dateUtc="2026-03-18T05:51:00Z">
                    <w:r>
                      <w:rPr>
                        <w:rFonts w:ascii="DejaVu Sans" w:eastAsia="DejaVu Sans" w:hAnsi="DejaVu Sans" w:cs="DejaVu Sans"/>
                        <w:color w:val="000000"/>
                        <w:sz w:val="16"/>
                        <w:szCs w:val="16"/>
                      </w:rPr>
                      <w:t>72</w:t>
                    </w:r>
                  </w:ins>
                  <w:r>
                    <w:rPr>
                      <w:rFonts w:ascii="DejaVu Sans" w:hAnsi="DejaVu Sans"/>
                      <w:color w:val="000000"/>
                      <w:sz w:val="16"/>
                      <w:rPrChange w:id="1032" w:author="Comparison" w:date="2026-03-18T14:51:00Z" w16du:dateUtc="2026-03-18T05:51:00Z">
                        <w:rPr>
                          <w:rFonts w:ascii="DejaVu Sans" w:hAnsi="DejaVu Sans"/>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33"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2E08A63" w14:textId="77777777" w:rsidR="00F31233" w:rsidRDefault="00540CC2">
                  <w:pPr>
                    <w:rPr>
                      <w:rFonts w:ascii="DejaVu Sans" w:hAnsi="DejaVu Sans"/>
                      <w:color w:val="000000"/>
                      <w:sz w:val="16"/>
                      <w:rPrChange w:id="1034" w:author="Comparison" w:date="2026-03-18T14:51:00Z" w16du:dateUtc="2026-03-18T05:51:00Z">
                        <w:rPr>
                          <w:rFonts w:ascii="DejaVu Sans" w:hAnsi="DejaVu Sans"/>
                          <w:color w:val="000000"/>
                          <w:sz w:val="18"/>
                        </w:rPr>
                      </w:rPrChange>
                    </w:rPr>
                    <w:pPrChange w:id="103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36" w:author="Comparison" w:date="2026-03-18T14:51:00Z" w16du:dateUtc="2026-03-18T05:51:00Z">
                        <w:rPr>
                          <w:rFonts w:ascii="DejaVu Sans" w:hAnsi="DejaVu Sans"/>
                          <w:color w:val="000000"/>
                          <w:sz w:val="18"/>
                        </w:rPr>
                      </w:rPrChange>
                    </w:rPr>
                    <w:t>0.</w:t>
                  </w:r>
                  <w:del w:id="1037" w:author="Comparison" w:date="2026-03-18T14:51:00Z" w16du:dateUtc="2026-03-18T05:51:00Z">
                    <w:r w:rsidR="004D4528">
                      <w:rPr>
                        <w:rFonts w:ascii="DejaVu Sans" w:eastAsia="DejaVu Sans" w:hAnsi="DejaVu Sans" w:cs="DejaVu Sans"/>
                        <w:color w:val="000000"/>
                        <w:sz w:val="18"/>
                        <w:szCs w:val="18"/>
                      </w:rPr>
                      <w:delText>327</w:delText>
                    </w:r>
                  </w:del>
                  <w:ins w:id="1038" w:author="Comparison" w:date="2026-03-18T14:51:00Z" w16du:dateUtc="2026-03-18T05:51:00Z">
                    <w:r>
                      <w:rPr>
                        <w:rFonts w:ascii="DejaVu Sans" w:eastAsia="DejaVu Sans" w:hAnsi="DejaVu Sans" w:cs="DejaVu Sans"/>
                        <w:color w:val="000000"/>
                        <w:sz w:val="16"/>
                        <w:szCs w:val="16"/>
                      </w:rPr>
                      <w:t>008</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39" w:author="Comparison" w:date="2026-03-18T14:51:00Z"/>
                  <w:tcPrChange w:id="1040" w:author="Comparison" w:date="2026-03-18T14:51:00Z" w16du:dateUtc="2026-03-18T05:5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41" w:author="Comparison" w:date="2026-03-18T14:51:00Z"/>
                    </w:tcPr>
                  </w:tcPrChange>
                </w:tcPr>
                <w:p w14:paraId="2B29EFB4" w14:textId="77777777" w:rsidR="00F31233" w:rsidRDefault="00540CC2">
                  <w:pPr>
                    <w:rPr>
                      <w:rFonts w:ascii="DejaVu Sans" w:eastAsia="DejaVu Sans" w:hAnsi="DejaVu Sans" w:cs="DejaVu Sans"/>
                      <w:color w:val="000000"/>
                      <w:sz w:val="16"/>
                      <w:szCs w:val="16"/>
                    </w:rPr>
                  </w:pPr>
                  <w:ins w:id="1042" w:author="Comparison" w:date="2026-03-18T14:51:00Z" w16du:dateUtc="2026-03-18T05:51:00Z">
                    <w:r>
                      <w:rPr>
                        <w:rFonts w:ascii="DejaVu Sans" w:eastAsia="DejaVu Sans" w:hAnsi="DejaVu Sans" w:cs="DejaVu Sans"/>
                        <w:color w:val="000000"/>
                        <w:sz w:val="16"/>
                        <w:szCs w:val="16"/>
                      </w:rPr>
                      <w:t>0.125</w:t>
                    </w:r>
                  </w:ins>
                </w:p>
              </w:tc>
            </w:tr>
            <w:tr w:rsidR="00F31233" w14:paraId="0DBE8036" w14:textId="77777777" w:rsidTr="00F31233">
              <w:trPr>
                <w:jc w:val="center"/>
                <w:trPrChange w:id="1043"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44"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80627BC" w14:textId="77777777" w:rsidR="00F31233" w:rsidRDefault="00F31233">
                  <w:pPr>
                    <w:rPr>
                      <w:rFonts w:ascii="DejaVu Sans" w:hAnsi="DejaVu Sans"/>
                      <w:color w:val="000000"/>
                      <w:sz w:val="16"/>
                      <w:rPrChange w:id="1045" w:author="Comparison" w:date="2026-03-18T14:51:00Z" w16du:dateUtc="2026-03-18T05:51:00Z">
                        <w:rPr>
                          <w:rFonts w:ascii="DejaVu Sans" w:hAnsi="DejaVu Sans"/>
                          <w:color w:val="000000"/>
                          <w:sz w:val="18"/>
                        </w:rPr>
                      </w:rPrChange>
                    </w:rPr>
                    <w:pPrChange w:id="104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47"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F2F194F" w14:textId="77777777" w:rsidR="00F31233" w:rsidRDefault="00540CC2">
                  <w:pPr>
                    <w:rPr>
                      <w:rFonts w:ascii="DejaVu Sans" w:hAnsi="DejaVu Sans"/>
                      <w:color w:val="000000"/>
                      <w:sz w:val="16"/>
                      <w:rPrChange w:id="1048" w:author="Comparison" w:date="2026-03-18T14:51:00Z" w16du:dateUtc="2026-03-18T05:51:00Z">
                        <w:rPr>
                          <w:rFonts w:ascii="DejaVu Sans" w:hAnsi="DejaVu Sans"/>
                          <w:color w:val="000000"/>
                          <w:sz w:val="18"/>
                        </w:rPr>
                      </w:rPrChange>
                    </w:rPr>
                    <w:pPrChange w:id="104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50" w:author="Comparison" w:date="2026-03-18T14:51:00Z" w16du:dateUtc="2026-03-18T05:51:00Z">
                        <w:rPr>
                          <w:rFonts w:ascii="DejaVu Sans" w:hAnsi="DejaVu Sans"/>
                          <w:color w:val="000000"/>
                          <w:sz w:val="18"/>
                        </w:rPr>
                      </w:rPrChange>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51"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EADD81" w14:textId="77777777" w:rsidR="00F31233" w:rsidRDefault="00540CC2">
                  <w:pPr>
                    <w:rPr>
                      <w:rFonts w:ascii="DejaVu Sans" w:hAnsi="DejaVu Sans"/>
                      <w:color w:val="000000"/>
                      <w:sz w:val="16"/>
                      <w:rPrChange w:id="1052" w:author="Comparison" w:date="2026-03-18T14:51:00Z" w16du:dateUtc="2026-03-18T05:51:00Z">
                        <w:rPr>
                          <w:rFonts w:ascii="DejaVu Sans" w:hAnsi="DejaVu Sans"/>
                          <w:color w:val="000000"/>
                          <w:sz w:val="18"/>
                        </w:rPr>
                      </w:rPrChange>
                    </w:rPr>
                    <w:pPrChange w:id="105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54" w:author="Comparison" w:date="2026-03-18T14:51:00Z" w16du:dateUtc="2026-03-18T05:51:00Z">
                        <w:rPr>
                          <w:rFonts w:ascii="DejaVu Sans" w:hAnsi="DejaVu Sans"/>
                          <w:color w:val="000000"/>
                          <w:sz w:val="18"/>
                        </w:rPr>
                      </w:rPrChange>
                    </w:rPr>
                    <w:t>0.</w:t>
                  </w:r>
                  <w:del w:id="1055" w:author="Comparison" w:date="2026-03-18T14:51:00Z" w16du:dateUtc="2026-03-18T05:51:00Z">
                    <w:r w:rsidR="004D4528">
                      <w:rPr>
                        <w:rFonts w:ascii="DejaVu Sans" w:eastAsia="DejaVu Sans" w:hAnsi="DejaVu Sans" w:cs="DejaVu Sans"/>
                        <w:color w:val="000000"/>
                        <w:sz w:val="18"/>
                        <w:szCs w:val="18"/>
                      </w:rPr>
                      <w:delText>88</w:delText>
                    </w:r>
                  </w:del>
                  <w:ins w:id="1056" w:author="Comparison" w:date="2026-03-18T14:51:00Z" w16du:dateUtc="2026-03-18T05:51:00Z">
                    <w:r>
                      <w:rPr>
                        <w:rFonts w:ascii="DejaVu Sans" w:eastAsia="DejaVu Sans" w:hAnsi="DejaVu Sans" w:cs="DejaVu Sans"/>
                        <w:color w:val="000000"/>
                        <w:sz w:val="16"/>
                        <w:szCs w:val="16"/>
                      </w:rPr>
                      <w:t>98</w:t>
                    </w:r>
                  </w:ins>
                  <w:r>
                    <w:rPr>
                      <w:rFonts w:ascii="DejaVu Sans" w:hAnsi="DejaVu Sans"/>
                      <w:color w:val="000000"/>
                      <w:sz w:val="16"/>
                      <w:rPrChange w:id="1057" w:author="Comparison" w:date="2026-03-18T14:51:00Z" w16du:dateUtc="2026-03-18T05:51:00Z">
                        <w:rPr>
                          <w:rFonts w:ascii="DejaVu Sans" w:hAnsi="DejaVu Sans"/>
                          <w:color w:val="000000"/>
                          <w:sz w:val="18"/>
                        </w:rPr>
                      </w:rPrChange>
                    </w:rPr>
                    <w:t xml:space="preserve"> (0.</w:t>
                  </w:r>
                  <w:del w:id="1058" w:author="Comparison" w:date="2026-03-18T14:51:00Z" w16du:dateUtc="2026-03-18T05:51:00Z">
                    <w:r w:rsidR="004D4528">
                      <w:rPr>
                        <w:rFonts w:ascii="DejaVu Sans" w:eastAsia="DejaVu Sans" w:hAnsi="DejaVu Sans" w:cs="DejaVu Sans"/>
                        <w:color w:val="000000"/>
                        <w:sz w:val="18"/>
                        <w:szCs w:val="18"/>
                      </w:rPr>
                      <w:delText>49</w:delText>
                    </w:r>
                  </w:del>
                  <w:ins w:id="1059" w:author="Comparison" w:date="2026-03-18T14:51:00Z" w16du:dateUtc="2026-03-18T05:51:00Z">
                    <w:r>
                      <w:rPr>
                        <w:rFonts w:ascii="DejaVu Sans" w:eastAsia="DejaVu Sans" w:hAnsi="DejaVu Sans" w:cs="DejaVu Sans"/>
                        <w:color w:val="000000"/>
                        <w:sz w:val="16"/>
                        <w:szCs w:val="16"/>
                      </w:rPr>
                      <w:t>55</w:t>
                    </w:r>
                  </w:ins>
                  <w:r>
                    <w:rPr>
                      <w:rFonts w:ascii="DejaVu Sans" w:hAnsi="DejaVu Sans"/>
                      <w:color w:val="000000"/>
                      <w:sz w:val="16"/>
                      <w:rPrChange w:id="1060" w:author="Comparison" w:date="2026-03-18T14:51:00Z" w16du:dateUtc="2026-03-18T05:51:00Z">
                        <w:rPr>
                          <w:rFonts w:ascii="DejaVu Sans" w:hAnsi="DejaVu Sans"/>
                          <w:color w:val="000000"/>
                          <w:sz w:val="18"/>
                        </w:rPr>
                      </w:rPrChange>
                    </w:rPr>
                    <w:t>–1.</w:t>
                  </w:r>
                  <w:del w:id="1061" w:author="Comparison" w:date="2026-03-18T14:51:00Z" w16du:dateUtc="2026-03-18T05:51:00Z">
                    <w:r w:rsidR="004D4528">
                      <w:rPr>
                        <w:rFonts w:ascii="DejaVu Sans" w:eastAsia="DejaVu Sans" w:hAnsi="DejaVu Sans" w:cs="DejaVu Sans"/>
                        <w:color w:val="000000"/>
                        <w:sz w:val="18"/>
                        <w:szCs w:val="18"/>
                      </w:rPr>
                      <w:delText>59</w:delText>
                    </w:r>
                  </w:del>
                  <w:ins w:id="1062" w:author="Comparison" w:date="2026-03-18T14:51:00Z" w16du:dateUtc="2026-03-18T05:51:00Z">
                    <w:r>
                      <w:rPr>
                        <w:rFonts w:ascii="DejaVu Sans" w:eastAsia="DejaVu Sans" w:hAnsi="DejaVu Sans" w:cs="DejaVu Sans"/>
                        <w:color w:val="000000"/>
                        <w:sz w:val="16"/>
                        <w:szCs w:val="16"/>
                      </w:rPr>
                      <w:t>76</w:t>
                    </w:r>
                  </w:ins>
                  <w:r>
                    <w:rPr>
                      <w:rFonts w:ascii="DejaVu Sans" w:hAnsi="DejaVu Sans"/>
                      <w:color w:val="000000"/>
                      <w:sz w:val="16"/>
                      <w:rPrChange w:id="1063" w:author="Comparison" w:date="2026-03-18T14:51:00Z" w16du:dateUtc="2026-03-18T05:51:00Z">
                        <w:rPr>
                          <w:rFonts w:ascii="DejaVu Sans" w:hAnsi="DejaVu Sans"/>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64" w:author="Comparison" w:date="2026-03-18T14:51:00Z"/>
                  <w:tcPrChange w:id="1065"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66" w:author="Comparison" w:date="2026-03-18T14:51:00Z"/>
                    </w:tcPr>
                  </w:tcPrChange>
                </w:tcPr>
                <w:p w14:paraId="59408B7B" w14:textId="77777777" w:rsidR="00F31233" w:rsidRDefault="00540CC2">
                  <w:pPr>
                    <w:rPr>
                      <w:rFonts w:ascii="DejaVu Sans" w:eastAsia="DejaVu Sans" w:hAnsi="DejaVu Sans" w:cs="DejaVu Sans"/>
                      <w:color w:val="000000"/>
                      <w:sz w:val="16"/>
                      <w:szCs w:val="16"/>
                    </w:rPr>
                  </w:pPr>
                  <w:ins w:id="1067" w:author="Comparison" w:date="2026-03-18T14:51:00Z" w16du:dateUtc="2026-03-18T05:51:00Z">
                    <w:r>
                      <w:rPr>
                        <w:rFonts w:ascii="DejaVu Sans" w:eastAsia="DejaVu Sans" w:hAnsi="DejaVu Sans" w:cs="DejaVu Sans"/>
                        <w:color w:val="000000"/>
                        <w:sz w:val="16"/>
                        <w:szCs w:val="16"/>
                      </w:rPr>
                      <w:t>0.956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8"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C33E3FF" w14:textId="77777777" w:rsidR="00F31233" w:rsidRDefault="00540CC2">
                  <w:pPr>
                    <w:rPr>
                      <w:rFonts w:ascii="DejaVu Sans" w:hAnsi="DejaVu Sans"/>
                      <w:color w:val="000000"/>
                      <w:sz w:val="16"/>
                      <w:rPrChange w:id="1069" w:author="Comparison" w:date="2026-03-18T14:51:00Z" w16du:dateUtc="2026-03-18T05:51:00Z">
                        <w:rPr>
                          <w:rFonts w:ascii="DejaVu Sans" w:hAnsi="DejaVu Sans"/>
                          <w:color w:val="000000"/>
                          <w:sz w:val="18"/>
                        </w:rPr>
                      </w:rPrChange>
                    </w:rPr>
                    <w:pPrChange w:id="10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71" w:author="Comparison" w:date="2026-03-18T14:51:00Z" w16du:dateUtc="2026-03-18T05:51:00Z">
                        <w:rPr>
                          <w:rFonts w:ascii="DejaVu Sans" w:hAnsi="DejaVu Sans"/>
                          <w:color w:val="000000"/>
                          <w:sz w:val="18"/>
                        </w:rPr>
                      </w:rPrChange>
                    </w:rPr>
                    <w:t>1.000</w:t>
                  </w:r>
                </w:p>
              </w:tc>
            </w:tr>
            <w:tr w:rsidR="00F31233" w14:paraId="374CFE12" w14:textId="77777777" w:rsidTr="00F31233">
              <w:trPr>
                <w:jc w:val="center"/>
                <w:trPrChange w:id="1072" w:author="Comparison" w:date="2026-03-18T14:51:00Z" w16du:dateUtc="2026-03-18T05:5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73" w:author="Comparison" w:date="2026-03-18T14:51:00Z" w16du:dateUtc="2026-03-18T05:5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0495189" w14:textId="77777777" w:rsidR="00F31233" w:rsidRDefault="00540CC2">
                  <w:pPr>
                    <w:rPr>
                      <w:rFonts w:ascii="DejaVu Sans" w:hAnsi="DejaVu Sans"/>
                      <w:color w:val="000000"/>
                      <w:sz w:val="16"/>
                      <w:rPrChange w:id="1074" w:author="Comparison" w:date="2026-03-18T14:51:00Z" w16du:dateUtc="2026-03-18T05:51:00Z">
                        <w:rPr>
                          <w:rFonts w:ascii="DejaVu Sans" w:hAnsi="DejaVu Sans"/>
                          <w:color w:val="000000"/>
                          <w:sz w:val="18"/>
                        </w:rPr>
                      </w:rPrChange>
                    </w:rPr>
                    <w:pPrChange w:id="107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1076" w:author="Comparison" w:date="2026-03-18T14:51:00Z" w16du:dateUtc="2026-03-18T05:51:00Z">
                    <w:r>
                      <w:rPr>
                        <w:rFonts w:ascii="DejaVu Sans" w:eastAsia="DejaVu Sans" w:hAnsi="DejaVu Sans" w:cs="DejaVu Sans"/>
                        <w:color w:val="000000"/>
                        <w:sz w:val="16"/>
                        <w:szCs w:val="16"/>
                      </w:rPr>
                      <w:t xml:space="preserve">(D) </w:t>
                    </w:r>
                  </w:ins>
                  <w:r>
                    <w:rPr>
                      <w:rFonts w:ascii="DejaVu Sans" w:hAnsi="DejaVu Sans"/>
                      <w:color w:val="000000"/>
                      <w:sz w:val="16"/>
                      <w:rPrChange w:id="1077" w:author="Comparison" w:date="2026-03-18T14:51:00Z" w16du:dateUtc="2026-03-18T05:51:00Z">
                        <w:rPr>
                          <w:rFonts w:ascii="DejaVu Sans" w:hAnsi="DejaVu Sans"/>
                          <w:color w:val="000000"/>
                          <w:sz w:val="18"/>
                        </w:rPr>
                      </w:rPrChange>
                    </w:rPr>
                    <w:t>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78"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7C9DE44" w14:textId="77777777" w:rsidR="00F31233" w:rsidRDefault="00540CC2">
                  <w:pPr>
                    <w:rPr>
                      <w:rFonts w:ascii="DejaVu Sans" w:hAnsi="DejaVu Sans"/>
                      <w:color w:val="000000"/>
                      <w:sz w:val="16"/>
                      <w:rPrChange w:id="1079" w:author="Comparison" w:date="2026-03-18T14:51:00Z" w16du:dateUtc="2026-03-18T05:51:00Z">
                        <w:rPr>
                          <w:rFonts w:ascii="DejaVu Sans" w:hAnsi="DejaVu Sans"/>
                          <w:color w:val="000000"/>
                          <w:sz w:val="18"/>
                        </w:rPr>
                      </w:rPrChange>
                    </w:rPr>
                    <w:pPrChange w:id="108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81" w:author="Comparison" w:date="2026-03-18T14:51:00Z" w16du:dateUtc="2026-03-18T05:51:00Z">
                        <w:rPr>
                          <w:rFonts w:ascii="DejaVu Sans" w:hAnsi="DejaVu Sans"/>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82"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660CD51" w14:textId="77777777" w:rsidR="00F31233" w:rsidRDefault="00540CC2">
                  <w:pPr>
                    <w:rPr>
                      <w:rFonts w:ascii="DejaVu Sans" w:hAnsi="DejaVu Sans"/>
                      <w:color w:val="000000"/>
                      <w:sz w:val="16"/>
                      <w:rPrChange w:id="1083" w:author="Comparison" w:date="2026-03-18T14:51:00Z" w16du:dateUtc="2026-03-18T05:51:00Z">
                        <w:rPr>
                          <w:rFonts w:ascii="DejaVu Sans" w:hAnsi="DejaVu Sans"/>
                          <w:color w:val="000000"/>
                          <w:sz w:val="18"/>
                        </w:rPr>
                      </w:rPrChange>
                    </w:rPr>
                    <w:pPrChange w:id="108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85" w:author="Comparison" w:date="2026-03-18T14:51:00Z" w16du:dateUtc="2026-03-18T05:51:00Z">
                        <w:rPr>
                          <w:rFonts w:ascii="DejaVu Sans" w:hAnsi="DejaVu Sans"/>
                          <w:color w:val="000000"/>
                          <w:sz w:val="18"/>
                        </w:rPr>
                      </w:rPrChange>
                    </w:rPr>
                    <w:t>1.70 (1.16–2.50)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6" w:author="Comparison" w:date="2026-03-18T14:51:00Z"/>
                  <w:tcPrChange w:id="108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8" w:author="Comparison" w:date="2026-03-18T14:51:00Z"/>
                    </w:tcPr>
                  </w:tcPrChange>
                </w:tcPr>
                <w:p w14:paraId="1AB16496" w14:textId="77777777" w:rsidR="00F31233" w:rsidRDefault="00540CC2">
                  <w:pPr>
                    <w:rPr>
                      <w:rFonts w:ascii="DejaVu Sans" w:eastAsia="DejaVu Sans" w:hAnsi="DejaVu Sans" w:cs="DejaVu Sans"/>
                      <w:color w:val="000000"/>
                      <w:sz w:val="16"/>
                      <w:szCs w:val="16"/>
                    </w:rPr>
                  </w:pPr>
                  <w:ins w:id="1089" w:author="Comparison" w:date="2026-03-18T14:51:00Z" w16du:dateUtc="2026-03-18T05:51:00Z">
                    <w:r>
                      <w:rPr>
                        <w:rFonts w:ascii="DejaVu Sans" w:eastAsia="DejaVu Sans" w:hAnsi="DejaVu Sans" w:cs="DejaVu Sans"/>
                        <w:color w:val="000000"/>
                        <w:sz w:val="16"/>
                        <w:szCs w:val="16"/>
                      </w:rPr>
                      <w:t>0.007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0"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26C7EE6" w14:textId="77777777" w:rsidR="00F31233" w:rsidRDefault="00540CC2">
                  <w:pPr>
                    <w:rPr>
                      <w:rFonts w:ascii="DejaVu Sans" w:hAnsi="DejaVu Sans"/>
                      <w:color w:val="000000"/>
                      <w:sz w:val="16"/>
                      <w:rPrChange w:id="1091" w:author="Comparison" w:date="2026-03-18T14:51:00Z" w16du:dateUtc="2026-03-18T05:51:00Z">
                        <w:rPr>
                          <w:rFonts w:ascii="DejaVu Sans" w:hAnsi="DejaVu Sans"/>
                          <w:color w:val="000000"/>
                          <w:sz w:val="18"/>
                        </w:rPr>
                      </w:rPrChange>
                    </w:rPr>
                    <w:pPrChange w:id="109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093" w:author="Comparison" w:date="2026-03-18T14:51:00Z" w16du:dateUtc="2026-03-18T05:51:00Z">
                        <w:rPr>
                          <w:rFonts w:ascii="DejaVu Sans" w:hAnsi="DejaVu Sans"/>
                          <w:color w:val="000000"/>
                          <w:sz w:val="18"/>
                        </w:rPr>
                      </w:rPrChange>
                    </w:rPr>
                    <w:t>0.098</w:t>
                  </w:r>
                </w:p>
              </w:tc>
            </w:tr>
            <w:tr w:rsidR="00F31233" w14:paraId="598374FA" w14:textId="77777777" w:rsidTr="00F31233">
              <w:trPr>
                <w:jc w:val="center"/>
                <w:trPrChange w:id="1094"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5"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BBBB14" w14:textId="77777777" w:rsidR="00F31233" w:rsidRDefault="00F31233">
                  <w:pPr>
                    <w:rPr>
                      <w:rFonts w:ascii="DejaVu Sans" w:hAnsi="DejaVu Sans"/>
                      <w:color w:val="000000"/>
                      <w:sz w:val="16"/>
                      <w:rPrChange w:id="1096" w:author="Comparison" w:date="2026-03-18T14:51:00Z" w16du:dateUtc="2026-03-18T05:51:00Z">
                        <w:rPr>
                          <w:rFonts w:ascii="DejaVu Sans" w:hAnsi="DejaVu Sans"/>
                          <w:color w:val="000000"/>
                          <w:sz w:val="18"/>
                        </w:rPr>
                      </w:rPrChange>
                    </w:rPr>
                    <w:pPrChange w:id="109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8"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004AD22" w14:textId="77777777" w:rsidR="00F31233" w:rsidRDefault="00540CC2">
                  <w:pPr>
                    <w:rPr>
                      <w:rFonts w:ascii="DejaVu Sans" w:hAnsi="DejaVu Sans"/>
                      <w:color w:val="000000"/>
                      <w:sz w:val="16"/>
                      <w:rPrChange w:id="1099" w:author="Comparison" w:date="2026-03-18T14:51:00Z" w16du:dateUtc="2026-03-18T05:51:00Z">
                        <w:rPr>
                          <w:rFonts w:ascii="DejaVu Sans" w:hAnsi="DejaVu Sans"/>
                          <w:color w:val="000000"/>
                          <w:sz w:val="18"/>
                        </w:rPr>
                      </w:rPrChange>
                    </w:rPr>
                    <w:pPrChange w:id="110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01" w:author="Comparison" w:date="2026-03-18T14:51:00Z" w16du:dateUtc="2026-03-18T05:51:00Z">
                        <w:rPr>
                          <w:rFonts w:ascii="DejaVu Sans" w:hAnsi="DejaVu Sans"/>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02"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72B40A" w14:textId="77777777" w:rsidR="00F31233" w:rsidRDefault="00540CC2">
                  <w:pPr>
                    <w:rPr>
                      <w:rFonts w:ascii="DejaVu Sans" w:hAnsi="DejaVu Sans"/>
                      <w:color w:val="000000"/>
                      <w:sz w:val="16"/>
                      <w:rPrChange w:id="1103" w:author="Comparison" w:date="2026-03-18T14:51:00Z" w16du:dateUtc="2026-03-18T05:51:00Z">
                        <w:rPr>
                          <w:rFonts w:ascii="DejaVu Sans" w:hAnsi="DejaVu Sans"/>
                          <w:color w:val="000000"/>
                          <w:sz w:val="18"/>
                        </w:rPr>
                      </w:rPrChange>
                    </w:rPr>
                    <w:pPrChange w:id="110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05" w:author="Comparison" w:date="2026-03-18T14:51:00Z" w16du:dateUtc="2026-03-18T05:51:00Z">
                        <w:rPr>
                          <w:rFonts w:ascii="DejaVu Sans" w:hAnsi="DejaVu Sans"/>
                          <w:color w:val="000000"/>
                          <w:sz w:val="18"/>
                        </w:rPr>
                      </w:rPrChange>
                    </w:rPr>
                    <w:t>1.25 (0.83–1.89)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06" w:author="Comparison" w:date="2026-03-18T14:51:00Z"/>
                  <w:tcPrChange w:id="110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08" w:author="Comparison" w:date="2026-03-18T14:51:00Z"/>
                    </w:tcPr>
                  </w:tcPrChange>
                </w:tcPr>
                <w:p w14:paraId="2171B070" w14:textId="77777777" w:rsidR="00F31233" w:rsidRDefault="00540CC2">
                  <w:pPr>
                    <w:rPr>
                      <w:rFonts w:ascii="DejaVu Sans" w:eastAsia="DejaVu Sans" w:hAnsi="DejaVu Sans" w:cs="DejaVu Sans"/>
                      <w:color w:val="000000"/>
                      <w:sz w:val="16"/>
                      <w:szCs w:val="16"/>
                    </w:rPr>
                  </w:pPr>
                  <w:ins w:id="1109" w:author="Comparison" w:date="2026-03-18T14:51:00Z" w16du:dateUtc="2026-03-18T05:51:00Z">
                    <w:r>
                      <w:rPr>
                        <w:rFonts w:ascii="DejaVu Sans" w:eastAsia="DejaVu Sans" w:hAnsi="DejaVu Sans" w:cs="DejaVu Sans"/>
                        <w:color w:val="000000"/>
                        <w:sz w:val="16"/>
                        <w:szCs w:val="16"/>
                      </w:rPr>
                      <w:t>0.281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0"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8A80FF" w14:textId="77777777" w:rsidR="00F31233" w:rsidRDefault="00540CC2">
                  <w:pPr>
                    <w:rPr>
                      <w:rFonts w:ascii="DejaVu Sans" w:hAnsi="DejaVu Sans"/>
                      <w:color w:val="000000"/>
                      <w:sz w:val="16"/>
                      <w:rPrChange w:id="1111" w:author="Comparison" w:date="2026-03-18T14:51:00Z" w16du:dateUtc="2026-03-18T05:51:00Z">
                        <w:rPr>
                          <w:rFonts w:ascii="DejaVu Sans" w:hAnsi="DejaVu Sans"/>
                          <w:color w:val="000000"/>
                          <w:sz w:val="18"/>
                        </w:rPr>
                      </w:rPrChange>
                    </w:rPr>
                    <w:pPrChange w:id="111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13" w:author="Comparison" w:date="2026-03-18T14:51:00Z" w16du:dateUtc="2026-03-18T05:51:00Z">
                        <w:rPr>
                          <w:rFonts w:ascii="DejaVu Sans" w:hAnsi="DejaVu Sans"/>
                          <w:color w:val="000000"/>
                          <w:sz w:val="18"/>
                        </w:rPr>
                      </w:rPrChange>
                    </w:rPr>
                    <w:t>1.000</w:t>
                  </w:r>
                </w:p>
              </w:tc>
            </w:tr>
            <w:tr w:rsidR="00F31233" w14:paraId="23B1CB7A" w14:textId="77777777" w:rsidTr="00F31233">
              <w:trPr>
                <w:jc w:val="center"/>
                <w:trPrChange w:id="1114"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5" w:author="Comparison" w:date="2026-03-18T14:51:00Z" w16du:dateUtc="2026-03-18T05:5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32B7975" w14:textId="77777777" w:rsidR="00F31233" w:rsidRDefault="00F31233">
                  <w:pPr>
                    <w:rPr>
                      <w:rFonts w:ascii="DejaVu Sans" w:hAnsi="DejaVu Sans"/>
                      <w:color w:val="000000"/>
                      <w:sz w:val="16"/>
                      <w:rPrChange w:id="1116" w:author="Comparison" w:date="2026-03-18T14:51:00Z" w16du:dateUtc="2026-03-18T05:51:00Z">
                        <w:rPr>
                          <w:rFonts w:ascii="DejaVu Sans" w:hAnsi="DejaVu Sans"/>
                          <w:color w:val="000000"/>
                          <w:sz w:val="18"/>
                        </w:rPr>
                      </w:rPrChange>
                    </w:rPr>
                    <w:pPrChange w:id="111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8"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5DF40CA" w14:textId="77777777" w:rsidR="00F31233" w:rsidRDefault="00540CC2">
                  <w:pPr>
                    <w:rPr>
                      <w:rFonts w:ascii="DejaVu Sans" w:hAnsi="DejaVu Sans"/>
                      <w:color w:val="000000"/>
                      <w:sz w:val="16"/>
                      <w:rPrChange w:id="1119" w:author="Comparison" w:date="2026-03-18T14:51:00Z" w16du:dateUtc="2026-03-18T05:51:00Z">
                        <w:rPr>
                          <w:rFonts w:ascii="DejaVu Sans" w:hAnsi="DejaVu Sans"/>
                          <w:color w:val="000000"/>
                          <w:sz w:val="18"/>
                        </w:rPr>
                      </w:rPrChange>
                    </w:rPr>
                    <w:pPrChange w:id="112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21" w:author="Comparison" w:date="2026-03-18T14:51:00Z" w16du:dateUtc="2026-03-18T05:51:00Z">
                        <w:rPr>
                          <w:rFonts w:ascii="DejaVu Sans" w:hAnsi="DejaVu Sans"/>
                          <w:color w:val="000000"/>
                          <w:sz w:val="18"/>
                        </w:rPr>
                      </w:rPrChange>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22"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0C56391" w14:textId="77777777" w:rsidR="00F31233" w:rsidRDefault="00540CC2">
                  <w:pPr>
                    <w:rPr>
                      <w:rFonts w:ascii="DejaVu Sans" w:hAnsi="DejaVu Sans"/>
                      <w:color w:val="000000"/>
                      <w:sz w:val="16"/>
                      <w:rPrChange w:id="1123" w:author="Comparison" w:date="2026-03-18T14:51:00Z" w16du:dateUtc="2026-03-18T05:51:00Z">
                        <w:rPr>
                          <w:rFonts w:ascii="DejaVu Sans" w:hAnsi="DejaVu Sans"/>
                          <w:color w:val="000000"/>
                          <w:sz w:val="18"/>
                        </w:rPr>
                      </w:rPrChange>
                    </w:rPr>
                    <w:pPrChange w:id="112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25" w:author="Comparison" w:date="2026-03-18T14:51:00Z" w16du:dateUtc="2026-03-18T05:51:00Z">
                        <w:rPr>
                          <w:rFonts w:ascii="DejaVu Sans" w:hAnsi="DejaVu Sans"/>
                          <w:color w:val="000000"/>
                          <w:sz w:val="18"/>
                        </w:rPr>
                      </w:rPrChange>
                    </w:rPr>
                    <w:t>1.62 (0.92–2.86)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26" w:author="Comparison" w:date="2026-03-18T14:51:00Z"/>
                  <w:tcPrChange w:id="112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28" w:author="Comparison" w:date="2026-03-18T14:51:00Z"/>
                    </w:tcPr>
                  </w:tcPrChange>
                </w:tcPr>
                <w:p w14:paraId="5F8997E0" w14:textId="77777777" w:rsidR="00F31233" w:rsidRDefault="00540CC2">
                  <w:pPr>
                    <w:rPr>
                      <w:rFonts w:ascii="DejaVu Sans" w:eastAsia="DejaVu Sans" w:hAnsi="DejaVu Sans" w:cs="DejaVu Sans"/>
                      <w:color w:val="000000"/>
                      <w:sz w:val="16"/>
                      <w:szCs w:val="16"/>
                    </w:rPr>
                  </w:pPr>
                  <w:ins w:id="1129" w:author="Comparison" w:date="2026-03-18T14:51:00Z" w16du:dateUtc="2026-03-18T05:51:00Z">
                    <w:r>
                      <w:rPr>
                        <w:rFonts w:ascii="DejaVu Sans" w:eastAsia="DejaVu Sans" w:hAnsi="DejaVu Sans" w:cs="DejaVu Sans"/>
                        <w:color w:val="000000"/>
                        <w:sz w:val="16"/>
                        <w:szCs w:val="16"/>
                      </w:rPr>
                      <w:t>0.097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0"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946349" w14:textId="77777777" w:rsidR="00F31233" w:rsidRDefault="00540CC2">
                  <w:pPr>
                    <w:rPr>
                      <w:rFonts w:ascii="DejaVu Sans" w:hAnsi="DejaVu Sans"/>
                      <w:color w:val="000000"/>
                      <w:sz w:val="16"/>
                      <w:rPrChange w:id="1131" w:author="Comparison" w:date="2026-03-18T14:51:00Z" w16du:dateUtc="2026-03-18T05:51:00Z">
                        <w:rPr>
                          <w:rFonts w:ascii="DejaVu Sans" w:hAnsi="DejaVu Sans"/>
                          <w:color w:val="000000"/>
                          <w:sz w:val="18"/>
                        </w:rPr>
                      </w:rPrChange>
                    </w:rPr>
                    <w:pPrChange w:id="113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33" w:author="Comparison" w:date="2026-03-18T14:51:00Z" w16du:dateUtc="2026-03-18T05:51:00Z">
                        <w:rPr>
                          <w:rFonts w:ascii="DejaVu Sans" w:hAnsi="DejaVu Sans"/>
                          <w:color w:val="000000"/>
                          <w:sz w:val="18"/>
                        </w:rPr>
                      </w:rPrChange>
                    </w:rPr>
                    <w:t>1.000</w:t>
                  </w:r>
                </w:p>
              </w:tc>
            </w:tr>
            <w:tr w:rsidR="00F31233" w14:paraId="4206FF15" w14:textId="77777777" w:rsidTr="00F31233">
              <w:trPr>
                <w:jc w:val="center"/>
                <w:trPrChange w:id="1134" w:author="Comparison" w:date="2026-03-18T14:51:00Z" w16du:dateUtc="2026-03-18T05:51:00Z">
                  <w:trPr>
                    <w:gridAfter w:val="0"/>
                    <w:jc w:val="center"/>
                  </w:trPr>
                </w:trPrChange>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35" w:author="Comparison" w:date="2026-03-18T14:51:00Z" w16du:dateUtc="2026-03-18T05:51:00Z">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6D7C6A2" w14:textId="77777777" w:rsidR="00F31233" w:rsidRDefault="00540CC2">
                  <w:pPr>
                    <w:rPr>
                      <w:rFonts w:ascii="DejaVu Sans" w:hAnsi="DejaVu Sans"/>
                      <w:color w:val="000000"/>
                      <w:sz w:val="16"/>
                      <w:rPrChange w:id="1136" w:author="Comparison" w:date="2026-03-18T14:51:00Z" w16du:dateUtc="2026-03-18T05:51:00Z">
                        <w:rPr>
                          <w:rFonts w:ascii="DejaVu Sans" w:hAnsi="DejaVu Sans"/>
                          <w:color w:val="000000"/>
                          <w:sz w:val="18"/>
                        </w:rPr>
                      </w:rPrChange>
                    </w:rPr>
                    <w:pPrChange w:id="113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ins w:id="1138" w:author="Comparison" w:date="2026-03-18T14:51:00Z" w16du:dateUtc="2026-03-18T05:51:00Z">
                    <w:r>
                      <w:rPr>
                        <w:rFonts w:ascii="DejaVu Sans" w:eastAsia="DejaVu Sans" w:hAnsi="DejaVu Sans" w:cs="DejaVu Sans"/>
                        <w:color w:val="000000"/>
                        <w:sz w:val="16"/>
                        <w:szCs w:val="16"/>
                      </w:rPr>
                      <w:t xml:space="preserve">(E) </w:t>
                    </w:r>
                  </w:ins>
                  <w:r>
                    <w:rPr>
                      <w:rFonts w:ascii="DejaVu Sans" w:hAnsi="DejaVu Sans"/>
                      <w:color w:val="000000"/>
                      <w:sz w:val="16"/>
                      <w:rPrChange w:id="1139" w:author="Comparison" w:date="2026-03-18T14:51:00Z" w16du:dateUtc="2026-03-18T05:51:00Z">
                        <w:rPr>
                          <w:rFonts w:ascii="DejaVu Sans" w:hAnsi="DejaVu Sans"/>
                          <w:color w:val="000000"/>
                          <w:sz w:val="18"/>
                        </w:rPr>
                      </w:rPrChange>
                    </w:rPr>
                    <w:t>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0"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EC2159" w14:textId="77777777" w:rsidR="00F31233" w:rsidRDefault="00540CC2">
                  <w:pPr>
                    <w:rPr>
                      <w:rFonts w:ascii="DejaVu Sans" w:hAnsi="DejaVu Sans"/>
                      <w:color w:val="000000"/>
                      <w:sz w:val="16"/>
                      <w:rPrChange w:id="1141" w:author="Comparison" w:date="2026-03-18T14:51:00Z" w16du:dateUtc="2026-03-18T05:51:00Z">
                        <w:rPr>
                          <w:rFonts w:ascii="DejaVu Sans" w:hAnsi="DejaVu Sans"/>
                          <w:color w:val="000000"/>
                          <w:sz w:val="18"/>
                        </w:rPr>
                      </w:rPrChange>
                    </w:rPr>
                    <w:pPrChange w:id="114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43" w:author="Comparison" w:date="2026-03-18T14:51:00Z" w16du:dateUtc="2026-03-18T05:51:00Z">
                        <w:rPr>
                          <w:rFonts w:ascii="DejaVu Sans" w:hAnsi="DejaVu Sans"/>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4"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3C82DC5" w14:textId="77777777" w:rsidR="00F31233" w:rsidRDefault="00540CC2">
                  <w:pPr>
                    <w:rPr>
                      <w:rFonts w:ascii="DejaVu Sans" w:hAnsi="DejaVu Sans"/>
                      <w:color w:val="000000"/>
                      <w:sz w:val="16"/>
                      <w:rPrChange w:id="1145" w:author="Comparison" w:date="2026-03-18T14:51:00Z" w16du:dateUtc="2026-03-18T05:51:00Z">
                        <w:rPr>
                          <w:rFonts w:ascii="DejaVu Sans" w:hAnsi="DejaVu Sans"/>
                          <w:color w:val="000000"/>
                          <w:sz w:val="18"/>
                        </w:rPr>
                      </w:rPrChange>
                    </w:rPr>
                    <w:pPrChange w:id="114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47" w:author="Comparison" w:date="2026-03-18T14:51:00Z" w16du:dateUtc="2026-03-18T05:51:00Z">
                        <w:rPr>
                          <w:rFonts w:ascii="DejaVu Sans" w:hAnsi="DejaVu Sans"/>
                          <w:color w:val="000000"/>
                          <w:sz w:val="18"/>
                        </w:rPr>
                      </w:rPrChange>
                    </w:rPr>
                    <w:t>1.34 (0.87–2.06)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48" w:author="Comparison" w:date="2026-03-18T14:51:00Z"/>
                  <w:tcPrChange w:id="1149"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50" w:author="Comparison" w:date="2026-03-18T14:51:00Z"/>
                    </w:tcPr>
                  </w:tcPrChange>
                </w:tcPr>
                <w:p w14:paraId="4190C19F" w14:textId="77777777" w:rsidR="00F31233" w:rsidRDefault="00540CC2">
                  <w:pPr>
                    <w:rPr>
                      <w:rFonts w:ascii="DejaVu Sans" w:eastAsia="DejaVu Sans" w:hAnsi="DejaVu Sans" w:cs="DejaVu Sans"/>
                      <w:color w:val="000000"/>
                      <w:sz w:val="16"/>
                      <w:szCs w:val="16"/>
                    </w:rPr>
                  </w:pPr>
                  <w:ins w:id="1151" w:author="Comparison" w:date="2026-03-18T14:51:00Z" w16du:dateUtc="2026-03-18T05:51:00Z">
                    <w:r>
                      <w:rPr>
                        <w:rFonts w:ascii="DejaVu Sans" w:eastAsia="DejaVu Sans" w:hAnsi="DejaVu Sans" w:cs="DejaVu Sans"/>
                        <w:color w:val="000000"/>
                        <w:sz w:val="16"/>
                        <w:szCs w:val="16"/>
                      </w:rPr>
                      <w:t>0.189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52"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960CF8B" w14:textId="77777777" w:rsidR="00F31233" w:rsidRDefault="00540CC2">
                  <w:pPr>
                    <w:rPr>
                      <w:rFonts w:ascii="DejaVu Sans" w:hAnsi="DejaVu Sans"/>
                      <w:color w:val="000000"/>
                      <w:sz w:val="16"/>
                      <w:rPrChange w:id="1153" w:author="Comparison" w:date="2026-03-18T14:51:00Z" w16du:dateUtc="2026-03-18T05:51:00Z">
                        <w:rPr>
                          <w:rFonts w:ascii="DejaVu Sans" w:hAnsi="DejaVu Sans"/>
                          <w:color w:val="000000"/>
                          <w:sz w:val="18"/>
                        </w:rPr>
                      </w:rPrChange>
                    </w:rPr>
                    <w:pPrChange w:id="115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55" w:author="Comparison" w:date="2026-03-18T14:51:00Z" w16du:dateUtc="2026-03-18T05:51:00Z">
                        <w:rPr>
                          <w:rFonts w:ascii="DejaVu Sans" w:hAnsi="DejaVu Sans"/>
                          <w:color w:val="000000"/>
                          <w:sz w:val="18"/>
                        </w:rPr>
                      </w:rPrChange>
                    </w:rPr>
                    <w:t>1.000</w:t>
                  </w:r>
                </w:p>
              </w:tc>
            </w:tr>
            <w:tr w:rsidR="00F31233" w14:paraId="2E70E70A" w14:textId="77777777" w:rsidTr="00F31233">
              <w:trPr>
                <w:jc w:val="center"/>
                <w:trPrChange w:id="1156" w:author="Comparison" w:date="2026-03-18T14:51:00Z" w16du:dateUtc="2026-03-18T05:51:00Z">
                  <w:trPr>
                    <w:gridAfter w:val="0"/>
                    <w:jc w:val="center"/>
                  </w:trPr>
                </w:trPrChange>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57" w:author="Comparison" w:date="2026-03-18T14:51:00Z" w16du:dateUtc="2026-03-18T05:51:00Z">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749E93" w14:textId="77777777" w:rsidR="00F31233" w:rsidRDefault="00F31233">
                  <w:pPr>
                    <w:rPr>
                      <w:rFonts w:ascii="DejaVu Sans" w:hAnsi="DejaVu Sans"/>
                      <w:color w:val="000000"/>
                      <w:sz w:val="16"/>
                      <w:rPrChange w:id="1158" w:author="Comparison" w:date="2026-03-18T14:51:00Z" w16du:dateUtc="2026-03-18T05:51:00Z">
                        <w:rPr>
                          <w:rFonts w:ascii="DejaVu Sans" w:hAnsi="DejaVu Sans"/>
                          <w:color w:val="000000"/>
                          <w:sz w:val="18"/>
                        </w:rPr>
                      </w:rPrChange>
                    </w:rPr>
                    <w:pPrChange w:id="115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60" w:author="Comparison" w:date="2026-03-18T14:51:00Z" w16du:dateUtc="2026-03-18T05:5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1F42DFE" w14:textId="77777777" w:rsidR="00F31233" w:rsidRDefault="00540CC2">
                  <w:pPr>
                    <w:rPr>
                      <w:rFonts w:ascii="DejaVu Sans" w:hAnsi="DejaVu Sans"/>
                      <w:color w:val="000000"/>
                      <w:sz w:val="16"/>
                      <w:rPrChange w:id="1161" w:author="Comparison" w:date="2026-03-18T14:51:00Z" w16du:dateUtc="2026-03-18T05:51:00Z">
                        <w:rPr>
                          <w:rFonts w:ascii="DejaVu Sans" w:hAnsi="DejaVu Sans"/>
                          <w:color w:val="000000"/>
                          <w:sz w:val="18"/>
                        </w:rPr>
                      </w:rPrChange>
                    </w:rPr>
                    <w:pPrChange w:id="116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63" w:author="Comparison" w:date="2026-03-18T14:51:00Z" w16du:dateUtc="2026-03-18T05:51:00Z">
                        <w:rPr>
                          <w:rFonts w:ascii="DejaVu Sans" w:hAnsi="DejaVu Sans"/>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64" w:author="Comparison" w:date="2026-03-18T14:51:00Z" w16du:dateUtc="2026-03-18T05:5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F9532C7" w14:textId="77777777" w:rsidR="00F31233" w:rsidRDefault="00540CC2">
                  <w:pPr>
                    <w:rPr>
                      <w:rFonts w:ascii="DejaVu Sans" w:hAnsi="DejaVu Sans"/>
                      <w:color w:val="000000"/>
                      <w:sz w:val="16"/>
                      <w:rPrChange w:id="1165" w:author="Comparison" w:date="2026-03-18T14:51:00Z" w16du:dateUtc="2026-03-18T05:51:00Z">
                        <w:rPr>
                          <w:rFonts w:ascii="DejaVu Sans" w:hAnsi="DejaVu Sans"/>
                          <w:color w:val="000000"/>
                          <w:sz w:val="18"/>
                        </w:rPr>
                      </w:rPrChange>
                    </w:rPr>
                    <w:pPrChange w:id="116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67" w:author="Comparison" w:date="2026-03-18T14:51:00Z" w16du:dateUtc="2026-03-18T05:51:00Z">
                        <w:rPr>
                          <w:rFonts w:ascii="DejaVu Sans" w:hAnsi="DejaVu Sans"/>
                          <w:color w:val="000000"/>
                          <w:sz w:val="18"/>
                        </w:rPr>
                      </w:rPrChange>
                    </w:rPr>
                    <w:t>1.57 (0.99–2.49)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68" w:author="Comparison" w:date="2026-03-18T14:51:00Z"/>
                  <w:tcPrChange w:id="1169"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70" w:author="Comparison" w:date="2026-03-18T14:51:00Z"/>
                    </w:tcPr>
                  </w:tcPrChange>
                </w:tcPr>
                <w:p w14:paraId="79C9DD66" w14:textId="77777777" w:rsidR="00F31233" w:rsidRDefault="00540CC2">
                  <w:pPr>
                    <w:rPr>
                      <w:rFonts w:ascii="DejaVu Sans" w:eastAsia="DejaVu Sans" w:hAnsi="DejaVu Sans" w:cs="DejaVu Sans"/>
                      <w:color w:val="000000"/>
                      <w:sz w:val="16"/>
                      <w:szCs w:val="16"/>
                    </w:rPr>
                  </w:pPr>
                  <w:ins w:id="1171" w:author="Comparison" w:date="2026-03-18T14:51:00Z" w16du:dateUtc="2026-03-18T05:51:00Z">
                    <w:r>
                      <w:rPr>
                        <w:rFonts w:ascii="DejaVu Sans" w:eastAsia="DejaVu Sans" w:hAnsi="DejaVu Sans" w:cs="DejaVu Sans"/>
                        <w:color w:val="000000"/>
                        <w:sz w:val="16"/>
                        <w:szCs w:val="16"/>
                      </w:rPr>
                      <w:t>0.056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72" w:author="Comparison" w:date="2026-03-18T14:51:00Z" w16du:dateUtc="2026-03-18T05:5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03F7B7A" w14:textId="77777777" w:rsidR="00F31233" w:rsidRDefault="00540CC2">
                  <w:pPr>
                    <w:rPr>
                      <w:rFonts w:ascii="DejaVu Sans" w:hAnsi="DejaVu Sans"/>
                      <w:color w:val="000000"/>
                      <w:sz w:val="16"/>
                      <w:rPrChange w:id="1173" w:author="Comparison" w:date="2026-03-18T14:51:00Z" w16du:dateUtc="2026-03-18T05:51:00Z">
                        <w:rPr>
                          <w:rFonts w:ascii="DejaVu Sans" w:hAnsi="DejaVu Sans"/>
                          <w:color w:val="000000"/>
                          <w:sz w:val="18"/>
                        </w:rPr>
                      </w:rPrChange>
                    </w:rPr>
                    <w:pPrChange w:id="117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75" w:author="Comparison" w:date="2026-03-18T14:51:00Z" w16du:dateUtc="2026-03-18T05:51:00Z">
                        <w:rPr>
                          <w:rFonts w:ascii="DejaVu Sans" w:hAnsi="DejaVu Sans"/>
                          <w:color w:val="000000"/>
                          <w:sz w:val="18"/>
                        </w:rPr>
                      </w:rPrChange>
                    </w:rPr>
                    <w:t>0.833</w:t>
                  </w:r>
                </w:p>
              </w:tc>
            </w:tr>
            <w:tr w:rsidR="00F31233" w14:paraId="18C3D239" w14:textId="77777777" w:rsidTr="00F31233">
              <w:trPr>
                <w:jc w:val="center"/>
                <w:trPrChange w:id="1176" w:author="Comparison" w:date="2026-03-18T14:51:00Z" w16du:dateUtc="2026-03-18T05:51:00Z">
                  <w:trPr>
                    <w:gridAfter w:val="0"/>
                    <w:jc w:val="center"/>
                  </w:trPr>
                </w:trPrChange>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77" w:author="Comparison" w:date="2026-03-18T14:51:00Z" w16du:dateUtc="2026-03-18T05:51:00Z">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C5C3DCE" w14:textId="77777777" w:rsidR="00F31233" w:rsidRDefault="00F31233">
                  <w:pPr>
                    <w:rPr>
                      <w:rFonts w:ascii="DejaVu Sans" w:hAnsi="DejaVu Sans"/>
                      <w:color w:val="000000"/>
                      <w:sz w:val="16"/>
                      <w:rPrChange w:id="1178" w:author="Comparison" w:date="2026-03-18T14:51:00Z" w16du:dateUtc="2026-03-18T05:51:00Z">
                        <w:rPr>
                          <w:rFonts w:ascii="DejaVu Sans" w:hAnsi="DejaVu Sans"/>
                          <w:color w:val="000000"/>
                          <w:sz w:val="18"/>
                        </w:rPr>
                      </w:rPrChange>
                    </w:rPr>
                    <w:pPrChange w:id="117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80" w:author="Comparison" w:date="2026-03-18T14:51:00Z" w16du:dateUtc="2026-03-18T05:51:00Z">
                    <w:tcPr>
                      <w:tcW w:w="3456"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9BBD324" w14:textId="77777777" w:rsidR="00F31233" w:rsidRDefault="00540CC2">
                  <w:pPr>
                    <w:rPr>
                      <w:rFonts w:ascii="DejaVu Sans" w:hAnsi="DejaVu Sans"/>
                      <w:color w:val="000000"/>
                      <w:sz w:val="16"/>
                      <w:rPrChange w:id="1181" w:author="Comparison" w:date="2026-03-18T14:51:00Z" w16du:dateUtc="2026-03-18T05:51:00Z">
                        <w:rPr>
                          <w:rFonts w:ascii="DejaVu Sans" w:hAnsi="DejaVu Sans"/>
                          <w:color w:val="000000"/>
                          <w:sz w:val="18"/>
                        </w:rPr>
                      </w:rPrChange>
                    </w:rPr>
                    <w:pPrChange w:id="118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83" w:author="Comparison" w:date="2026-03-18T14:51:00Z" w16du:dateUtc="2026-03-18T05:51:00Z">
                        <w:rPr>
                          <w:rFonts w:ascii="DejaVu Sans" w:hAnsi="DejaVu Sans"/>
                          <w:color w:val="000000"/>
                          <w:sz w:val="18"/>
                        </w:rPr>
                      </w:rPrChange>
                    </w:rPr>
                    <w:t>Interaction: supervisor ×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84" w:author="Comparison" w:date="2026-03-18T14:51:00Z" w16du:dateUtc="2026-03-18T05:51:00Z">
                    <w:tcPr>
                      <w:tcW w:w="2592"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59FD49B" w14:textId="77777777" w:rsidR="00F31233" w:rsidRDefault="00540CC2">
                  <w:pPr>
                    <w:rPr>
                      <w:rFonts w:ascii="DejaVu Sans" w:hAnsi="DejaVu Sans"/>
                      <w:color w:val="000000"/>
                      <w:sz w:val="16"/>
                      <w:rPrChange w:id="1185" w:author="Comparison" w:date="2026-03-18T14:51:00Z" w16du:dateUtc="2026-03-18T05:51:00Z">
                        <w:rPr>
                          <w:rFonts w:ascii="DejaVu Sans" w:hAnsi="DejaVu Sans"/>
                          <w:color w:val="000000"/>
                          <w:sz w:val="18"/>
                        </w:rPr>
                      </w:rPrChange>
                    </w:rPr>
                    <w:pPrChange w:id="118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87" w:author="Comparison" w:date="2026-03-18T14:51:00Z" w16du:dateUtc="2026-03-18T05:51:00Z">
                        <w:rPr>
                          <w:rFonts w:ascii="DejaVu Sans" w:hAnsi="DejaVu Sans"/>
                          <w:color w:val="000000"/>
                          <w:sz w:val="18"/>
                        </w:rPr>
                      </w:rPrChange>
                    </w:rPr>
                    <w:t>1.19 (0.61–2.34)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88" w:author="Comparison" w:date="2026-03-18T14:51:00Z"/>
                  <w:tcPrChange w:id="1189" w:author="Comparison" w:date="2026-03-18T14:51:00Z" w16du:dateUtc="2026-03-18T05:5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90" w:author="Comparison" w:date="2026-03-18T14:51:00Z"/>
                    </w:tcPr>
                  </w:tcPrChange>
                </w:tcPr>
                <w:p w14:paraId="0FAC37EC" w14:textId="77777777" w:rsidR="00F31233" w:rsidRDefault="00540CC2">
                  <w:pPr>
                    <w:rPr>
                      <w:rFonts w:ascii="DejaVu Sans" w:eastAsia="DejaVu Sans" w:hAnsi="DejaVu Sans" w:cs="DejaVu Sans"/>
                      <w:color w:val="000000"/>
                      <w:sz w:val="16"/>
                      <w:szCs w:val="16"/>
                    </w:rPr>
                  </w:pPr>
                  <w:ins w:id="1191" w:author="Comparison" w:date="2026-03-18T14:51:00Z" w16du:dateUtc="2026-03-18T05:51:00Z">
                    <w:r>
                      <w:rPr>
                        <w:rFonts w:ascii="DejaVu Sans" w:eastAsia="DejaVu Sans" w:hAnsi="DejaVu Sans" w:cs="DejaVu Sans"/>
                        <w:color w:val="000000"/>
                        <w:sz w:val="16"/>
                        <w:szCs w:val="16"/>
                      </w:rPr>
                      <w:t>0.603</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92" w:author="Comparison" w:date="2026-03-18T14:51:00Z" w16du:dateUtc="2026-03-18T05:51:00Z">
                    <w:tcPr>
                      <w:tcW w:w="1296" w:type="dxa"/>
                      <w:gridSpan w:val="4"/>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CEA04B7" w14:textId="77777777" w:rsidR="00F31233" w:rsidRDefault="00540CC2">
                  <w:pPr>
                    <w:rPr>
                      <w:rFonts w:ascii="DejaVu Sans" w:hAnsi="DejaVu Sans"/>
                      <w:color w:val="000000"/>
                      <w:sz w:val="16"/>
                      <w:rPrChange w:id="1193" w:author="Comparison" w:date="2026-03-18T14:51:00Z" w16du:dateUtc="2026-03-18T05:51:00Z">
                        <w:rPr>
                          <w:rFonts w:ascii="DejaVu Sans" w:hAnsi="DejaVu Sans"/>
                          <w:color w:val="000000"/>
                          <w:sz w:val="18"/>
                        </w:rPr>
                      </w:rPrChange>
                    </w:rPr>
                    <w:pPrChange w:id="119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color w:val="000000"/>
                      <w:sz w:val="16"/>
                      <w:rPrChange w:id="1195" w:author="Comparison" w:date="2026-03-18T14:51:00Z" w16du:dateUtc="2026-03-18T05:51:00Z">
                        <w:rPr>
                          <w:rFonts w:ascii="DejaVu Sans" w:hAnsi="DejaVu Sans"/>
                          <w:color w:val="000000"/>
                          <w:sz w:val="18"/>
                        </w:rPr>
                      </w:rPrChange>
                    </w:rPr>
                    <w:t>1.000</w:t>
                  </w:r>
                </w:p>
              </w:tc>
            </w:tr>
          </w:tbl>
          <w:p w14:paraId="2B64A435" w14:textId="77777777" w:rsidR="00F31233" w:rsidRDefault="00F31233">
            <w:pPr>
              <w:pPrChange w:id="1196" w:author="Comparison" w:date="2026-03-18T14:51:00Z" w16du:dateUtc="2026-03-18T05:51:00Z">
                <w:pPr>
                  <w:spacing w:after="240"/>
                </w:pPr>
              </w:pPrChange>
            </w:pPr>
          </w:p>
        </w:tc>
        <w:bookmarkEnd w:id="809"/>
      </w:tr>
    </w:tbl>
    <w:p w14:paraId="413DDFE2" w14:textId="77777777" w:rsidR="00F31233" w:rsidRDefault="00540CC2">
      <w:pPr>
        <w:pStyle w:val="BodyText"/>
        <w:rPr>
          <w:ins w:id="1197" w:author="Comparison" w:date="2026-03-18T14:51:00Z" w16du:dateUtc="2026-03-18T05:51:00Z"/>
        </w:rPr>
      </w:pPr>
      <w:ins w:id="1198" w:author="Comparison" w:date="2026-03-18T14:51:00Z" w16du:dateUtc="2026-03-18T05:51:00Z">
        <w:r>
          <w:t>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w:t>
        </w:r>
        <w:r>
          <w:t>onal quality. The qualitative findings, particularly the themes of Perspective as a clinician and Continuity with practice, provide complementary evidence of the clinical value that supervisors contribute and that this rubric does not capture.</w:t>
        </w:r>
      </w:ins>
    </w:p>
    <w:p w14:paraId="7DC2C859" w14:textId="77777777" w:rsidR="00F31233" w:rsidRDefault="00540CC2">
      <w:pPr>
        <w:pStyle w:val="Heading4"/>
        <w:pPrChange w:id="1199" w:author="Comparison" w:date="2026-03-18T14:51:00Z" w16du:dateUtc="2026-03-18T05:51:00Z">
          <w:pPr>
            <w:pStyle w:val="Heading4"/>
            <w:spacing w:after="240"/>
          </w:pPr>
        </w:pPrChange>
      </w:pPr>
      <w:bookmarkStart w:id="1200" w:name="consistency-of-feedback-quality"/>
      <w:bookmarkEnd w:id="592"/>
      <w:r>
        <w:t>Consistency of Feedback Quality</w:t>
      </w:r>
    </w:p>
    <w:p w14:paraId="348D0A13" w14:textId="77777777" w:rsidR="00F31233" w:rsidRDefault="00540CC2">
      <w:pPr>
        <w:pStyle w:val="FirstParagraph"/>
        <w:pPrChange w:id="1201" w:author="Comparison" w:date="2026-03-18T14:51:00Z" w16du:dateUtc="2026-03-18T05:51:00Z">
          <w:pPr>
            <w:spacing w:after="240"/>
          </w:pPr>
        </w:pPrChange>
      </w:pPr>
      <w:r>
        <w:t xml:space="preserve">To compare the consistency of feedback quality between AI and supervisors, we plotted the distribution of per-clinical clerkship log mean scores (see </w:t>
      </w:r>
      <w:r>
        <w:fldChar w:fldCharType="begin"/>
      </w:r>
      <w:r>
        <w:instrText>HYPERLINK \l "fig-mean-score-per-record" \h</w:instrText>
      </w:r>
      <w:r>
        <w:fldChar w:fldCharType="separate"/>
      </w:r>
      <w:r>
        <w:rPr>
          <w:rStyle w:val="Hyperlink"/>
        </w:rPr>
        <w:t>Figure </w:t>
      </w:r>
      <w:del w:id="1202" w:author="Comparison" w:date="2026-03-18T14:51:00Z" w16du:dateUtc="2026-03-18T05:51:00Z">
        <w:r w:rsidR="004D4528">
          <w:rPr>
            <w:rStyle w:val="Hyperlink"/>
          </w:rPr>
          <w:delText>4</w:delText>
        </w:r>
      </w:del>
      <w:ins w:id="1203" w:author="Comparison" w:date="2026-03-18T14:51:00Z" w16du:dateUtc="2026-03-18T05:51:00Z">
        <w:r>
          <w:rPr>
            <w:rStyle w:val="Hyperlink"/>
          </w:rPr>
          <w:t>5</w:t>
        </w:r>
      </w:ins>
      <w:r>
        <w:fldChar w:fldCharType="end"/>
      </w:r>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 </w:t>
      </w:r>
      <w:r>
        <w:rPr>
          <w:i/>
          <w:rPrChange w:id="1204" w:author="Comparison" w:date="2026-03-18T14:51:00Z" w16du:dateUtc="2026-03-18T05:51:00Z">
            <w:rPr/>
          </w:rPrChange>
        </w:rPr>
        <w:t>F</w:t>
      </w:r>
      <w:r>
        <w:t xml:space="preserve">(1, 320)=73.203, </w:t>
      </w:r>
      <w:del w:id="1205" w:author="Comparison" w:date="2026-03-18T14:51:00Z" w16du:dateUtc="2026-03-18T05:51:00Z">
        <w:r w:rsidR="004D4528">
          <w:delText>p</w:delText>
        </w:r>
      </w:del>
      <w:ins w:id="1206" w:author="Comparison" w:date="2026-03-18T14:51:00Z" w16du:dateUtc="2026-03-18T05:51:00Z">
        <w:r>
          <w:rPr>
            <w:i/>
            <w:iCs/>
          </w:rPr>
          <w:t>P</w:t>
        </w:r>
      </w:ins>
      <w:r>
        <w:t xml:space="preserve">&lt;.001; </w:t>
      </w:r>
      <w:r>
        <w:rPr>
          <w:i/>
          <w:rPrChange w:id="1207" w:author="Comparison" w:date="2026-03-18T14:51:00Z" w16du:dateUtc="2026-03-18T05:51:00Z">
            <w:rPr/>
          </w:rPrChange>
        </w:rPr>
        <w:t>F</w:t>
      </w:r>
      <w:r>
        <w:t xml:space="preserve">-test: </w:t>
      </w:r>
      <w:r>
        <w:rPr>
          <w:i/>
          <w:rPrChange w:id="1208" w:author="Comparison" w:date="2026-03-18T14:51:00Z" w16du:dateUtc="2026-03-18T05:51:00Z">
            <w:rPr/>
          </w:rPrChange>
        </w:rPr>
        <w:t>F</w:t>
      </w:r>
      <w:r>
        <w:t xml:space="preserve">(160, 160)=0.259, </w:t>
      </w:r>
      <w:del w:id="1209" w:author="Comparison" w:date="2026-03-18T14:51:00Z" w16du:dateUtc="2026-03-18T05:51:00Z">
        <w:r w:rsidR="004D4528">
          <w:delText>p</w:delText>
        </w:r>
      </w:del>
      <w:ins w:id="1210" w:author="Comparison" w:date="2026-03-18T14:51:00Z" w16du:dateUtc="2026-03-18T05:51:00Z">
        <w:r>
          <w:rPr>
            <w:i/>
            <w:iCs/>
          </w:rPr>
          <w:t>P</w:t>
        </w:r>
      </w:ins>
      <w:r>
        <w:t>&lt;.001). The supervisor variance was about 3.9 times that of AI, suggesting that AI feedback quality is more consistent, whereas supervisor feedback quality is more variable.</w:t>
      </w:r>
    </w:p>
    <w:tbl>
      <w:tblPr>
        <w:tblStyle w:val="Table"/>
        <w:tblW w:w="5000" w:type="pct"/>
        <w:tblLayout w:type="fixed"/>
        <w:tblLook w:val="0000" w:firstRow="0" w:lastRow="0" w:firstColumn="0" w:lastColumn="0" w:noHBand="0" w:noVBand="0"/>
        <w:tblPrChange w:id="1211" w:author="Comparison" w:date="2026-03-18T14:51:00Z" w16du:dateUtc="2026-03-18T05:51:00Z">
          <w:tblPr>
            <w:tblW w:w="5000" w:type="pct"/>
            <w:tblLayout w:type="fixed"/>
            <w:tblLook w:val="0000" w:firstRow="0" w:lastRow="0" w:firstColumn="0" w:lastColumn="0" w:noHBand="0" w:noVBand="0"/>
          </w:tblPr>
        </w:tblPrChange>
      </w:tblPr>
      <w:tblGrid>
        <w:gridCol w:w="9054"/>
        <w:tblGridChange w:id="1212">
          <w:tblGrid>
            <w:gridCol w:w="108"/>
            <w:gridCol w:w="8640"/>
            <w:gridCol w:w="306"/>
          </w:tblGrid>
        </w:tblGridChange>
      </w:tblGrid>
      <w:tr w:rsidR="00F31233" w14:paraId="24E2E565" w14:textId="77777777">
        <w:trPr>
          <w:trPrChange w:id="1213" w:author="Comparison" w:date="2026-03-18T14:51:00Z" w16du:dateUtc="2026-03-18T05:51:00Z">
            <w:trPr>
              <w:gridBefore w:val="1"/>
              <w:gridAfter w:val="0"/>
            </w:trPr>
          </w:trPrChange>
        </w:trPr>
        <w:tc>
          <w:tcPr>
            <w:tcW w:w="7920" w:type="dxa"/>
            <w:tcPrChange w:id="1214" w:author="Comparison" w:date="2026-03-18T14:51:00Z" w16du:dateUtc="2026-03-18T05:51:00Z">
              <w:tcPr>
                <w:tcW w:w="7920" w:type="dxa"/>
              </w:tcPr>
            </w:tcPrChange>
          </w:tcPr>
          <w:p w14:paraId="6ABD2934" w14:textId="77777777" w:rsidR="003E7C0E" w:rsidRDefault="004D4528">
            <w:pPr>
              <w:spacing w:after="240"/>
              <w:jc w:val="center"/>
              <w:rPr>
                <w:del w:id="1215" w:author="Comparison" w:date="2026-03-18T14:51:00Z" w16du:dateUtc="2026-03-18T05:51:00Z"/>
              </w:rPr>
            </w:pPr>
            <w:bookmarkStart w:id="1216" w:name="fig-mean-score-per-record"/>
            <w:del w:id="1217" w:author="Comparison" w:date="2026-03-18T14:51:00Z" w16du:dateUtc="2026-03-18T05:51:00Z">
              <w:r>
                <w:rPr>
                  <w:noProof/>
                </w:rPr>
                <w:drawing>
                  <wp:inline distT="0" distB="0" distL="0" distR="0" wp14:anchorId="1EA154C4" wp14:editId="2E3D98EE">
                    <wp:extent cx="5486400" cy="329184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ssets/fig_mean_score_per_record.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21C84B9A" w14:textId="77777777" w:rsidR="00F31233" w:rsidRDefault="004D4528">
            <w:pPr>
              <w:pStyle w:val="Compact"/>
              <w:jc w:val="center"/>
              <w:rPr>
                <w:ins w:id="1218" w:author="Comparison" w:date="2026-03-18T14:51:00Z" w16du:dateUtc="2026-03-18T05:51:00Z"/>
              </w:rPr>
            </w:pPr>
            <w:del w:id="1219" w:author="Comparison" w:date="2026-03-18T14:51:00Z" w16du:dateUtc="2026-03-18T05:51:00Z">
              <w:r>
                <w:delText>Figure 4: Distribution of Mean Scores per Record</w:delText>
              </w:r>
            </w:del>
            <w:ins w:id="1220" w:author="Comparison" w:date="2026-03-18T14:51:00Z" w16du:dateUtc="2026-03-18T05:51:00Z">
              <w:r w:rsidR="00540CC2">
                <w:rPr>
                  <w:noProof/>
                </w:rPr>
                <w:drawing>
                  <wp:inline distT="0" distB="0" distL="0" distR="0" wp14:anchorId="28A20252" wp14:editId="6A3FC3C7">
                    <wp:extent cx="5334000" cy="3200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sult/quantitative/fig_mean_score_per_record.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1C091E7A" w14:textId="77777777" w:rsidR="00F31233" w:rsidRDefault="00540CC2">
            <w:pPr>
              <w:pStyle w:val="ImageCaption"/>
              <w:spacing w:before="200"/>
              <w:pPrChange w:id="1221" w:author="Comparison" w:date="2026-03-18T14:51:00Z" w16du:dateUtc="2026-03-18T05:51:00Z">
                <w:pPr>
                  <w:spacing w:before="200" w:after="240"/>
                </w:pPr>
              </w:pPrChange>
            </w:pPr>
            <w:ins w:id="1222" w:author="Comparison" w:date="2026-03-18T14:51:00Z" w16du:dateUtc="2026-03-18T05:51:00Z">
              <w:r>
                <w:t>Figure 5: Distribution of per-record mean rubric scores for AI-generated and supervisor feedback on 161 clinical clerkship logs, Nagoya University, Japan, 2024. AI feedback shows smaller dispersion, indicating higher consistency.</w:t>
              </w:r>
            </w:ins>
          </w:p>
        </w:tc>
        <w:bookmarkEnd w:id="1216"/>
      </w:tr>
    </w:tbl>
    <w:p w14:paraId="2F871A93" w14:textId="77777777" w:rsidR="00F31233" w:rsidRDefault="00540CC2">
      <w:pPr>
        <w:pStyle w:val="Heading4"/>
        <w:pPrChange w:id="1223" w:author="Comparison" w:date="2026-03-18T14:51:00Z" w16du:dateUtc="2026-03-18T05:51:00Z">
          <w:pPr>
            <w:pStyle w:val="Heading4"/>
            <w:spacing w:after="240"/>
          </w:pPr>
        </w:pPrChange>
      </w:pPr>
      <w:bookmarkStart w:id="1224" w:name="Xab7d2b16f0485721e4a7a33cad2fa2130bd3877"/>
      <w:bookmarkEnd w:id="1200"/>
      <w:r>
        <w:t>Correlation between feedback length and score</w:t>
      </w:r>
    </w:p>
    <w:p w14:paraId="6D134CCC" w14:textId="77777777" w:rsidR="00F31233" w:rsidRDefault="00540CC2">
      <w:pPr>
        <w:pStyle w:val="FirstParagraph"/>
        <w:pPrChange w:id="1225" w:author="Comparison" w:date="2026-03-18T14:51:00Z" w16du:dateUtc="2026-03-18T05:51:00Z">
          <w:pPr>
            <w:spacing w:after="240"/>
          </w:pPr>
        </w:pPrChange>
      </w:pPr>
      <w:r>
        <w:t xml:space="preserve">To investigate whether the character count of feedback is correlated with the scores given by evaluators, we calculated the Spearman’s rank correlation coefficient for each feedback provider. The results are summarized in </w:t>
      </w:r>
      <w:r>
        <w:fldChar w:fldCharType="begin"/>
      </w:r>
      <w:r>
        <w:instrText>HYPERLINK \l "Xfd729f81f31c49b3e1a6a80b6107c0be4986fdd" \h</w:instrText>
      </w:r>
      <w:r>
        <w:fldChar w:fldCharType="separate"/>
      </w:r>
      <w:r>
        <w:rPr>
          <w:rStyle w:val="Hyperlink"/>
        </w:rPr>
        <w:t>Table 4</w:t>
      </w:r>
      <w:r>
        <w:fldChar w:fldCharType="end"/>
      </w:r>
      <w:r>
        <w:t xml:space="preserve">. </w:t>
      </w:r>
      <w:del w:id="1226" w:author="Comparison" w:date="2026-03-18T14:51:00Z" w16du:dateUtc="2026-03-18T05:51:00Z">
        <w:r w:rsidR="004D4528">
          <w:delText>p-</w:delText>
        </w:r>
      </w:del>
      <w:ins w:id="1227" w:author="Comparison" w:date="2026-03-18T14:51:00Z" w16du:dateUtc="2026-03-18T05:51:00Z">
        <w:r>
          <w:rPr>
            <w:i/>
            <w:iCs/>
          </w:rPr>
          <w:t>P</w:t>
        </w:r>
        <w:r>
          <w:t xml:space="preserve"> </w:t>
        </w:r>
      </w:ins>
      <w:r>
        <w:t>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Change w:id="1228" w:author="Comparison" w:date="2026-03-18T14:51:00Z" w16du:dateUtc="2026-03-18T05:51:00Z">
          <w:tblPr>
            <w:tblW w:w="5000" w:type="pct"/>
            <w:tblLayout w:type="fixed"/>
            <w:tblLook w:val="0000" w:firstRow="0" w:lastRow="0" w:firstColumn="0" w:lastColumn="0" w:noHBand="0" w:noVBand="0"/>
          </w:tblPr>
        </w:tblPrChange>
      </w:tblPr>
      <w:tblGrid>
        <w:gridCol w:w="9054"/>
        <w:tblGridChange w:id="1229">
          <w:tblGrid>
            <w:gridCol w:w="108"/>
            <w:gridCol w:w="8640"/>
            <w:gridCol w:w="306"/>
          </w:tblGrid>
        </w:tblGridChange>
      </w:tblGrid>
      <w:tr w:rsidR="00F31233" w14:paraId="3645A937" w14:textId="77777777">
        <w:trPr>
          <w:trPrChange w:id="1230" w:author="Comparison" w:date="2026-03-18T14:51:00Z" w16du:dateUtc="2026-03-18T05:51:00Z">
            <w:trPr>
              <w:gridBefore w:val="1"/>
              <w:gridAfter w:val="0"/>
            </w:trPr>
          </w:trPrChange>
        </w:trPr>
        <w:tc>
          <w:tcPr>
            <w:tcW w:w="7920" w:type="dxa"/>
            <w:tcPrChange w:id="1231" w:author="Comparison" w:date="2026-03-18T14:51:00Z" w16du:dateUtc="2026-03-18T05:51:00Z">
              <w:tcPr>
                <w:tcW w:w="7920" w:type="dxa"/>
              </w:tcPr>
            </w:tcPrChange>
          </w:tcPr>
          <w:p w14:paraId="18760E52" w14:textId="77777777" w:rsidR="00F31233" w:rsidRDefault="00540CC2">
            <w:pPr>
              <w:pStyle w:val="ImageCaption"/>
              <w:spacing w:before="200"/>
              <w:pPrChange w:id="1232" w:author="Comparison" w:date="2026-03-18T14:51:00Z" w16du:dateUtc="2026-03-18T05:51:00Z">
                <w:pPr>
                  <w:spacing w:before="200" w:after="240"/>
                </w:pPr>
              </w:pPrChange>
            </w:pPr>
            <w:bookmarkStart w:id="1233" w:name="Xfd729f81f31c49b3e1a6a80b6107c0be4986fdd"/>
            <w:r>
              <w:t xml:space="preserve">Table 4: </w:t>
            </w:r>
            <w:ins w:id="1234" w:author="Comparison" w:date="2026-03-18T14:51:00Z" w16du:dateUtc="2026-03-18T05:51:00Z">
              <w:r>
                <w:t xml:space="preserve">Spearman Rank </w:t>
              </w:r>
            </w:ins>
            <w:r>
              <w:t xml:space="preserve">Correlation </w:t>
            </w:r>
            <w:del w:id="1235" w:author="Comparison" w:date="2026-03-18T14:51:00Z" w16du:dateUtc="2026-03-18T05:51:00Z">
              <w:r w:rsidR="004D4528">
                <w:delText>between Letter</w:delText>
              </w:r>
            </w:del>
            <w:ins w:id="1236" w:author="Comparison" w:date="2026-03-18T14:51:00Z" w16du:dateUtc="2026-03-18T05:51:00Z">
              <w:r>
                <w:t>Between Feedback Character</w:t>
              </w:r>
            </w:ins>
            <w:r>
              <w:t xml:space="preserve"> Count and </w:t>
            </w:r>
            <w:ins w:id="1237" w:author="Comparison" w:date="2026-03-18T14:51:00Z" w16du:dateUtc="2026-03-18T05:51:00Z">
              <w:r>
                <w:t xml:space="preserve">Rubric </w:t>
              </w:r>
            </w:ins>
            <w:r>
              <w:t xml:space="preserve">Score </w:t>
            </w:r>
            <w:del w:id="1238" w:author="Comparison" w:date="2026-03-18T14:51:00Z" w16du:dateUtc="2026-03-18T05:51:00Z">
              <w:r w:rsidR="004D4528">
                <w:delText>for Each</w:delText>
              </w:r>
            </w:del>
            <w:ins w:id="1239" w:author="Comparison" w:date="2026-03-18T14:51:00Z" w16du:dateUtc="2026-03-18T05:51:00Z">
              <w:r>
                <w:t>by</w:t>
              </w:r>
            </w:ins>
            <w:r>
              <w:t xml:space="preserve"> Feedback Provider</w:t>
            </w:r>
            <w:ins w:id="1240" w:author="Comparison" w:date="2026-03-18T14:51:00Z" w16du:dateUtc="2026-03-18T05:51:00Z">
              <w:r>
                <w:t>. Convergent mixed-methods study, Nagoya University medical students, Japan, 2024. P values are Bonferroni-corrected for 10 comparisons.</w:t>
              </w:r>
            </w:ins>
          </w:p>
          <w:tbl>
            <w:tblPr>
              <w:tblStyle w:val="Table"/>
              <w:tblW w:w="5000" w:type="pct"/>
              <w:jc w:val="center"/>
              <w:tblLayout w:type="fixed"/>
              <w:tblLook w:val="0420" w:firstRow="1" w:lastRow="0" w:firstColumn="0" w:lastColumn="0" w:noHBand="0" w:noVBand="1"/>
              <w:tblPrChange w:id="1241" w:author="Comparison" w:date="2026-03-18T14:51:00Z" w16du:dateUtc="2026-03-18T05:51:00Z">
                <w:tblPr>
                  <w:tblW w:w="0" w:type="auto"/>
                  <w:jc w:val="center"/>
                  <w:tblLayout w:type="fixed"/>
                  <w:tblLook w:val="0420" w:firstRow="1" w:lastRow="0" w:firstColumn="0" w:lastColumn="0" w:noHBand="0" w:noVBand="1"/>
                </w:tblPr>
              </w:tblPrChange>
            </w:tblPr>
            <w:tblGrid>
              <w:gridCol w:w="1767"/>
              <w:gridCol w:w="1767"/>
              <w:gridCol w:w="1768"/>
              <w:gridCol w:w="1768"/>
              <w:gridCol w:w="1768"/>
              <w:tblGridChange w:id="1242">
                <w:tblGrid>
                  <w:gridCol w:w="1728"/>
                  <w:gridCol w:w="39"/>
                  <w:gridCol w:w="1689"/>
                  <w:gridCol w:w="1728"/>
                  <w:gridCol w:w="118"/>
                  <w:gridCol w:w="1610"/>
                  <w:gridCol w:w="1728"/>
                  <w:gridCol w:w="198"/>
                </w:tblGrid>
              </w:tblGridChange>
            </w:tblGrid>
            <w:tr w:rsidR="00F31233" w14:paraId="092B1387"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1243" w:author="Comparison" w:date="2026-03-18T14:51:00Z" w16du:dateUtc="2026-03-18T05:51:00Z">
                  <w:trPr>
                    <w:gridAfter w:val="0"/>
                    <w:tblHeader/>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44" w:author="Comparison" w:date="2026-03-18T14:51:00Z" w16du:dateUtc="2026-03-18T05:5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4101BF6" w14:textId="77777777" w:rsidR="00F31233" w:rsidRDefault="00F31233">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4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46" w:author="Comparison" w:date="2026-03-18T14:51:00Z" w16du:dateUtc="2026-03-18T05:51: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90D5A5F" w14:textId="77777777" w:rsidR="00F31233" w:rsidRDefault="004D4528">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4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del w:id="1248" w:author="Comparison" w:date="2026-03-18T14:51:00Z" w16du:dateUtc="2026-03-18T05:51:00Z">
                    <w:r>
                      <w:rPr>
                        <w:rFonts w:ascii="DejaVu Sans" w:eastAsia="DejaVu Sans" w:hAnsi="DejaVu Sans" w:cs="DejaVu Sans"/>
                        <w:b/>
                        <w:color w:val="000000"/>
                        <w:sz w:val="18"/>
                        <w:szCs w:val="18"/>
                      </w:rPr>
                      <w:delText>Spearman's</w:delText>
                    </w:r>
                  </w:del>
                  <w:ins w:id="1249" w:author="Comparison" w:date="2026-03-18T14:51:00Z" w16du:dateUtc="2026-03-18T05:51:00Z">
                    <w:r w:rsidR="00540CC2">
                      <w:rPr>
                        <w:rFonts w:ascii="DejaVu Sans" w:eastAsia="DejaVu Sans" w:hAnsi="DejaVu Sans" w:cs="DejaVu Sans"/>
                        <w:b/>
                        <w:color w:val="000000"/>
                        <w:sz w:val="18"/>
                        <w:szCs w:val="18"/>
                      </w:rPr>
                      <w:t>Spearman</w:t>
                    </w:r>
                  </w:ins>
                  <w:r w:rsidR="00540CC2">
                    <w:rPr>
                      <w:rFonts w:ascii="DejaVu Sans" w:eastAsia="DejaVu Sans" w:hAnsi="DejaVu Sans" w:cs="DejaVu Sans"/>
                      <w:b/>
                      <w:color w:val="000000"/>
                      <w:sz w:val="18"/>
                      <w:szCs w:val="18"/>
                    </w:rPr>
                    <w:t xml:space="preserve">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50" w:author="Comparison" w:date="2026-03-18T14:51:00Z" w16du:dateUtc="2026-03-18T05:51: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50DC96"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5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Corrected</w:t>
                  </w:r>
                  <w:del w:id="1252" w:author="Comparison" w:date="2026-03-18T14:51:00Z" w16du:dateUtc="2026-03-18T05:51:00Z">
                    <w:r w:rsidR="004D4528">
                      <w:rPr>
                        <w:rFonts w:ascii="DejaVu Sans" w:eastAsia="DejaVu Sans" w:hAnsi="DejaVu Sans" w:cs="DejaVu Sans"/>
                        <w:b/>
                        <w:color w:val="000000"/>
                        <w:sz w:val="18"/>
                        <w:szCs w:val="18"/>
                      </w:rPr>
                      <w:delText xml:space="preserve"> p-</w:delText>
                    </w:r>
                  </w:del>
                  <w:ins w:id="1253" w:author="Comparison" w:date="2026-03-18T14:51:00Z" w16du:dateUtc="2026-03-18T05:51:00Z">
                    <w:r>
                      <w:rPr>
                        <w:rFonts w:ascii="DejaVu Sans" w:eastAsia="DejaVu Sans" w:hAnsi="DejaVu Sans" w:cs="DejaVu Sans"/>
                        <w:b/>
                        <w:color w:val="000000"/>
                        <w:sz w:val="18"/>
                        <w:szCs w:val="18"/>
                      </w:rPr>
                      <w:br/>
                      <w:t xml:space="preserve">P </w:t>
                    </w:r>
                  </w:ins>
                  <w:r>
                    <w:rPr>
                      <w:rFonts w:ascii="DejaVu Sans" w:eastAsia="DejaVu Sans" w:hAnsi="DejaVu Sans" w:cs="DejaVu Sans"/>
                      <w:b/>
                      <w:color w:val="000000"/>
                      <w:sz w:val="18"/>
                      <w:szCs w:val="18"/>
                    </w:rPr>
                    <w:t>value</w:t>
                  </w:r>
                </w:p>
              </w:tc>
            </w:tr>
            <w:tr w:rsidR="00F31233" w14:paraId="5B01842E"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1254" w:author="Comparison" w:date="2026-03-18T14:51:00Z" w16du:dateUtc="2026-03-18T05:51:00Z">
                  <w:trPr>
                    <w:gridAfter w:val="0"/>
                    <w:tblHeader/>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55"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498DBE3"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5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57"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7387600"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5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59"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C138C02"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6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61"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4EEF06F"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6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63"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D8AA5A5" w14:textId="77777777" w:rsidR="00F31233" w:rsidRDefault="00540CC2">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6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r>
            <w:tr w:rsidR="00F31233" w14:paraId="4E1D7E8A" w14:textId="77777777" w:rsidTr="00F31233">
              <w:trPr>
                <w:jc w:val="center"/>
                <w:trPrChange w:id="1265" w:author="Comparison" w:date="2026-03-18T14:51:00Z" w16du:dateUtc="2026-03-18T05:51:00Z">
                  <w:trPr>
                    <w:gridAfter w:val="0"/>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66" w:author="Comparison" w:date="2026-03-18T14:51:00Z" w16du:dateUtc="2026-03-18T05:5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438BF5C" w14:textId="77777777" w:rsidR="00F31233" w:rsidRDefault="00540CC2">
                  <w:pPr>
                    <w:rPr>
                      <w:rFonts w:ascii="DejaVu Sans" w:eastAsia="DejaVu Sans" w:hAnsi="DejaVu Sans" w:cs="DejaVu Sans"/>
                      <w:color w:val="000000"/>
                      <w:sz w:val="18"/>
                      <w:szCs w:val="18"/>
                    </w:rPr>
                    <w:pPrChange w:id="126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68"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01226C7" w14:textId="77777777" w:rsidR="00F31233" w:rsidRDefault="00540CC2">
                  <w:pPr>
                    <w:jc w:val="center"/>
                    <w:rPr>
                      <w:rFonts w:ascii="DejaVu Sans" w:eastAsia="DejaVu Sans" w:hAnsi="DejaVu Sans" w:cs="DejaVu Sans"/>
                      <w:color w:val="000000"/>
                      <w:sz w:val="18"/>
                      <w:szCs w:val="18"/>
                    </w:rPr>
                    <w:pPrChange w:id="126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0" w:author="Comparison" w:date="2026-03-18T14:51:00Z" w16du:dateUtc="2026-03-18T05:5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36691E3" w14:textId="77777777" w:rsidR="00F31233" w:rsidRDefault="00540CC2">
                  <w:pPr>
                    <w:jc w:val="center"/>
                    <w:rPr>
                      <w:rFonts w:ascii="DejaVu Sans" w:eastAsia="DejaVu Sans" w:hAnsi="DejaVu Sans" w:cs="DejaVu Sans"/>
                      <w:color w:val="000000"/>
                      <w:sz w:val="18"/>
                      <w:szCs w:val="18"/>
                    </w:rPr>
                    <w:pPrChange w:id="127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2" w:author="Comparison" w:date="2026-03-18T14:51:00Z" w16du:dateUtc="2026-03-18T05:5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F77308" w14:textId="77777777" w:rsidR="00F31233" w:rsidRDefault="00540CC2">
                  <w:pPr>
                    <w:jc w:val="center"/>
                    <w:rPr>
                      <w:rFonts w:ascii="DejaVu Sans" w:eastAsia="DejaVu Sans" w:hAnsi="DejaVu Sans" w:cs="DejaVu Sans"/>
                      <w:color w:val="000000"/>
                      <w:sz w:val="18"/>
                      <w:szCs w:val="18"/>
                    </w:rPr>
                    <w:pPrChange w:id="127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4" w:author="Comparison" w:date="2026-03-18T14:51:00Z" w16du:dateUtc="2026-03-18T05:5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004AAEA" w14:textId="77777777" w:rsidR="00F31233" w:rsidRDefault="00540CC2">
                  <w:pPr>
                    <w:jc w:val="center"/>
                    <w:rPr>
                      <w:rFonts w:ascii="DejaVu Sans" w:eastAsia="DejaVu Sans" w:hAnsi="DejaVu Sans" w:cs="DejaVu Sans"/>
                      <w:color w:val="000000"/>
                      <w:sz w:val="18"/>
                      <w:szCs w:val="18"/>
                    </w:rPr>
                    <w:pPrChange w:id="127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F31233" w14:paraId="4C09FD3F" w14:textId="77777777" w:rsidTr="00F31233">
              <w:trPr>
                <w:jc w:val="center"/>
                <w:trPrChange w:id="1276" w:author="Comparison" w:date="2026-03-18T14:51:00Z" w16du:dateUtc="2026-03-18T05:5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7"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8C626D" w14:textId="77777777" w:rsidR="00F31233" w:rsidRDefault="00540CC2">
                  <w:pPr>
                    <w:rPr>
                      <w:rFonts w:ascii="DejaVu Sans" w:eastAsia="DejaVu Sans" w:hAnsi="DejaVu Sans" w:cs="DejaVu Sans"/>
                      <w:color w:val="000000"/>
                      <w:sz w:val="18"/>
                      <w:szCs w:val="18"/>
                    </w:rPr>
                    <w:pPrChange w:id="127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79"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A8E5B0" w14:textId="77777777" w:rsidR="00F31233" w:rsidRDefault="00540CC2">
                  <w:pPr>
                    <w:jc w:val="center"/>
                    <w:rPr>
                      <w:rFonts w:ascii="DejaVu Sans" w:eastAsia="DejaVu Sans" w:hAnsi="DejaVu Sans" w:cs="DejaVu Sans"/>
                      <w:color w:val="000000"/>
                      <w:sz w:val="18"/>
                      <w:szCs w:val="18"/>
                    </w:rPr>
                    <w:pPrChange w:id="128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1"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A804E9B" w14:textId="77777777" w:rsidR="00F31233" w:rsidRDefault="00540CC2">
                  <w:pPr>
                    <w:jc w:val="center"/>
                    <w:rPr>
                      <w:rFonts w:ascii="DejaVu Sans" w:eastAsia="DejaVu Sans" w:hAnsi="DejaVu Sans" w:cs="DejaVu Sans"/>
                      <w:color w:val="000000"/>
                      <w:sz w:val="18"/>
                      <w:szCs w:val="18"/>
                    </w:rPr>
                    <w:pPrChange w:id="128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3"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7545697" w14:textId="77777777" w:rsidR="00F31233" w:rsidRDefault="00540CC2">
                  <w:pPr>
                    <w:jc w:val="center"/>
                    <w:rPr>
                      <w:rFonts w:ascii="DejaVu Sans" w:eastAsia="DejaVu Sans" w:hAnsi="DejaVu Sans" w:cs="DejaVu Sans"/>
                      <w:color w:val="000000"/>
                      <w:sz w:val="18"/>
                      <w:szCs w:val="18"/>
                    </w:rPr>
                    <w:pPrChange w:id="128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5"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98AC73B" w14:textId="77777777" w:rsidR="00F31233" w:rsidRDefault="00540CC2">
                  <w:pPr>
                    <w:jc w:val="center"/>
                    <w:rPr>
                      <w:rFonts w:ascii="DejaVu Sans" w:eastAsia="DejaVu Sans" w:hAnsi="DejaVu Sans" w:cs="DejaVu Sans"/>
                      <w:color w:val="000000"/>
                      <w:sz w:val="18"/>
                      <w:szCs w:val="18"/>
                    </w:rPr>
                    <w:pPrChange w:id="128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F31233" w14:paraId="4E315ABA" w14:textId="77777777" w:rsidTr="00F31233">
              <w:trPr>
                <w:jc w:val="center"/>
                <w:trPrChange w:id="1287" w:author="Comparison" w:date="2026-03-18T14:51:00Z" w16du:dateUtc="2026-03-18T05:5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8"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45396C" w14:textId="77777777" w:rsidR="00F31233" w:rsidRDefault="00540CC2">
                  <w:pPr>
                    <w:rPr>
                      <w:rFonts w:ascii="DejaVu Sans" w:eastAsia="DejaVu Sans" w:hAnsi="DejaVu Sans" w:cs="DejaVu Sans"/>
                      <w:color w:val="000000"/>
                      <w:sz w:val="18"/>
                      <w:szCs w:val="18"/>
                    </w:rPr>
                    <w:pPrChange w:id="128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0"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8B8AE6B" w14:textId="77777777" w:rsidR="00F31233" w:rsidRDefault="00540CC2">
                  <w:pPr>
                    <w:jc w:val="center"/>
                    <w:rPr>
                      <w:rFonts w:ascii="DejaVu Sans" w:eastAsia="DejaVu Sans" w:hAnsi="DejaVu Sans" w:cs="DejaVu Sans"/>
                      <w:color w:val="000000"/>
                      <w:sz w:val="18"/>
                      <w:szCs w:val="18"/>
                    </w:rPr>
                    <w:pPrChange w:id="129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2"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007EB9C" w14:textId="77777777" w:rsidR="00F31233" w:rsidRDefault="00540CC2">
                  <w:pPr>
                    <w:jc w:val="center"/>
                    <w:rPr>
                      <w:rFonts w:ascii="DejaVu Sans" w:eastAsia="DejaVu Sans" w:hAnsi="DejaVu Sans" w:cs="DejaVu Sans"/>
                      <w:color w:val="000000"/>
                      <w:sz w:val="18"/>
                      <w:szCs w:val="18"/>
                    </w:rPr>
                    <w:pPrChange w:id="129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4"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AE65DA5" w14:textId="77777777" w:rsidR="00F31233" w:rsidRDefault="00540CC2">
                  <w:pPr>
                    <w:jc w:val="center"/>
                    <w:rPr>
                      <w:rFonts w:ascii="DejaVu Sans" w:eastAsia="DejaVu Sans" w:hAnsi="DejaVu Sans" w:cs="DejaVu Sans"/>
                      <w:color w:val="000000"/>
                      <w:sz w:val="18"/>
                      <w:szCs w:val="18"/>
                    </w:rPr>
                    <w:pPrChange w:id="129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6"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A34F99" w14:textId="77777777" w:rsidR="00F31233" w:rsidRDefault="00540CC2">
                  <w:pPr>
                    <w:jc w:val="center"/>
                    <w:rPr>
                      <w:rFonts w:ascii="DejaVu Sans" w:eastAsia="DejaVu Sans" w:hAnsi="DejaVu Sans" w:cs="DejaVu Sans"/>
                      <w:color w:val="000000"/>
                      <w:sz w:val="18"/>
                      <w:szCs w:val="18"/>
                    </w:rPr>
                    <w:pPrChange w:id="129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F31233" w14:paraId="3FD481BD" w14:textId="77777777" w:rsidTr="00F31233">
              <w:trPr>
                <w:jc w:val="center"/>
                <w:trPrChange w:id="1298" w:author="Comparison" w:date="2026-03-18T14:51:00Z" w16du:dateUtc="2026-03-18T05:5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9"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672699D" w14:textId="77777777" w:rsidR="00F31233" w:rsidRDefault="00540CC2">
                  <w:pPr>
                    <w:rPr>
                      <w:rFonts w:ascii="DejaVu Sans" w:eastAsia="DejaVu Sans" w:hAnsi="DejaVu Sans" w:cs="DejaVu Sans"/>
                      <w:color w:val="000000"/>
                      <w:sz w:val="18"/>
                      <w:szCs w:val="18"/>
                    </w:rPr>
                    <w:pPrChange w:id="130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1"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E4A86EB" w14:textId="77777777" w:rsidR="00F31233" w:rsidRDefault="00540CC2">
                  <w:pPr>
                    <w:jc w:val="center"/>
                    <w:rPr>
                      <w:rFonts w:ascii="DejaVu Sans" w:eastAsia="DejaVu Sans" w:hAnsi="DejaVu Sans" w:cs="DejaVu Sans"/>
                      <w:color w:val="000000"/>
                      <w:sz w:val="18"/>
                      <w:szCs w:val="18"/>
                    </w:rPr>
                    <w:pPrChange w:id="130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3"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26F23D" w14:textId="77777777" w:rsidR="00F31233" w:rsidRDefault="00540CC2">
                  <w:pPr>
                    <w:jc w:val="center"/>
                    <w:rPr>
                      <w:rFonts w:ascii="DejaVu Sans" w:eastAsia="DejaVu Sans" w:hAnsi="DejaVu Sans" w:cs="DejaVu Sans"/>
                      <w:color w:val="000000"/>
                      <w:sz w:val="18"/>
                      <w:szCs w:val="18"/>
                    </w:rPr>
                    <w:pPrChange w:id="130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5" w:author="Comparison" w:date="2026-03-18T14:51:00Z" w16du:dateUtc="2026-03-18T05:5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27D438" w14:textId="77777777" w:rsidR="00F31233" w:rsidRDefault="00540CC2">
                  <w:pPr>
                    <w:jc w:val="center"/>
                    <w:rPr>
                      <w:rFonts w:ascii="DejaVu Sans" w:eastAsia="DejaVu Sans" w:hAnsi="DejaVu Sans" w:cs="DejaVu Sans"/>
                      <w:color w:val="000000"/>
                      <w:sz w:val="18"/>
                      <w:szCs w:val="18"/>
                    </w:rPr>
                    <w:pPrChange w:id="130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07" w:author="Comparison" w:date="2026-03-18T14:51:00Z" w16du:dateUtc="2026-03-18T05:5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053BD1" w14:textId="77777777" w:rsidR="00F31233" w:rsidRDefault="00540CC2">
                  <w:pPr>
                    <w:jc w:val="center"/>
                    <w:rPr>
                      <w:rFonts w:ascii="DejaVu Sans" w:eastAsia="DejaVu Sans" w:hAnsi="DejaVu Sans" w:cs="DejaVu Sans"/>
                      <w:color w:val="000000"/>
                      <w:sz w:val="18"/>
                      <w:szCs w:val="18"/>
                    </w:rPr>
                    <w:pPrChange w:id="130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F31233" w14:paraId="2816B1CD" w14:textId="77777777" w:rsidTr="00F31233">
              <w:trPr>
                <w:jc w:val="center"/>
                <w:trPrChange w:id="1309" w:author="Comparison" w:date="2026-03-18T14:51:00Z" w16du:dateUtc="2026-03-18T05:51:00Z">
                  <w:trPr>
                    <w:gridAfter w:val="0"/>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10"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6820E12" w14:textId="77777777" w:rsidR="00F31233" w:rsidRDefault="00540CC2">
                  <w:pPr>
                    <w:rPr>
                      <w:rFonts w:ascii="DejaVu Sans" w:eastAsia="DejaVu Sans" w:hAnsi="DejaVu Sans" w:cs="DejaVu Sans"/>
                      <w:color w:val="000000"/>
                      <w:sz w:val="18"/>
                      <w:szCs w:val="18"/>
                    </w:rPr>
                    <w:pPrChange w:id="131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12"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6629D48" w14:textId="77777777" w:rsidR="00F31233" w:rsidRDefault="00540CC2">
                  <w:pPr>
                    <w:jc w:val="center"/>
                    <w:rPr>
                      <w:rFonts w:ascii="DejaVu Sans" w:eastAsia="DejaVu Sans" w:hAnsi="DejaVu Sans" w:cs="DejaVu Sans"/>
                      <w:color w:val="000000"/>
                      <w:sz w:val="18"/>
                      <w:szCs w:val="18"/>
                    </w:rPr>
                    <w:pPrChange w:id="131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14"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038BDB5" w14:textId="77777777" w:rsidR="00F31233" w:rsidRDefault="00540CC2">
                  <w:pPr>
                    <w:jc w:val="center"/>
                    <w:rPr>
                      <w:rFonts w:ascii="DejaVu Sans" w:eastAsia="DejaVu Sans" w:hAnsi="DejaVu Sans" w:cs="DejaVu Sans"/>
                      <w:color w:val="000000"/>
                      <w:sz w:val="18"/>
                      <w:szCs w:val="18"/>
                    </w:rPr>
                    <w:pPrChange w:id="131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16" w:author="Comparison" w:date="2026-03-18T14:51:00Z" w16du:dateUtc="2026-03-18T05:5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BD28778" w14:textId="77777777" w:rsidR="00F31233" w:rsidRDefault="00540CC2">
                  <w:pPr>
                    <w:jc w:val="center"/>
                    <w:rPr>
                      <w:rFonts w:ascii="DejaVu Sans" w:eastAsia="DejaVu Sans" w:hAnsi="DejaVu Sans" w:cs="DejaVu Sans"/>
                      <w:color w:val="000000"/>
                      <w:sz w:val="18"/>
                      <w:szCs w:val="18"/>
                    </w:rPr>
                    <w:pPrChange w:id="131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18" w:author="Comparison" w:date="2026-03-18T14:51:00Z" w16du:dateUtc="2026-03-18T05:5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6A3E1B6" w14:textId="77777777" w:rsidR="00F31233" w:rsidRDefault="00540CC2">
                  <w:pPr>
                    <w:jc w:val="center"/>
                    <w:rPr>
                      <w:rFonts w:ascii="DejaVu Sans" w:eastAsia="DejaVu Sans" w:hAnsi="DejaVu Sans" w:cs="DejaVu Sans"/>
                      <w:color w:val="000000"/>
                      <w:sz w:val="18"/>
                      <w:szCs w:val="18"/>
                    </w:rPr>
                    <w:pPrChange w:id="131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bl>
          <w:p w14:paraId="09AFBF2C" w14:textId="77777777" w:rsidR="00F31233" w:rsidRDefault="00F31233">
            <w:pPr>
              <w:pPrChange w:id="1320" w:author="Comparison" w:date="2026-03-18T14:51:00Z" w16du:dateUtc="2026-03-18T05:51:00Z">
                <w:pPr>
                  <w:spacing w:after="240"/>
                </w:pPr>
              </w:pPrChange>
            </w:pPr>
          </w:p>
        </w:tc>
        <w:bookmarkEnd w:id="1233"/>
      </w:tr>
    </w:tbl>
    <w:p w14:paraId="29797F98" w14:textId="77777777" w:rsidR="00F31233" w:rsidRDefault="00540CC2">
      <w:pPr>
        <w:pStyle w:val="Heading4"/>
        <w:rPr>
          <w:ins w:id="1321" w:author="Comparison" w:date="2026-03-18T14:51:00Z" w16du:dateUtc="2026-03-18T05:51:00Z"/>
        </w:rPr>
      </w:pPr>
      <w:bookmarkStart w:id="1322" w:name="X2274c5648a659b767e085ca42b68a59629a3fc5"/>
      <w:bookmarkEnd w:id="1224"/>
      <w:ins w:id="1323" w:author="Comparison" w:date="2026-03-18T14:51:00Z" w16du:dateUtc="2026-03-18T05:51:00Z">
        <w:r>
          <w:t>Relationship Between Student Log Length and Feedback Scores</w:t>
        </w:r>
      </w:ins>
    </w:p>
    <w:p w14:paraId="3520B12D" w14:textId="77777777" w:rsidR="00F31233" w:rsidRDefault="00540CC2">
      <w:pPr>
        <w:pStyle w:val="FirstParagraph"/>
        <w:rPr>
          <w:ins w:id="1324" w:author="Comparison" w:date="2026-03-18T14:51:00Z" w16du:dateUtc="2026-03-18T05:51:00Z"/>
        </w:rPr>
      </w:pPr>
      <w:ins w:id="1325" w:author="Comparison" w:date="2026-03-18T14:51:00Z" w16du:dateUtc="2026-03-18T05:51:00Z">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ins>
    </w:p>
    <w:p w14:paraId="4239E5B6" w14:textId="77777777" w:rsidR="00F31233" w:rsidRDefault="00540CC2">
      <w:pPr>
        <w:pStyle w:val="Heading4"/>
        <w:rPr>
          <w:ins w:id="1326" w:author="Comparison" w:date="2026-03-18T14:51:00Z" w16du:dateUtc="2026-03-18T05:51:00Z"/>
        </w:rPr>
      </w:pPr>
      <w:bookmarkStart w:id="1327" w:name="inter-rater-reliability"/>
      <w:bookmarkEnd w:id="1322"/>
      <w:ins w:id="1328" w:author="Comparison" w:date="2026-03-18T14:51:00Z" w16du:dateUtc="2026-03-18T05:51:00Z">
        <w:r>
          <w:t>Inter-Rater Reliability</w:t>
        </w:r>
      </w:ins>
    </w:p>
    <w:p w14:paraId="422E5334" w14:textId="77777777" w:rsidR="00F31233" w:rsidRDefault="00540CC2">
      <w:pPr>
        <w:pStyle w:val="FirstParagraph"/>
        <w:rPr>
          <w:ins w:id="1329" w:author="Comparison" w:date="2026-03-18T14:51:00Z" w16du:dateUtc="2026-03-18T05:51:00Z"/>
        </w:rPr>
      </w:pPr>
      <w:ins w:id="1330" w:author="Comparison" w:date="2026-03-18T14:51:00Z" w16du:dateUtc="2026-03-18T05:51:00Z">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r>
          <w:fldChar w:fldCharType="begin"/>
        </w:r>
        <w:r>
          <w:instrText>HYPERLINK \l "tbl-inter-rater-reliability" \h</w:instrText>
        </w:r>
        <w:r>
          <w:fldChar w:fldCharType="separate"/>
        </w:r>
        <w:r>
          <w:rPr>
            <w:rStyle w:val="Hyperlink"/>
          </w:rPr>
          <w:t>Table 5</w:t>
        </w:r>
        <w:r>
          <w:fldChar w:fldCharType="end"/>
        </w:r>
        <w:r>
          <w:t xml:space="preserve">). For supervisor feedback, inter-rater agreement was fair to moderate (weighted κ=0.37–0.54, all </w:t>
        </w:r>
        <w:r>
          <w:rPr>
            <w:i/>
            <w:iCs/>
          </w:rPr>
          <w:t>P</w:t>
        </w:r>
        <w:r>
          <w:t>&lt;.001). For AI feedback, agreement was poor (weighted κ=0.04–0.15, mostly non-significant). This pattern suggests that faculty and student evaluators reached more consistent judgments when rating supervisor feedback than when rating AI feedback.</w:t>
        </w:r>
      </w:ins>
    </w:p>
    <w:tbl>
      <w:tblPr>
        <w:tblStyle w:val="Table"/>
        <w:tblW w:w="5000" w:type="pct"/>
        <w:tblLayout w:type="fixed"/>
        <w:tblLook w:val="0000" w:firstRow="0" w:lastRow="0" w:firstColumn="0" w:lastColumn="0" w:noHBand="0" w:noVBand="0"/>
      </w:tblPr>
      <w:tblGrid>
        <w:gridCol w:w="9054"/>
      </w:tblGrid>
      <w:tr w:rsidR="00F31233" w14:paraId="5BDE4AB9" w14:textId="77777777">
        <w:trPr>
          <w:ins w:id="1331" w:author="Comparison" w:date="2026-03-18T14:51:00Z" w16du:dateUtc="2026-03-18T05:51:00Z"/>
        </w:trPr>
        <w:tc>
          <w:tcPr>
            <w:tcW w:w="7920" w:type="dxa"/>
          </w:tcPr>
          <w:p w14:paraId="063AD4CD" w14:textId="77777777" w:rsidR="00F31233" w:rsidRDefault="00540CC2">
            <w:pPr>
              <w:pStyle w:val="ImageCaption"/>
              <w:spacing w:before="200"/>
              <w:rPr>
                <w:ins w:id="1332" w:author="Comparison" w:date="2026-03-18T14:51:00Z" w16du:dateUtc="2026-03-18T05:51:00Z"/>
              </w:rPr>
            </w:pPr>
            <w:bookmarkStart w:id="1333" w:name="tbl-inter-rater-reliability"/>
            <w:ins w:id="1334" w:author="Comparison" w:date="2026-03-18T14:51:00Z" w16du:dateUtc="2026-03-18T05:51:00Z">
              <w:r>
                <w:t>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ins>
          </w:p>
          <w:tbl>
            <w:tblPr>
              <w:tblStyle w:val="Table"/>
              <w:tblW w:w="5000" w:type="pct"/>
              <w:jc w:val="center"/>
              <w:tblLayout w:type="fixed"/>
              <w:tblLook w:val="0420" w:firstRow="1" w:lastRow="0" w:firstColumn="0" w:lastColumn="0" w:noHBand="0" w:noVBand="1"/>
            </w:tblPr>
            <w:tblGrid>
              <w:gridCol w:w="1523"/>
              <w:gridCol w:w="1219"/>
              <w:gridCol w:w="610"/>
              <w:gridCol w:w="1067"/>
              <w:gridCol w:w="1067"/>
              <w:gridCol w:w="914"/>
              <w:gridCol w:w="1524"/>
              <w:gridCol w:w="914"/>
            </w:tblGrid>
            <w:tr w:rsidR="00F31233" w14:paraId="2184504B" w14:textId="77777777" w:rsidTr="00F31233">
              <w:trPr>
                <w:cnfStyle w:val="100000000000" w:firstRow="1" w:lastRow="0" w:firstColumn="0" w:lastColumn="0" w:oddVBand="0" w:evenVBand="0" w:oddHBand="0" w:evenHBand="0" w:firstRowFirstColumn="0" w:firstRowLastColumn="0" w:lastRowFirstColumn="0" w:lastRowLastColumn="0"/>
                <w:tblHeader/>
                <w:jc w:val="center"/>
                <w:ins w:id="1335" w:author="Comparison" w:date="2026-03-18T14:51:00Z" w16du:dateUtc="2026-03-18T05:51:00Z"/>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266F6" w14:textId="77777777" w:rsidR="00F31233" w:rsidRDefault="00540CC2">
                  <w:pPr>
                    <w:rPr>
                      <w:ins w:id="1336" w:author="Comparison" w:date="2026-03-18T14:51:00Z" w16du:dateUtc="2026-03-18T05:51:00Z"/>
                      <w:rFonts w:ascii="DejaVu Sans" w:eastAsia="DejaVu Sans" w:hAnsi="DejaVu Sans" w:cs="DejaVu Sans"/>
                      <w:b/>
                      <w:color w:val="000000"/>
                      <w:sz w:val="16"/>
                      <w:szCs w:val="16"/>
                    </w:rPr>
                  </w:pPr>
                  <w:ins w:id="1337" w:author="Comparison" w:date="2026-03-18T14:51:00Z" w16du:dateUtc="2026-03-18T05:51:00Z">
                    <w:r>
                      <w:rPr>
                        <w:rFonts w:ascii="DejaVu Sans" w:eastAsia="DejaVu Sans" w:hAnsi="DejaVu Sans" w:cs="DejaVu Sans"/>
                        <w:b/>
                        <w:color w:val="000000"/>
                        <w:sz w:val="16"/>
                        <w:szCs w:val="16"/>
                      </w:rPr>
                      <w:t>Item</w:t>
                    </w:r>
                  </w:ins>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49E77" w14:textId="77777777" w:rsidR="00F31233" w:rsidRDefault="00540CC2">
                  <w:pPr>
                    <w:rPr>
                      <w:ins w:id="1338" w:author="Comparison" w:date="2026-03-18T14:51:00Z" w16du:dateUtc="2026-03-18T05:51:00Z"/>
                      <w:rFonts w:ascii="DejaVu Sans" w:eastAsia="DejaVu Sans" w:hAnsi="DejaVu Sans" w:cs="DejaVu Sans"/>
                      <w:b/>
                      <w:color w:val="000000"/>
                      <w:sz w:val="16"/>
                      <w:szCs w:val="16"/>
                    </w:rPr>
                  </w:pPr>
                  <w:ins w:id="1339" w:author="Comparison" w:date="2026-03-18T14:51:00Z" w16du:dateUtc="2026-03-18T05:51:00Z">
                    <w:r>
                      <w:rPr>
                        <w:rFonts w:ascii="DejaVu Sans" w:eastAsia="DejaVu Sans" w:hAnsi="DejaVu Sans" w:cs="DejaVu Sans"/>
                        <w:b/>
                        <w:color w:val="000000"/>
                        <w:sz w:val="16"/>
                        <w:szCs w:val="16"/>
                      </w:rPr>
                      <w:t>Feedback</w:t>
                    </w:r>
                    <w:r>
                      <w:rPr>
                        <w:rFonts w:ascii="DejaVu Sans" w:eastAsia="DejaVu Sans" w:hAnsi="DejaVu Sans" w:cs="DejaVu Sans"/>
                        <w:b/>
                        <w:color w:val="000000"/>
                        <w:sz w:val="16"/>
                        <w:szCs w:val="16"/>
                      </w:rPr>
                      <w:br/>
                      <w:t>Type</w:t>
                    </w:r>
                  </w:ins>
                </w:p>
              </w:tc>
              <w:tc>
                <w:tcPr>
                  <w:tcW w:w="5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036CA" w14:textId="77777777" w:rsidR="00F31233" w:rsidRDefault="00540CC2">
                  <w:pPr>
                    <w:jc w:val="right"/>
                    <w:rPr>
                      <w:ins w:id="1340" w:author="Comparison" w:date="2026-03-18T14:51:00Z" w16du:dateUtc="2026-03-18T05:51:00Z"/>
                      <w:rFonts w:ascii="DejaVu Sans" w:eastAsia="DejaVu Sans" w:hAnsi="DejaVu Sans" w:cs="DejaVu Sans"/>
                      <w:b/>
                      <w:color w:val="000000"/>
                      <w:sz w:val="16"/>
                      <w:szCs w:val="16"/>
                    </w:rPr>
                  </w:pPr>
                  <w:ins w:id="1341" w:author="Comparison" w:date="2026-03-18T14:51:00Z" w16du:dateUtc="2026-03-18T05:51:00Z">
                    <w:r>
                      <w:rPr>
                        <w:rFonts w:ascii="DejaVu Sans" w:eastAsia="DejaVu Sans" w:hAnsi="DejaVu Sans" w:cs="DejaVu Sans"/>
                        <w:b/>
                        <w:color w:val="000000"/>
                        <w:sz w:val="16"/>
                        <w:szCs w:val="16"/>
                      </w:rPr>
                      <w:t>N</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2AB03" w14:textId="77777777" w:rsidR="00F31233" w:rsidRDefault="00540CC2">
                  <w:pPr>
                    <w:jc w:val="right"/>
                    <w:rPr>
                      <w:ins w:id="1342" w:author="Comparison" w:date="2026-03-18T14:51:00Z" w16du:dateUtc="2026-03-18T05:51:00Z"/>
                      <w:rFonts w:ascii="DejaVu Sans" w:eastAsia="DejaVu Sans" w:hAnsi="DejaVu Sans" w:cs="DejaVu Sans"/>
                      <w:b/>
                      <w:color w:val="000000"/>
                      <w:sz w:val="16"/>
                      <w:szCs w:val="16"/>
                    </w:rPr>
                  </w:pPr>
                  <w:ins w:id="1343" w:author="Comparison" w:date="2026-03-18T14:51:00Z" w16du:dateUtc="2026-03-18T05:51:00Z">
                    <w:r>
                      <w:rPr>
                        <w:rFonts w:ascii="DejaVu Sans" w:eastAsia="DejaVu Sans" w:hAnsi="DejaVu Sans" w:cs="DejaVu Sans"/>
                        <w:b/>
                        <w:color w:val="000000"/>
                        <w:sz w:val="16"/>
                        <w:szCs w:val="16"/>
                      </w:rPr>
                      <w:t>%</w:t>
                    </w:r>
                    <w:r>
                      <w:rPr>
                        <w:rFonts w:ascii="DejaVu Sans" w:eastAsia="DejaVu Sans" w:hAnsi="DejaVu Sans" w:cs="DejaVu Sans"/>
                        <w:b/>
                        <w:color w:val="000000"/>
                        <w:sz w:val="16"/>
                        <w:szCs w:val="16"/>
                      </w:rPr>
                      <w:br/>
                      <w:t>Agreement</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784CD" w14:textId="77777777" w:rsidR="00F31233" w:rsidRDefault="00540CC2">
                  <w:pPr>
                    <w:jc w:val="right"/>
                    <w:rPr>
                      <w:ins w:id="1344" w:author="Comparison" w:date="2026-03-18T14:51:00Z" w16du:dateUtc="2026-03-18T05:51:00Z"/>
                      <w:rFonts w:ascii="DejaVu Sans" w:eastAsia="DejaVu Sans" w:hAnsi="DejaVu Sans" w:cs="DejaVu Sans"/>
                      <w:b/>
                      <w:color w:val="000000"/>
                      <w:sz w:val="16"/>
                      <w:szCs w:val="16"/>
                    </w:rPr>
                  </w:pPr>
                  <w:ins w:id="1345" w:author="Comparison" w:date="2026-03-18T14:51:00Z" w16du:dateUtc="2026-03-18T05:51:00Z">
                    <w:r>
                      <w:rPr>
                        <w:rFonts w:ascii="DejaVu Sans" w:eastAsia="DejaVu Sans" w:hAnsi="DejaVu Sans" w:cs="DejaVu Sans"/>
                        <w:b/>
                        <w:color w:val="000000"/>
                        <w:sz w:val="16"/>
                        <w:szCs w:val="16"/>
                      </w:rPr>
                      <w:t>Weighted</w:t>
                    </w:r>
                    <w:r>
                      <w:rPr>
                        <w:rFonts w:ascii="DejaVu Sans" w:eastAsia="DejaVu Sans" w:hAnsi="DejaVu Sans" w:cs="DejaVu Sans"/>
                        <w:b/>
                        <w:color w:val="000000"/>
                        <w:sz w:val="16"/>
                        <w:szCs w:val="16"/>
                      </w:rPr>
                      <w:br/>
                      <w:t>κ</w:t>
                    </w:r>
                  </w:ins>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EB033" w14:textId="77777777" w:rsidR="00F31233" w:rsidRDefault="00540CC2">
                  <w:pPr>
                    <w:rPr>
                      <w:ins w:id="1346" w:author="Comparison" w:date="2026-03-18T14:51:00Z" w16du:dateUtc="2026-03-18T05:51:00Z"/>
                      <w:rFonts w:ascii="DejaVu Sans" w:eastAsia="DejaVu Sans" w:hAnsi="DejaVu Sans" w:cs="DejaVu Sans"/>
                      <w:b/>
                      <w:color w:val="000000"/>
                      <w:sz w:val="16"/>
                      <w:szCs w:val="16"/>
                    </w:rPr>
                  </w:pPr>
                  <w:ins w:id="1347" w:author="Comparison" w:date="2026-03-18T14:51:00Z" w16du:dateUtc="2026-03-18T05:51:00Z">
                    <w:r>
                      <w:rPr>
                        <w:rFonts w:ascii="DejaVu Sans" w:eastAsia="DejaVu Sans" w:hAnsi="DejaVu Sans" w:cs="DejaVu Sans"/>
                        <w:b/>
                        <w:color w:val="000000"/>
                        <w:sz w:val="16"/>
                        <w:szCs w:val="16"/>
                      </w:rPr>
                      <w:t>κ</w:t>
                    </w:r>
                    <w:r>
                      <w:rPr>
                        <w:rFonts w:ascii="DejaVu Sans" w:eastAsia="DejaVu Sans" w:hAnsi="DejaVu Sans" w:cs="DejaVu Sans"/>
                        <w:b/>
                        <w:color w:val="000000"/>
                        <w:sz w:val="16"/>
                        <w:szCs w:val="16"/>
                      </w:rPr>
                      <w:br/>
                      <w:t>P value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A5497" w14:textId="77777777" w:rsidR="00F31233" w:rsidRDefault="00540CC2">
                  <w:pPr>
                    <w:rPr>
                      <w:ins w:id="1348" w:author="Comparison" w:date="2026-03-18T14:51:00Z" w16du:dateUtc="2026-03-18T05:51:00Z"/>
                      <w:rFonts w:ascii="DejaVu Sans" w:eastAsia="DejaVu Sans" w:hAnsi="DejaVu Sans" w:cs="DejaVu Sans"/>
                      <w:b/>
                      <w:color w:val="000000"/>
                      <w:sz w:val="16"/>
                      <w:szCs w:val="16"/>
                    </w:rPr>
                  </w:pPr>
                  <w:ins w:id="1349" w:author="Comparison" w:date="2026-03-18T14:51:00Z" w16du:dateUtc="2026-03-18T05:51:00Z">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(95% CI)</w:t>
                    </w:r>
                  </w:ins>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0A4E" w14:textId="77777777" w:rsidR="00F31233" w:rsidRDefault="00540CC2">
                  <w:pPr>
                    <w:rPr>
                      <w:ins w:id="1350" w:author="Comparison" w:date="2026-03-18T14:51:00Z" w16du:dateUtc="2026-03-18T05:51:00Z"/>
                      <w:rFonts w:ascii="DejaVu Sans" w:eastAsia="DejaVu Sans" w:hAnsi="DejaVu Sans" w:cs="DejaVu Sans"/>
                      <w:b/>
                      <w:color w:val="000000"/>
                      <w:sz w:val="16"/>
                      <w:szCs w:val="16"/>
                    </w:rPr>
                  </w:pPr>
                  <w:ins w:id="1351" w:author="Comparison" w:date="2026-03-18T14:51:00Z" w16du:dateUtc="2026-03-18T05:51:00Z">
                    <w:r>
                      <w:rPr>
                        <w:rFonts w:ascii="DejaVu Sans" w:eastAsia="DejaVu Sans" w:hAnsi="DejaVu Sans" w:cs="DejaVu Sans"/>
                        <w:b/>
                        <w:color w:val="000000"/>
                        <w:sz w:val="16"/>
                        <w:szCs w:val="16"/>
                      </w:rPr>
                      <w:t>ICC</w:t>
                    </w:r>
                    <w:r>
                      <w:rPr>
                        <w:rFonts w:ascii="DejaVu Sans" w:eastAsia="DejaVu Sans" w:hAnsi="DejaVu Sans" w:cs="DejaVu Sans"/>
                        <w:b/>
                        <w:color w:val="000000"/>
                        <w:sz w:val="16"/>
                        <w:szCs w:val="16"/>
                      </w:rPr>
                      <w:br/>
                      <w:t>P value</w:t>
                    </w:r>
                  </w:ins>
                </w:p>
              </w:tc>
            </w:tr>
            <w:tr w:rsidR="00F31233" w14:paraId="3211D1DF" w14:textId="77777777" w:rsidTr="00F31233">
              <w:trPr>
                <w:jc w:val="center"/>
                <w:ins w:id="1352" w:author="Comparison" w:date="2026-03-18T14:51:00Z" w16du:dateUtc="2026-03-18T05:51:00Z"/>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90DC2" w14:textId="77777777" w:rsidR="00F31233" w:rsidRDefault="00540CC2">
                  <w:pPr>
                    <w:rPr>
                      <w:ins w:id="1353" w:author="Comparison" w:date="2026-03-18T14:51:00Z" w16du:dateUtc="2026-03-18T05:51:00Z"/>
                      <w:rFonts w:ascii="DejaVu Sans" w:eastAsia="DejaVu Sans" w:hAnsi="DejaVu Sans" w:cs="DejaVu Sans"/>
                      <w:color w:val="000000"/>
                      <w:sz w:val="16"/>
                      <w:szCs w:val="16"/>
                    </w:rPr>
                  </w:pPr>
                  <w:ins w:id="1354" w:author="Comparison" w:date="2026-03-18T14:51:00Z" w16du:dateUtc="2026-03-18T05:51:00Z">
                    <w:r>
                      <w:rPr>
                        <w:rFonts w:ascii="DejaVu Sans" w:eastAsia="DejaVu Sans" w:hAnsi="DejaVu Sans" w:cs="DejaVu Sans"/>
                        <w:color w:val="000000"/>
                        <w:sz w:val="16"/>
                        <w:szCs w:val="16"/>
                      </w:rPr>
                      <w:t>Accurate</w:t>
                    </w:r>
                  </w:ins>
                </w:p>
              </w:tc>
              <w:tc>
                <w:tcPr>
                  <w:tcW w:w="11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1B461" w14:textId="77777777" w:rsidR="00F31233" w:rsidRDefault="00540CC2">
                  <w:pPr>
                    <w:rPr>
                      <w:ins w:id="1355" w:author="Comparison" w:date="2026-03-18T14:51:00Z" w16du:dateUtc="2026-03-18T05:51:00Z"/>
                      <w:rFonts w:ascii="DejaVu Sans" w:eastAsia="DejaVu Sans" w:hAnsi="DejaVu Sans" w:cs="DejaVu Sans"/>
                      <w:color w:val="000000"/>
                      <w:sz w:val="16"/>
                      <w:szCs w:val="16"/>
                    </w:rPr>
                  </w:pPr>
                  <w:ins w:id="1356" w:author="Comparison" w:date="2026-03-18T14:51:00Z" w16du:dateUtc="2026-03-18T05:51:00Z">
                    <w:r>
                      <w:rPr>
                        <w:rFonts w:ascii="DejaVu Sans" w:eastAsia="DejaVu Sans" w:hAnsi="DejaVu Sans" w:cs="DejaVu Sans"/>
                        <w:color w:val="000000"/>
                        <w:sz w:val="16"/>
                        <w:szCs w:val="16"/>
                      </w:rPr>
                      <w:t>AI</w:t>
                    </w:r>
                  </w:ins>
                </w:p>
              </w:tc>
              <w:tc>
                <w:tcPr>
                  <w:tcW w:w="57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1AC1A" w14:textId="77777777" w:rsidR="00F31233" w:rsidRDefault="00540CC2">
                  <w:pPr>
                    <w:jc w:val="right"/>
                    <w:rPr>
                      <w:ins w:id="1357" w:author="Comparison" w:date="2026-03-18T14:51:00Z" w16du:dateUtc="2026-03-18T05:51:00Z"/>
                      <w:rFonts w:ascii="DejaVu Sans" w:eastAsia="DejaVu Sans" w:hAnsi="DejaVu Sans" w:cs="DejaVu Sans"/>
                      <w:color w:val="000000"/>
                      <w:sz w:val="16"/>
                      <w:szCs w:val="16"/>
                    </w:rPr>
                  </w:pPr>
                  <w:ins w:id="1358"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44A7E" w14:textId="77777777" w:rsidR="00F31233" w:rsidRDefault="00540CC2">
                  <w:pPr>
                    <w:jc w:val="right"/>
                    <w:rPr>
                      <w:ins w:id="1359" w:author="Comparison" w:date="2026-03-18T14:51:00Z" w16du:dateUtc="2026-03-18T05:51:00Z"/>
                      <w:rFonts w:ascii="DejaVu Sans" w:eastAsia="DejaVu Sans" w:hAnsi="DejaVu Sans" w:cs="DejaVu Sans"/>
                      <w:color w:val="000000"/>
                      <w:sz w:val="16"/>
                      <w:szCs w:val="16"/>
                    </w:rPr>
                  </w:pPr>
                  <w:ins w:id="1360" w:author="Comparison" w:date="2026-03-18T14:51:00Z" w16du:dateUtc="2026-03-18T05:51:00Z">
                    <w:r>
                      <w:rPr>
                        <w:rFonts w:ascii="DejaVu Sans" w:eastAsia="DejaVu Sans" w:hAnsi="DejaVu Sans" w:cs="DejaVu Sans"/>
                        <w:color w:val="000000"/>
                        <w:sz w:val="16"/>
                        <w:szCs w:val="16"/>
                      </w:rPr>
                      <w:t>36.0</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EAB6F0" w14:textId="77777777" w:rsidR="00F31233" w:rsidRDefault="00540CC2">
                  <w:pPr>
                    <w:jc w:val="right"/>
                    <w:rPr>
                      <w:ins w:id="1361" w:author="Comparison" w:date="2026-03-18T14:51:00Z" w16du:dateUtc="2026-03-18T05:51:00Z"/>
                      <w:rFonts w:ascii="DejaVu Sans" w:eastAsia="DejaVu Sans" w:hAnsi="DejaVu Sans" w:cs="DejaVu Sans"/>
                      <w:color w:val="000000"/>
                      <w:sz w:val="16"/>
                      <w:szCs w:val="16"/>
                    </w:rPr>
                  </w:pPr>
                  <w:ins w:id="1362" w:author="Comparison" w:date="2026-03-18T14:51:00Z" w16du:dateUtc="2026-03-18T05:51:00Z">
                    <w:r>
                      <w:rPr>
                        <w:rFonts w:ascii="DejaVu Sans" w:eastAsia="DejaVu Sans" w:hAnsi="DejaVu Sans" w:cs="DejaVu Sans"/>
                        <w:color w:val="000000"/>
                        <w:sz w:val="16"/>
                        <w:szCs w:val="16"/>
                      </w:rPr>
                      <w:t>0.062</w:t>
                    </w:r>
                  </w:ins>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8F612" w14:textId="77777777" w:rsidR="00F31233" w:rsidRDefault="00540CC2">
                  <w:pPr>
                    <w:rPr>
                      <w:ins w:id="1363" w:author="Comparison" w:date="2026-03-18T14:51:00Z" w16du:dateUtc="2026-03-18T05:51:00Z"/>
                      <w:rFonts w:ascii="DejaVu Sans" w:eastAsia="DejaVu Sans" w:hAnsi="DejaVu Sans" w:cs="DejaVu Sans"/>
                      <w:color w:val="000000"/>
                      <w:sz w:val="16"/>
                      <w:szCs w:val="16"/>
                    </w:rPr>
                  </w:pPr>
                  <w:ins w:id="1364" w:author="Comparison" w:date="2026-03-18T14:51:00Z" w16du:dateUtc="2026-03-18T05:51:00Z">
                    <w:r>
                      <w:rPr>
                        <w:rFonts w:ascii="DejaVu Sans" w:eastAsia="DejaVu Sans" w:hAnsi="DejaVu Sans" w:cs="DejaVu Sans"/>
                        <w:color w:val="000000"/>
                        <w:sz w:val="16"/>
                        <w:szCs w:val="16"/>
                      </w:rPr>
                      <w:t>0.412</w:t>
                    </w:r>
                  </w:ins>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4E50E" w14:textId="77777777" w:rsidR="00F31233" w:rsidRDefault="00540CC2">
                  <w:pPr>
                    <w:rPr>
                      <w:ins w:id="1365" w:author="Comparison" w:date="2026-03-18T14:51:00Z" w16du:dateUtc="2026-03-18T05:51:00Z"/>
                      <w:rFonts w:ascii="DejaVu Sans" w:eastAsia="DejaVu Sans" w:hAnsi="DejaVu Sans" w:cs="DejaVu Sans"/>
                      <w:color w:val="000000"/>
                      <w:sz w:val="16"/>
                      <w:szCs w:val="16"/>
                    </w:rPr>
                  </w:pPr>
                  <w:ins w:id="1366" w:author="Comparison" w:date="2026-03-18T14:51:00Z" w16du:dateUtc="2026-03-18T05:51:00Z">
                    <w:r>
                      <w:rPr>
                        <w:rFonts w:ascii="DejaVu Sans" w:eastAsia="DejaVu Sans" w:hAnsi="DejaVu Sans" w:cs="DejaVu Sans"/>
                        <w:color w:val="000000"/>
                        <w:sz w:val="16"/>
                        <w:szCs w:val="16"/>
                      </w:rPr>
                      <w:t>0.062 (-0.087-0.210)</w:t>
                    </w:r>
                  </w:ins>
                </w:p>
              </w:tc>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544617" w14:textId="77777777" w:rsidR="00F31233" w:rsidRDefault="00540CC2">
                  <w:pPr>
                    <w:rPr>
                      <w:ins w:id="1367" w:author="Comparison" w:date="2026-03-18T14:51:00Z" w16du:dateUtc="2026-03-18T05:51:00Z"/>
                      <w:rFonts w:ascii="DejaVu Sans" w:eastAsia="DejaVu Sans" w:hAnsi="DejaVu Sans" w:cs="DejaVu Sans"/>
                      <w:color w:val="000000"/>
                      <w:sz w:val="16"/>
                      <w:szCs w:val="16"/>
                    </w:rPr>
                  </w:pPr>
                  <w:ins w:id="1368" w:author="Comparison" w:date="2026-03-18T14:51:00Z" w16du:dateUtc="2026-03-18T05:51:00Z">
                    <w:r>
                      <w:rPr>
                        <w:rFonts w:ascii="DejaVu Sans" w:eastAsia="DejaVu Sans" w:hAnsi="DejaVu Sans" w:cs="DejaVu Sans"/>
                        <w:color w:val="000000"/>
                        <w:sz w:val="16"/>
                        <w:szCs w:val="16"/>
                      </w:rPr>
                      <w:t>0.207</w:t>
                    </w:r>
                  </w:ins>
                </w:p>
              </w:tc>
            </w:tr>
            <w:tr w:rsidR="00F31233" w14:paraId="4E126A2A" w14:textId="77777777" w:rsidTr="00F31233">
              <w:trPr>
                <w:jc w:val="center"/>
                <w:ins w:id="1369"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AD390B" w14:textId="77777777" w:rsidR="00F31233" w:rsidRDefault="00540CC2">
                  <w:pPr>
                    <w:rPr>
                      <w:ins w:id="1370" w:author="Comparison" w:date="2026-03-18T14:51:00Z" w16du:dateUtc="2026-03-18T05:51:00Z"/>
                      <w:rFonts w:ascii="DejaVu Sans" w:eastAsia="DejaVu Sans" w:hAnsi="DejaVu Sans" w:cs="DejaVu Sans"/>
                      <w:color w:val="000000"/>
                      <w:sz w:val="16"/>
                      <w:szCs w:val="16"/>
                    </w:rPr>
                  </w:pPr>
                  <w:ins w:id="1371" w:author="Comparison" w:date="2026-03-18T14:51:00Z" w16du:dateUtc="2026-03-18T05:51:00Z">
                    <w:r>
                      <w:rPr>
                        <w:rFonts w:ascii="DejaVu Sans" w:eastAsia="DejaVu Sans" w:hAnsi="DejaVu Sans" w:cs="DejaVu Sans"/>
                        <w:color w:val="000000"/>
                        <w:sz w:val="16"/>
                        <w:szCs w:val="16"/>
                      </w:rPr>
                      <w:t>Accurate</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23D74" w14:textId="77777777" w:rsidR="00F31233" w:rsidRDefault="00540CC2">
                  <w:pPr>
                    <w:rPr>
                      <w:ins w:id="1372" w:author="Comparison" w:date="2026-03-18T14:51:00Z" w16du:dateUtc="2026-03-18T05:51:00Z"/>
                      <w:rFonts w:ascii="DejaVu Sans" w:eastAsia="DejaVu Sans" w:hAnsi="DejaVu Sans" w:cs="DejaVu Sans"/>
                      <w:color w:val="000000"/>
                      <w:sz w:val="16"/>
                      <w:szCs w:val="16"/>
                    </w:rPr>
                  </w:pPr>
                  <w:ins w:id="1373" w:author="Comparison" w:date="2026-03-18T14:51:00Z" w16du:dateUtc="2026-03-18T05:51: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AC58B0" w14:textId="77777777" w:rsidR="00F31233" w:rsidRDefault="00540CC2">
                  <w:pPr>
                    <w:jc w:val="right"/>
                    <w:rPr>
                      <w:ins w:id="1374" w:author="Comparison" w:date="2026-03-18T14:51:00Z" w16du:dateUtc="2026-03-18T05:51:00Z"/>
                      <w:rFonts w:ascii="DejaVu Sans" w:eastAsia="DejaVu Sans" w:hAnsi="DejaVu Sans" w:cs="DejaVu Sans"/>
                      <w:color w:val="000000"/>
                      <w:sz w:val="16"/>
                      <w:szCs w:val="16"/>
                    </w:rPr>
                  </w:pPr>
                  <w:ins w:id="1375"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35810" w14:textId="77777777" w:rsidR="00F31233" w:rsidRDefault="00540CC2">
                  <w:pPr>
                    <w:jc w:val="right"/>
                    <w:rPr>
                      <w:ins w:id="1376" w:author="Comparison" w:date="2026-03-18T14:51:00Z" w16du:dateUtc="2026-03-18T05:51:00Z"/>
                      <w:rFonts w:ascii="DejaVu Sans" w:eastAsia="DejaVu Sans" w:hAnsi="DejaVu Sans" w:cs="DejaVu Sans"/>
                      <w:color w:val="000000"/>
                      <w:sz w:val="16"/>
                      <w:szCs w:val="16"/>
                    </w:rPr>
                  </w:pPr>
                  <w:ins w:id="1377" w:author="Comparison" w:date="2026-03-18T14:51:00Z" w16du:dateUtc="2026-03-18T05:51:00Z">
                    <w:r>
                      <w:rPr>
                        <w:rFonts w:ascii="DejaVu Sans" w:eastAsia="DejaVu Sans" w:hAnsi="DejaVu Sans" w:cs="DejaVu Sans"/>
                        <w:color w:val="000000"/>
                        <w:sz w:val="16"/>
                        <w:szCs w:val="16"/>
                      </w:rPr>
                      <w:t>41.0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64F08" w14:textId="77777777" w:rsidR="00F31233" w:rsidRDefault="00540CC2">
                  <w:pPr>
                    <w:jc w:val="right"/>
                    <w:rPr>
                      <w:ins w:id="1378" w:author="Comparison" w:date="2026-03-18T14:51:00Z" w16du:dateUtc="2026-03-18T05:51:00Z"/>
                      <w:rFonts w:ascii="DejaVu Sans" w:eastAsia="DejaVu Sans" w:hAnsi="DejaVu Sans" w:cs="DejaVu Sans"/>
                      <w:color w:val="000000"/>
                      <w:sz w:val="16"/>
                      <w:szCs w:val="16"/>
                    </w:rPr>
                  </w:pPr>
                  <w:ins w:id="1379" w:author="Comparison" w:date="2026-03-18T14:51:00Z" w16du:dateUtc="2026-03-18T05:51:00Z">
                    <w:r>
                      <w:rPr>
                        <w:rFonts w:ascii="DejaVu Sans" w:eastAsia="DejaVu Sans" w:hAnsi="DejaVu Sans" w:cs="DejaVu Sans"/>
                        <w:color w:val="000000"/>
                        <w:sz w:val="16"/>
                        <w:szCs w:val="16"/>
                      </w:rPr>
                      <w:t>0.383</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2AAFD" w14:textId="77777777" w:rsidR="00F31233" w:rsidRDefault="00540CC2">
                  <w:pPr>
                    <w:rPr>
                      <w:ins w:id="1380" w:author="Comparison" w:date="2026-03-18T14:51:00Z" w16du:dateUtc="2026-03-18T05:51:00Z"/>
                      <w:rFonts w:ascii="DejaVu Sans" w:eastAsia="DejaVu Sans" w:hAnsi="DejaVu Sans" w:cs="DejaVu Sans"/>
                      <w:color w:val="000000"/>
                      <w:sz w:val="16"/>
                      <w:szCs w:val="16"/>
                    </w:rPr>
                  </w:pPr>
                  <w:ins w:id="1381" w:author="Comparison" w:date="2026-03-18T14:51:00Z" w16du:dateUtc="2026-03-18T05:51: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697E3" w14:textId="77777777" w:rsidR="00F31233" w:rsidRDefault="00540CC2">
                  <w:pPr>
                    <w:rPr>
                      <w:ins w:id="1382" w:author="Comparison" w:date="2026-03-18T14:51:00Z" w16du:dateUtc="2026-03-18T05:51:00Z"/>
                      <w:rFonts w:ascii="DejaVu Sans" w:eastAsia="DejaVu Sans" w:hAnsi="DejaVu Sans" w:cs="DejaVu Sans"/>
                      <w:color w:val="000000"/>
                      <w:sz w:val="16"/>
                      <w:szCs w:val="16"/>
                    </w:rPr>
                  </w:pPr>
                  <w:ins w:id="1383" w:author="Comparison" w:date="2026-03-18T14:51:00Z" w16du:dateUtc="2026-03-18T05:51:00Z">
                    <w:r>
                      <w:rPr>
                        <w:rFonts w:ascii="DejaVu Sans" w:eastAsia="DejaVu Sans" w:hAnsi="DejaVu Sans" w:cs="DejaVu Sans"/>
                        <w:color w:val="000000"/>
                        <w:sz w:val="16"/>
                        <w:szCs w:val="16"/>
                      </w:rPr>
                      <w:t>0.384 (0.246-0.508)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D8921" w14:textId="77777777" w:rsidR="00F31233" w:rsidRDefault="00540CC2">
                  <w:pPr>
                    <w:rPr>
                      <w:ins w:id="1384" w:author="Comparison" w:date="2026-03-18T14:51:00Z" w16du:dateUtc="2026-03-18T05:51:00Z"/>
                      <w:rFonts w:ascii="DejaVu Sans" w:eastAsia="DejaVu Sans" w:hAnsi="DejaVu Sans" w:cs="DejaVu Sans"/>
                      <w:color w:val="000000"/>
                      <w:sz w:val="16"/>
                      <w:szCs w:val="16"/>
                    </w:rPr>
                  </w:pPr>
                  <w:ins w:id="1385" w:author="Comparison" w:date="2026-03-18T14:51:00Z" w16du:dateUtc="2026-03-18T05:51:00Z">
                    <w:r>
                      <w:rPr>
                        <w:rFonts w:ascii="DejaVu Sans" w:eastAsia="DejaVu Sans" w:hAnsi="DejaVu Sans" w:cs="DejaVu Sans"/>
                        <w:color w:val="000000"/>
                        <w:sz w:val="16"/>
                        <w:szCs w:val="16"/>
                      </w:rPr>
                      <w:t>&lt;.001</w:t>
                    </w:r>
                  </w:ins>
                </w:p>
              </w:tc>
            </w:tr>
            <w:tr w:rsidR="00F31233" w14:paraId="1840C6E2" w14:textId="77777777" w:rsidTr="00F31233">
              <w:trPr>
                <w:jc w:val="center"/>
                <w:ins w:id="1386"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FA96C" w14:textId="77777777" w:rsidR="00F31233" w:rsidRDefault="00540CC2">
                  <w:pPr>
                    <w:rPr>
                      <w:ins w:id="1387" w:author="Comparison" w:date="2026-03-18T14:51:00Z" w16du:dateUtc="2026-03-18T05:51:00Z"/>
                      <w:rFonts w:ascii="DejaVu Sans" w:eastAsia="DejaVu Sans" w:hAnsi="DejaVu Sans" w:cs="DejaVu Sans"/>
                      <w:color w:val="000000"/>
                      <w:sz w:val="16"/>
                      <w:szCs w:val="16"/>
                    </w:rPr>
                  </w:pPr>
                  <w:ins w:id="1388" w:author="Comparison" w:date="2026-03-18T14:51:00Z" w16du:dateUtc="2026-03-18T05:51:00Z">
                    <w:r>
                      <w:rPr>
                        <w:rFonts w:ascii="DejaVu Sans" w:eastAsia="DejaVu Sans" w:hAnsi="DejaVu Sans" w:cs="DejaVu Sans"/>
                        <w:color w:val="000000"/>
                        <w:sz w:val="16"/>
                        <w:szCs w:val="16"/>
                      </w:rPr>
                      <w:t>Clear Direction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9357BF" w14:textId="77777777" w:rsidR="00F31233" w:rsidRDefault="00540CC2">
                  <w:pPr>
                    <w:rPr>
                      <w:ins w:id="1389" w:author="Comparison" w:date="2026-03-18T14:51:00Z" w16du:dateUtc="2026-03-18T05:51:00Z"/>
                      <w:rFonts w:ascii="DejaVu Sans" w:eastAsia="DejaVu Sans" w:hAnsi="DejaVu Sans" w:cs="DejaVu Sans"/>
                      <w:color w:val="000000"/>
                      <w:sz w:val="16"/>
                      <w:szCs w:val="16"/>
                    </w:rPr>
                  </w:pPr>
                  <w:ins w:id="1390" w:author="Comparison" w:date="2026-03-18T14:51:00Z" w16du:dateUtc="2026-03-18T05:51: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A071E" w14:textId="77777777" w:rsidR="00F31233" w:rsidRDefault="00540CC2">
                  <w:pPr>
                    <w:jc w:val="right"/>
                    <w:rPr>
                      <w:ins w:id="1391" w:author="Comparison" w:date="2026-03-18T14:51:00Z" w16du:dateUtc="2026-03-18T05:51:00Z"/>
                      <w:rFonts w:ascii="DejaVu Sans" w:eastAsia="DejaVu Sans" w:hAnsi="DejaVu Sans" w:cs="DejaVu Sans"/>
                      <w:color w:val="000000"/>
                      <w:sz w:val="16"/>
                      <w:szCs w:val="16"/>
                    </w:rPr>
                  </w:pPr>
                  <w:ins w:id="1392"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FBD5F" w14:textId="77777777" w:rsidR="00F31233" w:rsidRDefault="00540CC2">
                  <w:pPr>
                    <w:jc w:val="right"/>
                    <w:rPr>
                      <w:ins w:id="1393" w:author="Comparison" w:date="2026-03-18T14:51:00Z" w16du:dateUtc="2026-03-18T05:51:00Z"/>
                      <w:rFonts w:ascii="DejaVu Sans" w:eastAsia="DejaVu Sans" w:hAnsi="DejaVu Sans" w:cs="DejaVu Sans"/>
                      <w:color w:val="000000"/>
                      <w:sz w:val="16"/>
                      <w:szCs w:val="16"/>
                    </w:rPr>
                  </w:pPr>
                  <w:ins w:id="1394" w:author="Comparison" w:date="2026-03-18T14:51:00Z" w16du:dateUtc="2026-03-18T05:51:00Z">
                    <w:r>
                      <w:rPr>
                        <w:rFonts w:ascii="DejaVu Sans" w:eastAsia="DejaVu Sans" w:hAnsi="DejaVu Sans" w:cs="DejaVu Sans"/>
                        <w:color w:val="000000"/>
                        <w:sz w:val="16"/>
                        <w:szCs w:val="16"/>
                      </w:rPr>
                      <w:t>44.7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E0DD8D" w14:textId="77777777" w:rsidR="00F31233" w:rsidRDefault="00540CC2">
                  <w:pPr>
                    <w:jc w:val="right"/>
                    <w:rPr>
                      <w:ins w:id="1395" w:author="Comparison" w:date="2026-03-18T14:51:00Z" w16du:dateUtc="2026-03-18T05:51:00Z"/>
                      <w:rFonts w:ascii="DejaVu Sans" w:eastAsia="DejaVu Sans" w:hAnsi="DejaVu Sans" w:cs="DejaVu Sans"/>
                      <w:color w:val="000000"/>
                      <w:sz w:val="16"/>
                      <w:szCs w:val="16"/>
                    </w:rPr>
                  </w:pPr>
                  <w:ins w:id="1396" w:author="Comparison" w:date="2026-03-18T14:51:00Z" w16du:dateUtc="2026-03-18T05:51:00Z">
                    <w:r>
                      <w:rPr>
                        <w:rFonts w:ascii="DejaVu Sans" w:eastAsia="DejaVu Sans" w:hAnsi="DejaVu Sans" w:cs="DejaVu Sans"/>
                        <w:color w:val="000000"/>
                        <w:sz w:val="16"/>
                        <w:szCs w:val="16"/>
                      </w:rPr>
                      <w:t>0.150</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A01D3F" w14:textId="77777777" w:rsidR="00F31233" w:rsidRDefault="00540CC2">
                  <w:pPr>
                    <w:rPr>
                      <w:ins w:id="1397" w:author="Comparison" w:date="2026-03-18T14:51:00Z" w16du:dateUtc="2026-03-18T05:51:00Z"/>
                      <w:rFonts w:ascii="DejaVu Sans" w:eastAsia="DejaVu Sans" w:hAnsi="DejaVu Sans" w:cs="DejaVu Sans"/>
                      <w:color w:val="000000"/>
                      <w:sz w:val="16"/>
                      <w:szCs w:val="16"/>
                    </w:rPr>
                  </w:pPr>
                  <w:ins w:id="1398" w:author="Comparison" w:date="2026-03-18T14:51:00Z" w16du:dateUtc="2026-03-18T05:51:00Z">
                    <w:r>
                      <w:rPr>
                        <w:rFonts w:ascii="DejaVu Sans" w:eastAsia="DejaVu Sans" w:hAnsi="DejaVu Sans" w:cs="DejaVu Sans"/>
                        <w:color w:val="000000"/>
                        <w:sz w:val="16"/>
                        <w:szCs w:val="16"/>
                      </w:rPr>
                      <w:t>0.047</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8EEE7A" w14:textId="77777777" w:rsidR="00F31233" w:rsidRDefault="00540CC2">
                  <w:pPr>
                    <w:rPr>
                      <w:ins w:id="1399" w:author="Comparison" w:date="2026-03-18T14:51:00Z" w16du:dateUtc="2026-03-18T05:51:00Z"/>
                      <w:rFonts w:ascii="DejaVu Sans" w:eastAsia="DejaVu Sans" w:hAnsi="DejaVu Sans" w:cs="DejaVu Sans"/>
                      <w:color w:val="000000"/>
                      <w:sz w:val="16"/>
                      <w:szCs w:val="16"/>
                    </w:rPr>
                  </w:pPr>
                  <w:ins w:id="1400" w:author="Comparison" w:date="2026-03-18T14:51:00Z" w16du:dateUtc="2026-03-18T05:51:00Z">
                    <w:r>
                      <w:rPr>
                        <w:rFonts w:ascii="DejaVu Sans" w:eastAsia="DejaVu Sans" w:hAnsi="DejaVu Sans" w:cs="DejaVu Sans"/>
                        <w:color w:val="000000"/>
                        <w:sz w:val="16"/>
                        <w:szCs w:val="16"/>
                      </w:rPr>
                      <w:t>0.151 (-0.004-0.298)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F8A13" w14:textId="77777777" w:rsidR="00F31233" w:rsidRDefault="00540CC2">
                  <w:pPr>
                    <w:rPr>
                      <w:ins w:id="1401" w:author="Comparison" w:date="2026-03-18T14:51:00Z" w16du:dateUtc="2026-03-18T05:51:00Z"/>
                      <w:rFonts w:ascii="DejaVu Sans" w:eastAsia="DejaVu Sans" w:hAnsi="DejaVu Sans" w:cs="DejaVu Sans"/>
                      <w:color w:val="000000"/>
                      <w:sz w:val="16"/>
                      <w:szCs w:val="16"/>
                    </w:rPr>
                  </w:pPr>
                  <w:ins w:id="1402" w:author="Comparison" w:date="2026-03-18T14:51:00Z" w16du:dateUtc="2026-03-18T05:51:00Z">
                    <w:r>
                      <w:rPr>
                        <w:rFonts w:ascii="DejaVu Sans" w:eastAsia="DejaVu Sans" w:hAnsi="DejaVu Sans" w:cs="DejaVu Sans"/>
                        <w:color w:val="000000"/>
                        <w:sz w:val="16"/>
                        <w:szCs w:val="16"/>
                      </w:rPr>
                      <w:t>0.028</w:t>
                    </w:r>
                  </w:ins>
                </w:p>
              </w:tc>
            </w:tr>
            <w:tr w:rsidR="00F31233" w14:paraId="582F8EDA" w14:textId="77777777" w:rsidTr="00F31233">
              <w:trPr>
                <w:jc w:val="center"/>
                <w:ins w:id="1403"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A86A0" w14:textId="77777777" w:rsidR="00F31233" w:rsidRDefault="00540CC2">
                  <w:pPr>
                    <w:rPr>
                      <w:ins w:id="1404" w:author="Comparison" w:date="2026-03-18T14:51:00Z" w16du:dateUtc="2026-03-18T05:51:00Z"/>
                      <w:rFonts w:ascii="DejaVu Sans" w:eastAsia="DejaVu Sans" w:hAnsi="DejaVu Sans" w:cs="DejaVu Sans"/>
                      <w:color w:val="000000"/>
                      <w:sz w:val="16"/>
                      <w:szCs w:val="16"/>
                    </w:rPr>
                  </w:pPr>
                  <w:ins w:id="1405" w:author="Comparison" w:date="2026-03-18T14:51:00Z" w16du:dateUtc="2026-03-18T05:51:00Z">
                    <w:r>
                      <w:rPr>
                        <w:rFonts w:ascii="DejaVu Sans" w:eastAsia="DejaVu Sans" w:hAnsi="DejaVu Sans" w:cs="DejaVu Sans"/>
                        <w:color w:val="000000"/>
                        <w:sz w:val="16"/>
                        <w:szCs w:val="16"/>
                      </w:rPr>
                      <w:t>Clear Direction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AB5647" w14:textId="77777777" w:rsidR="00F31233" w:rsidRDefault="00540CC2">
                  <w:pPr>
                    <w:rPr>
                      <w:ins w:id="1406" w:author="Comparison" w:date="2026-03-18T14:51:00Z" w16du:dateUtc="2026-03-18T05:51:00Z"/>
                      <w:rFonts w:ascii="DejaVu Sans" w:eastAsia="DejaVu Sans" w:hAnsi="DejaVu Sans" w:cs="DejaVu Sans"/>
                      <w:color w:val="000000"/>
                      <w:sz w:val="16"/>
                      <w:szCs w:val="16"/>
                    </w:rPr>
                  </w:pPr>
                  <w:ins w:id="1407" w:author="Comparison" w:date="2026-03-18T14:51:00Z" w16du:dateUtc="2026-03-18T05:51: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19DDCC" w14:textId="77777777" w:rsidR="00F31233" w:rsidRDefault="00540CC2">
                  <w:pPr>
                    <w:jc w:val="right"/>
                    <w:rPr>
                      <w:ins w:id="1408" w:author="Comparison" w:date="2026-03-18T14:51:00Z" w16du:dateUtc="2026-03-18T05:51:00Z"/>
                      <w:rFonts w:ascii="DejaVu Sans" w:eastAsia="DejaVu Sans" w:hAnsi="DejaVu Sans" w:cs="DejaVu Sans"/>
                      <w:color w:val="000000"/>
                      <w:sz w:val="16"/>
                      <w:szCs w:val="16"/>
                    </w:rPr>
                  </w:pPr>
                  <w:ins w:id="1409"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5ECC9F" w14:textId="77777777" w:rsidR="00F31233" w:rsidRDefault="00540CC2">
                  <w:pPr>
                    <w:jc w:val="right"/>
                    <w:rPr>
                      <w:ins w:id="1410" w:author="Comparison" w:date="2026-03-18T14:51:00Z" w16du:dateUtc="2026-03-18T05:51:00Z"/>
                      <w:rFonts w:ascii="DejaVu Sans" w:eastAsia="DejaVu Sans" w:hAnsi="DejaVu Sans" w:cs="DejaVu Sans"/>
                      <w:color w:val="000000"/>
                      <w:sz w:val="16"/>
                      <w:szCs w:val="16"/>
                    </w:rPr>
                  </w:pPr>
                  <w:ins w:id="1411" w:author="Comparison" w:date="2026-03-18T14:51:00Z" w16du:dateUtc="2026-03-18T05:51:00Z">
                    <w:r>
                      <w:rPr>
                        <w:rFonts w:ascii="DejaVu Sans" w:eastAsia="DejaVu Sans" w:hAnsi="DejaVu Sans" w:cs="DejaVu Sans"/>
                        <w:color w:val="000000"/>
                        <w:sz w:val="16"/>
                        <w:szCs w:val="16"/>
                      </w:rPr>
                      <w:t>37.9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CF714" w14:textId="77777777" w:rsidR="00F31233" w:rsidRDefault="00540CC2">
                  <w:pPr>
                    <w:jc w:val="right"/>
                    <w:rPr>
                      <w:ins w:id="1412" w:author="Comparison" w:date="2026-03-18T14:51:00Z" w16du:dateUtc="2026-03-18T05:51:00Z"/>
                      <w:rFonts w:ascii="DejaVu Sans" w:eastAsia="DejaVu Sans" w:hAnsi="DejaVu Sans" w:cs="DejaVu Sans"/>
                      <w:color w:val="000000"/>
                      <w:sz w:val="16"/>
                      <w:szCs w:val="16"/>
                    </w:rPr>
                  </w:pPr>
                  <w:ins w:id="1413" w:author="Comparison" w:date="2026-03-18T14:51:00Z" w16du:dateUtc="2026-03-18T05:51:00Z">
                    <w:r>
                      <w:rPr>
                        <w:rFonts w:ascii="DejaVu Sans" w:eastAsia="DejaVu Sans" w:hAnsi="DejaVu Sans" w:cs="DejaVu Sans"/>
                        <w:color w:val="000000"/>
                        <w:sz w:val="16"/>
                        <w:szCs w:val="16"/>
                      </w:rPr>
                      <w:t>0.535</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FBC45" w14:textId="77777777" w:rsidR="00F31233" w:rsidRDefault="00540CC2">
                  <w:pPr>
                    <w:rPr>
                      <w:ins w:id="1414" w:author="Comparison" w:date="2026-03-18T14:51:00Z" w16du:dateUtc="2026-03-18T05:51:00Z"/>
                      <w:rFonts w:ascii="DejaVu Sans" w:eastAsia="DejaVu Sans" w:hAnsi="DejaVu Sans" w:cs="DejaVu Sans"/>
                      <w:color w:val="000000"/>
                      <w:sz w:val="16"/>
                      <w:szCs w:val="16"/>
                    </w:rPr>
                  </w:pPr>
                  <w:ins w:id="1415" w:author="Comparison" w:date="2026-03-18T14:51:00Z" w16du:dateUtc="2026-03-18T05:51: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65C3C" w14:textId="77777777" w:rsidR="00F31233" w:rsidRDefault="00540CC2">
                  <w:pPr>
                    <w:rPr>
                      <w:ins w:id="1416" w:author="Comparison" w:date="2026-03-18T14:51:00Z" w16du:dateUtc="2026-03-18T05:51:00Z"/>
                      <w:rFonts w:ascii="DejaVu Sans" w:eastAsia="DejaVu Sans" w:hAnsi="DejaVu Sans" w:cs="DejaVu Sans"/>
                      <w:color w:val="000000"/>
                      <w:sz w:val="16"/>
                      <w:szCs w:val="16"/>
                    </w:rPr>
                  </w:pPr>
                  <w:ins w:id="1417" w:author="Comparison" w:date="2026-03-18T14:51:00Z" w16du:dateUtc="2026-03-18T05:51:00Z">
                    <w:r>
                      <w:rPr>
                        <w:rFonts w:ascii="DejaVu Sans" w:eastAsia="DejaVu Sans" w:hAnsi="DejaVu Sans" w:cs="DejaVu Sans"/>
                        <w:color w:val="000000"/>
                        <w:sz w:val="16"/>
                        <w:szCs w:val="16"/>
                      </w:rPr>
                      <w:t>0.536 (0.417-0.638)</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D5A57" w14:textId="77777777" w:rsidR="00F31233" w:rsidRDefault="00540CC2">
                  <w:pPr>
                    <w:rPr>
                      <w:ins w:id="1418" w:author="Comparison" w:date="2026-03-18T14:51:00Z" w16du:dateUtc="2026-03-18T05:51:00Z"/>
                      <w:rFonts w:ascii="DejaVu Sans" w:eastAsia="DejaVu Sans" w:hAnsi="DejaVu Sans" w:cs="DejaVu Sans"/>
                      <w:color w:val="000000"/>
                      <w:sz w:val="16"/>
                      <w:szCs w:val="16"/>
                    </w:rPr>
                  </w:pPr>
                  <w:ins w:id="1419" w:author="Comparison" w:date="2026-03-18T14:51:00Z" w16du:dateUtc="2026-03-18T05:51:00Z">
                    <w:r>
                      <w:rPr>
                        <w:rFonts w:ascii="DejaVu Sans" w:eastAsia="DejaVu Sans" w:hAnsi="DejaVu Sans" w:cs="DejaVu Sans"/>
                        <w:color w:val="000000"/>
                        <w:sz w:val="16"/>
                        <w:szCs w:val="16"/>
                      </w:rPr>
                      <w:t>&lt;.001</w:t>
                    </w:r>
                  </w:ins>
                </w:p>
              </w:tc>
            </w:tr>
            <w:tr w:rsidR="00F31233" w14:paraId="0DEDB395" w14:textId="77777777" w:rsidTr="00F31233">
              <w:trPr>
                <w:jc w:val="center"/>
                <w:ins w:id="1420"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881378" w14:textId="77777777" w:rsidR="00F31233" w:rsidRDefault="00540CC2">
                  <w:pPr>
                    <w:rPr>
                      <w:ins w:id="1421" w:author="Comparison" w:date="2026-03-18T14:51:00Z" w16du:dateUtc="2026-03-18T05:51:00Z"/>
                      <w:rFonts w:ascii="DejaVu Sans" w:eastAsia="DejaVu Sans" w:hAnsi="DejaVu Sans" w:cs="DejaVu Sans"/>
                      <w:color w:val="000000"/>
                      <w:sz w:val="16"/>
                      <w:szCs w:val="16"/>
                    </w:rPr>
                  </w:pPr>
                  <w:ins w:id="1422" w:author="Comparison" w:date="2026-03-18T14:51:00Z" w16du:dateUtc="2026-03-18T05:51:00Z">
                    <w:r>
                      <w:rPr>
                        <w:rFonts w:ascii="DejaVu Sans" w:eastAsia="DejaVu Sans" w:hAnsi="DejaVu Sans" w:cs="DejaVu Sans"/>
                        <w:color w:val="000000"/>
                        <w:sz w:val="16"/>
                        <w:szCs w:val="16"/>
                      </w:rPr>
                      <w:t>Criteria Based</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FA702" w14:textId="77777777" w:rsidR="00F31233" w:rsidRDefault="00540CC2">
                  <w:pPr>
                    <w:rPr>
                      <w:ins w:id="1423" w:author="Comparison" w:date="2026-03-18T14:51:00Z" w16du:dateUtc="2026-03-18T05:51:00Z"/>
                      <w:rFonts w:ascii="DejaVu Sans" w:eastAsia="DejaVu Sans" w:hAnsi="DejaVu Sans" w:cs="DejaVu Sans"/>
                      <w:color w:val="000000"/>
                      <w:sz w:val="16"/>
                      <w:szCs w:val="16"/>
                    </w:rPr>
                  </w:pPr>
                  <w:ins w:id="1424" w:author="Comparison" w:date="2026-03-18T14:51:00Z" w16du:dateUtc="2026-03-18T05:51: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96A4FC" w14:textId="77777777" w:rsidR="00F31233" w:rsidRDefault="00540CC2">
                  <w:pPr>
                    <w:jc w:val="right"/>
                    <w:rPr>
                      <w:ins w:id="1425" w:author="Comparison" w:date="2026-03-18T14:51:00Z" w16du:dateUtc="2026-03-18T05:51:00Z"/>
                      <w:rFonts w:ascii="DejaVu Sans" w:eastAsia="DejaVu Sans" w:hAnsi="DejaVu Sans" w:cs="DejaVu Sans"/>
                      <w:color w:val="000000"/>
                      <w:sz w:val="16"/>
                      <w:szCs w:val="16"/>
                    </w:rPr>
                  </w:pPr>
                  <w:ins w:id="1426"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44264D" w14:textId="77777777" w:rsidR="00F31233" w:rsidRDefault="00540CC2">
                  <w:pPr>
                    <w:jc w:val="right"/>
                    <w:rPr>
                      <w:ins w:id="1427" w:author="Comparison" w:date="2026-03-18T14:51:00Z" w16du:dateUtc="2026-03-18T05:51:00Z"/>
                      <w:rFonts w:ascii="DejaVu Sans" w:eastAsia="DejaVu Sans" w:hAnsi="DejaVu Sans" w:cs="DejaVu Sans"/>
                      <w:color w:val="000000"/>
                      <w:sz w:val="16"/>
                      <w:szCs w:val="16"/>
                    </w:rPr>
                  </w:pPr>
                  <w:ins w:id="1428" w:author="Comparison" w:date="2026-03-18T14:51:00Z" w16du:dateUtc="2026-03-18T05:51:00Z">
                    <w:r>
                      <w:rPr>
                        <w:rFonts w:ascii="DejaVu Sans" w:eastAsia="DejaVu Sans" w:hAnsi="DejaVu Sans" w:cs="DejaVu Sans"/>
                        <w:color w:val="000000"/>
                        <w:sz w:val="16"/>
                        <w:szCs w:val="16"/>
                      </w:rPr>
                      <w:t>44.1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E07C8" w14:textId="77777777" w:rsidR="00F31233" w:rsidRDefault="00540CC2">
                  <w:pPr>
                    <w:jc w:val="right"/>
                    <w:rPr>
                      <w:ins w:id="1429" w:author="Comparison" w:date="2026-03-18T14:51:00Z" w16du:dateUtc="2026-03-18T05:51:00Z"/>
                      <w:rFonts w:ascii="DejaVu Sans" w:eastAsia="DejaVu Sans" w:hAnsi="DejaVu Sans" w:cs="DejaVu Sans"/>
                      <w:color w:val="000000"/>
                      <w:sz w:val="16"/>
                      <w:szCs w:val="16"/>
                    </w:rPr>
                  </w:pPr>
                  <w:ins w:id="1430" w:author="Comparison" w:date="2026-03-18T14:51:00Z" w16du:dateUtc="2026-03-18T05:51:00Z">
                    <w:r>
                      <w:rPr>
                        <w:rFonts w:ascii="DejaVu Sans" w:eastAsia="DejaVu Sans" w:hAnsi="DejaVu Sans" w:cs="DejaVu Sans"/>
                        <w:color w:val="000000"/>
                        <w:sz w:val="16"/>
                        <w:szCs w:val="16"/>
                      </w:rPr>
                      <w:t>0.076</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D32CA" w14:textId="77777777" w:rsidR="00F31233" w:rsidRDefault="00540CC2">
                  <w:pPr>
                    <w:rPr>
                      <w:ins w:id="1431" w:author="Comparison" w:date="2026-03-18T14:51:00Z" w16du:dateUtc="2026-03-18T05:51:00Z"/>
                      <w:rFonts w:ascii="DejaVu Sans" w:eastAsia="DejaVu Sans" w:hAnsi="DejaVu Sans" w:cs="DejaVu Sans"/>
                      <w:color w:val="000000"/>
                      <w:sz w:val="16"/>
                      <w:szCs w:val="16"/>
                    </w:rPr>
                  </w:pPr>
                  <w:ins w:id="1432" w:author="Comparison" w:date="2026-03-18T14:51:00Z" w16du:dateUtc="2026-03-18T05:51:00Z">
                    <w:r>
                      <w:rPr>
                        <w:rFonts w:ascii="DejaVu Sans" w:eastAsia="DejaVu Sans" w:hAnsi="DejaVu Sans" w:cs="DejaVu Sans"/>
                        <w:color w:val="000000"/>
                        <w:sz w:val="16"/>
                        <w:szCs w:val="16"/>
                      </w:rPr>
                      <w:t>0.313</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922C86" w14:textId="77777777" w:rsidR="00F31233" w:rsidRDefault="00540CC2">
                  <w:pPr>
                    <w:rPr>
                      <w:ins w:id="1433" w:author="Comparison" w:date="2026-03-18T14:51:00Z" w16du:dateUtc="2026-03-18T05:51:00Z"/>
                      <w:rFonts w:ascii="DejaVu Sans" w:eastAsia="DejaVu Sans" w:hAnsi="DejaVu Sans" w:cs="DejaVu Sans"/>
                      <w:color w:val="000000"/>
                      <w:sz w:val="16"/>
                      <w:szCs w:val="16"/>
                    </w:rPr>
                  </w:pPr>
                  <w:ins w:id="1434" w:author="Comparison" w:date="2026-03-18T14:51:00Z" w16du:dateUtc="2026-03-18T05:51:00Z">
                    <w:r>
                      <w:rPr>
                        <w:rFonts w:ascii="DejaVu Sans" w:eastAsia="DejaVu Sans" w:hAnsi="DejaVu Sans" w:cs="DejaVu Sans"/>
                        <w:color w:val="000000"/>
                        <w:sz w:val="16"/>
                        <w:szCs w:val="16"/>
                      </w:rPr>
                      <w:t>0.076 (-0.080-0.229)</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C2F2E9" w14:textId="77777777" w:rsidR="00F31233" w:rsidRDefault="00540CC2">
                  <w:pPr>
                    <w:rPr>
                      <w:ins w:id="1435" w:author="Comparison" w:date="2026-03-18T14:51:00Z" w16du:dateUtc="2026-03-18T05:51:00Z"/>
                      <w:rFonts w:ascii="DejaVu Sans" w:eastAsia="DejaVu Sans" w:hAnsi="DejaVu Sans" w:cs="DejaVu Sans"/>
                      <w:color w:val="000000"/>
                      <w:sz w:val="16"/>
                      <w:szCs w:val="16"/>
                    </w:rPr>
                  </w:pPr>
                  <w:ins w:id="1436" w:author="Comparison" w:date="2026-03-18T14:51:00Z" w16du:dateUtc="2026-03-18T05:51:00Z">
                    <w:r>
                      <w:rPr>
                        <w:rFonts w:ascii="DejaVu Sans" w:eastAsia="DejaVu Sans" w:hAnsi="DejaVu Sans" w:cs="DejaVu Sans"/>
                        <w:color w:val="000000"/>
                        <w:sz w:val="16"/>
                        <w:szCs w:val="16"/>
                      </w:rPr>
                      <w:t>0.169</w:t>
                    </w:r>
                  </w:ins>
                </w:p>
              </w:tc>
            </w:tr>
            <w:tr w:rsidR="00F31233" w14:paraId="29BC19C5" w14:textId="77777777" w:rsidTr="00F31233">
              <w:trPr>
                <w:jc w:val="center"/>
                <w:ins w:id="1437"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F13FF" w14:textId="77777777" w:rsidR="00F31233" w:rsidRDefault="00540CC2">
                  <w:pPr>
                    <w:rPr>
                      <w:ins w:id="1438" w:author="Comparison" w:date="2026-03-18T14:51:00Z" w16du:dateUtc="2026-03-18T05:51:00Z"/>
                      <w:rFonts w:ascii="DejaVu Sans" w:eastAsia="DejaVu Sans" w:hAnsi="DejaVu Sans" w:cs="DejaVu Sans"/>
                      <w:color w:val="000000"/>
                      <w:sz w:val="16"/>
                      <w:szCs w:val="16"/>
                    </w:rPr>
                  </w:pPr>
                  <w:ins w:id="1439" w:author="Comparison" w:date="2026-03-18T14:51:00Z" w16du:dateUtc="2026-03-18T05:51:00Z">
                    <w:r>
                      <w:rPr>
                        <w:rFonts w:ascii="DejaVu Sans" w:eastAsia="DejaVu Sans" w:hAnsi="DejaVu Sans" w:cs="DejaVu Sans"/>
                        <w:color w:val="000000"/>
                        <w:sz w:val="16"/>
                        <w:szCs w:val="16"/>
                      </w:rPr>
                      <w:t>Criteria Based</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F18AC" w14:textId="77777777" w:rsidR="00F31233" w:rsidRDefault="00540CC2">
                  <w:pPr>
                    <w:rPr>
                      <w:ins w:id="1440" w:author="Comparison" w:date="2026-03-18T14:51:00Z" w16du:dateUtc="2026-03-18T05:51:00Z"/>
                      <w:rFonts w:ascii="DejaVu Sans" w:eastAsia="DejaVu Sans" w:hAnsi="DejaVu Sans" w:cs="DejaVu Sans"/>
                      <w:color w:val="000000"/>
                      <w:sz w:val="16"/>
                      <w:szCs w:val="16"/>
                    </w:rPr>
                  </w:pPr>
                  <w:ins w:id="1441" w:author="Comparison" w:date="2026-03-18T14:51:00Z" w16du:dateUtc="2026-03-18T05:51: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23BDA" w14:textId="77777777" w:rsidR="00F31233" w:rsidRDefault="00540CC2">
                  <w:pPr>
                    <w:jc w:val="right"/>
                    <w:rPr>
                      <w:ins w:id="1442" w:author="Comparison" w:date="2026-03-18T14:51:00Z" w16du:dateUtc="2026-03-18T05:51:00Z"/>
                      <w:rFonts w:ascii="DejaVu Sans" w:eastAsia="DejaVu Sans" w:hAnsi="DejaVu Sans" w:cs="DejaVu Sans"/>
                      <w:color w:val="000000"/>
                      <w:sz w:val="16"/>
                      <w:szCs w:val="16"/>
                    </w:rPr>
                  </w:pPr>
                  <w:ins w:id="1443"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1EEAF9" w14:textId="77777777" w:rsidR="00F31233" w:rsidRDefault="00540CC2">
                  <w:pPr>
                    <w:jc w:val="right"/>
                    <w:rPr>
                      <w:ins w:id="1444" w:author="Comparison" w:date="2026-03-18T14:51:00Z" w16du:dateUtc="2026-03-18T05:51:00Z"/>
                      <w:rFonts w:ascii="DejaVu Sans" w:eastAsia="DejaVu Sans" w:hAnsi="DejaVu Sans" w:cs="DejaVu Sans"/>
                      <w:color w:val="000000"/>
                      <w:sz w:val="16"/>
                      <w:szCs w:val="16"/>
                    </w:rPr>
                  </w:pPr>
                  <w:ins w:id="1445" w:author="Comparison" w:date="2026-03-18T14:51:00Z" w16du:dateUtc="2026-03-18T05:51:00Z">
                    <w:r>
                      <w:rPr>
                        <w:rFonts w:ascii="DejaVu Sans" w:eastAsia="DejaVu Sans" w:hAnsi="DejaVu Sans" w:cs="DejaVu Sans"/>
                        <w:color w:val="000000"/>
                        <w:sz w:val="16"/>
                        <w:szCs w:val="16"/>
                      </w:rPr>
                      <w:t>31.1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8FE98" w14:textId="77777777" w:rsidR="00F31233" w:rsidRDefault="00540CC2">
                  <w:pPr>
                    <w:jc w:val="right"/>
                    <w:rPr>
                      <w:ins w:id="1446" w:author="Comparison" w:date="2026-03-18T14:51:00Z" w16du:dateUtc="2026-03-18T05:51:00Z"/>
                      <w:rFonts w:ascii="DejaVu Sans" w:eastAsia="DejaVu Sans" w:hAnsi="DejaVu Sans" w:cs="DejaVu Sans"/>
                      <w:color w:val="000000"/>
                      <w:sz w:val="16"/>
                      <w:szCs w:val="16"/>
                    </w:rPr>
                  </w:pPr>
                  <w:ins w:id="1447" w:author="Comparison" w:date="2026-03-18T14:51:00Z" w16du:dateUtc="2026-03-18T05:51:00Z">
                    <w:r>
                      <w:rPr>
                        <w:rFonts w:ascii="DejaVu Sans" w:eastAsia="DejaVu Sans" w:hAnsi="DejaVu Sans" w:cs="DejaVu Sans"/>
                        <w:color w:val="000000"/>
                        <w:sz w:val="16"/>
                        <w:szCs w:val="16"/>
                      </w:rPr>
                      <w:t>0.427</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BBC02C" w14:textId="77777777" w:rsidR="00F31233" w:rsidRDefault="00540CC2">
                  <w:pPr>
                    <w:rPr>
                      <w:ins w:id="1448" w:author="Comparison" w:date="2026-03-18T14:51:00Z" w16du:dateUtc="2026-03-18T05:51:00Z"/>
                      <w:rFonts w:ascii="DejaVu Sans" w:eastAsia="DejaVu Sans" w:hAnsi="DejaVu Sans" w:cs="DejaVu Sans"/>
                      <w:color w:val="000000"/>
                      <w:sz w:val="16"/>
                      <w:szCs w:val="16"/>
                    </w:rPr>
                  </w:pPr>
                  <w:ins w:id="1449" w:author="Comparison" w:date="2026-03-18T14:51:00Z" w16du:dateUtc="2026-03-18T05:51: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C81F3D" w14:textId="77777777" w:rsidR="00F31233" w:rsidRDefault="00540CC2">
                  <w:pPr>
                    <w:rPr>
                      <w:ins w:id="1450" w:author="Comparison" w:date="2026-03-18T14:51:00Z" w16du:dateUtc="2026-03-18T05:51:00Z"/>
                      <w:rFonts w:ascii="DejaVu Sans" w:eastAsia="DejaVu Sans" w:hAnsi="DejaVu Sans" w:cs="DejaVu Sans"/>
                      <w:color w:val="000000"/>
                      <w:sz w:val="16"/>
                      <w:szCs w:val="16"/>
                    </w:rPr>
                  </w:pPr>
                  <w:ins w:id="1451" w:author="Comparison" w:date="2026-03-18T14:51:00Z" w16du:dateUtc="2026-03-18T05:51:00Z">
                    <w:r>
                      <w:rPr>
                        <w:rFonts w:ascii="DejaVu Sans" w:eastAsia="DejaVu Sans" w:hAnsi="DejaVu Sans" w:cs="DejaVu Sans"/>
                        <w:color w:val="000000"/>
                        <w:sz w:val="16"/>
                        <w:szCs w:val="16"/>
                      </w:rPr>
                      <w:t>0.428 (0.293-0.547)</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6368E6" w14:textId="77777777" w:rsidR="00F31233" w:rsidRDefault="00540CC2">
                  <w:pPr>
                    <w:rPr>
                      <w:ins w:id="1452" w:author="Comparison" w:date="2026-03-18T14:51:00Z" w16du:dateUtc="2026-03-18T05:51:00Z"/>
                      <w:rFonts w:ascii="DejaVu Sans" w:eastAsia="DejaVu Sans" w:hAnsi="DejaVu Sans" w:cs="DejaVu Sans"/>
                      <w:color w:val="000000"/>
                      <w:sz w:val="16"/>
                      <w:szCs w:val="16"/>
                    </w:rPr>
                  </w:pPr>
                  <w:ins w:id="1453" w:author="Comparison" w:date="2026-03-18T14:51:00Z" w16du:dateUtc="2026-03-18T05:51:00Z">
                    <w:r>
                      <w:rPr>
                        <w:rFonts w:ascii="DejaVu Sans" w:eastAsia="DejaVu Sans" w:hAnsi="DejaVu Sans" w:cs="DejaVu Sans"/>
                        <w:color w:val="000000"/>
                        <w:sz w:val="16"/>
                        <w:szCs w:val="16"/>
                      </w:rPr>
                      <w:t>&lt;.001</w:t>
                    </w:r>
                  </w:ins>
                </w:p>
              </w:tc>
            </w:tr>
            <w:tr w:rsidR="00F31233" w14:paraId="6DF98526" w14:textId="77777777" w:rsidTr="00F31233">
              <w:trPr>
                <w:jc w:val="center"/>
                <w:ins w:id="1454"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568B8" w14:textId="77777777" w:rsidR="00F31233" w:rsidRDefault="00540CC2">
                  <w:pPr>
                    <w:rPr>
                      <w:ins w:id="1455" w:author="Comparison" w:date="2026-03-18T14:51:00Z" w16du:dateUtc="2026-03-18T05:51:00Z"/>
                      <w:rFonts w:ascii="DejaVu Sans" w:eastAsia="DejaVu Sans" w:hAnsi="DejaVu Sans" w:cs="DejaVu Sans"/>
                      <w:color w:val="000000"/>
                      <w:sz w:val="16"/>
                      <w:szCs w:val="16"/>
                    </w:rPr>
                  </w:pPr>
                  <w:ins w:id="1456" w:author="Comparison" w:date="2026-03-18T14:51:00Z" w16du:dateUtc="2026-03-18T05:51:00Z">
                    <w:r>
                      <w:rPr>
                        <w:rFonts w:ascii="DejaVu Sans" w:eastAsia="DejaVu Sans" w:hAnsi="DejaVu Sans" w:cs="DejaVu Sans"/>
                        <w:color w:val="000000"/>
                        <w:sz w:val="16"/>
                        <w:szCs w:val="16"/>
                      </w:rPr>
                      <w:t>Prioritization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F1FA2" w14:textId="77777777" w:rsidR="00F31233" w:rsidRDefault="00540CC2">
                  <w:pPr>
                    <w:rPr>
                      <w:ins w:id="1457" w:author="Comparison" w:date="2026-03-18T14:51:00Z" w16du:dateUtc="2026-03-18T05:51:00Z"/>
                      <w:rFonts w:ascii="DejaVu Sans" w:eastAsia="DejaVu Sans" w:hAnsi="DejaVu Sans" w:cs="DejaVu Sans"/>
                      <w:color w:val="000000"/>
                      <w:sz w:val="16"/>
                      <w:szCs w:val="16"/>
                    </w:rPr>
                  </w:pPr>
                  <w:ins w:id="1458" w:author="Comparison" w:date="2026-03-18T14:51:00Z" w16du:dateUtc="2026-03-18T05:51: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6D3396" w14:textId="77777777" w:rsidR="00F31233" w:rsidRDefault="00540CC2">
                  <w:pPr>
                    <w:jc w:val="right"/>
                    <w:rPr>
                      <w:ins w:id="1459" w:author="Comparison" w:date="2026-03-18T14:51:00Z" w16du:dateUtc="2026-03-18T05:51:00Z"/>
                      <w:rFonts w:ascii="DejaVu Sans" w:eastAsia="DejaVu Sans" w:hAnsi="DejaVu Sans" w:cs="DejaVu Sans"/>
                      <w:color w:val="000000"/>
                      <w:sz w:val="16"/>
                      <w:szCs w:val="16"/>
                    </w:rPr>
                  </w:pPr>
                  <w:ins w:id="1460"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60E200" w14:textId="77777777" w:rsidR="00F31233" w:rsidRDefault="00540CC2">
                  <w:pPr>
                    <w:jc w:val="right"/>
                    <w:rPr>
                      <w:ins w:id="1461" w:author="Comparison" w:date="2026-03-18T14:51:00Z" w16du:dateUtc="2026-03-18T05:51:00Z"/>
                      <w:rFonts w:ascii="DejaVu Sans" w:eastAsia="DejaVu Sans" w:hAnsi="DejaVu Sans" w:cs="DejaVu Sans"/>
                      <w:color w:val="000000"/>
                      <w:sz w:val="16"/>
                      <w:szCs w:val="16"/>
                    </w:rPr>
                  </w:pPr>
                  <w:ins w:id="1462" w:author="Comparison" w:date="2026-03-18T14:51:00Z" w16du:dateUtc="2026-03-18T05:51:00Z">
                    <w:r>
                      <w:rPr>
                        <w:rFonts w:ascii="DejaVu Sans" w:eastAsia="DejaVu Sans" w:hAnsi="DejaVu Sans" w:cs="DejaVu Sans"/>
                        <w:color w:val="000000"/>
                        <w:sz w:val="16"/>
                        <w:szCs w:val="16"/>
                      </w:rPr>
                      <w:t>24.2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AF20A" w14:textId="77777777" w:rsidR="00F31233" w:rsidRDefault="00540CC2">
                  <w:pPr>
                    <w:jc w:val="right"/>
                    <w:rPr>
                      <w:ins w:id="1463" w:author="Comparison" w:date="2026-03-18T14:51:00Z" w16du:dateUtc="2026-03-18T05:51:00Z"/>
                      <w:rFonts w:ascii="DejaVu Sans" w:eastAsia="DejaVu Sans" w:hAnsi="DejaVu Sans" w:cs="DejaVu Sans"/>
                      <w:color w:val="000000"/>
                      <w:sz w:val="16"/>
                      <w:szCs w:val="16"/>
                    </w:rPr>
                  </w:pPr>
                  <w:ins w:id="1464" w:author="Comparison" w:date="2026-03-18T14:51:00Z" w16du:dateUtc="2026-03-18T05:51:00Z">
                    <w:r>
                      <w:rPr>
                        <w:rFonts w:ascii="DejaVu Sans" w:eastAsia="DejaVu Sans" w:hAnsi="DejaVu Sans" w:cs="DejaVu Sans"/>
                        <w:color w:val="000000"/>
                        <w:sz w:val="16"/>
                        <w:szCs w:val="16"/>
                      </w:rPr>
                      <w:t>0.042</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B453E2" w14:textId="77777777" w:rsidR="00F31233" w:rsidRDefault="00540CC2">
                  <w:pPr>
                    <w:rPr>
                      <w:ins w:id="1465" w:author="Comparison" w:date="2026-03-18T14:51:00Z" w16du:dateUtc="2026-03-18T05:51:00Z"/>
                      <w:rFonts w:ascii="DejaVu Sans" w:eastAsia="DejaVu Sans" w:hAnsi="DejaVu Sans" w:cs="DejaVu Sans"/>
                      <w:color w:val="000000"/>
                      <w:sz w:val="16"/>
                      <w:szCs w:val="16"/>
                    </w:rPr>
                  </w:pPr>
                  <w:ins w:id="1466" w:author="Comparison" w:date="2026-03-18T14:51:00Z" w16du:dateUtc="2026-03-18T05:51:00Z">
                    <w:r>
                      <w:rPr>
                        <w:rFonts w:ascii="DejaVu Sans" w:eastAsia="DejaVu Sans" w:hAnsi="DejaVu Sans" w:cs="DejaVu Sans"/>
                        <w:color w:val="000000"/>
                        <w:sz w:val="16"/>
                        <w:szCs w:val="16"/>
                      </w:rPr>
                      <w:t>0.565</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02CE75" w14:textId="77777777" w:rsidR="00F31233" w:rsidRDefault="00540CC2">
                  <w:pPr>
                    <w:rPr>
                      <w:ins w:id="1467" w:author="Comparison" w:date="2026-03-18T14:51:00Z" w16du:dateUtc="2026-03-18T05:51:00Z"/>
                      <w:rFonts w:ascii="DejaVu Sans" w:eastAsia="DejaVu Sans" w:hAnsi="DejaVu Sans" w:cs="DejaVu Sans"/>
                      <w:color w:val="000000"/>
                      <w:sz w:val="16"/>
                      <w:szCs w:val="16"/>
                    </w:rPr>
                  </w:pPr>
                  <w:ins w:id="1468" w:author="Comparison" w:date="2026-03-18T14:51:00Z" w16du:dateUtc="2026-03-18T05:51:00Z">
                    <w:r>
                      <w:rPr>
                        <w:rFonts w:ascii="DejaVu Sans" w:eastAsia="DejaVu Sans" w:hAnsi="DejaVu Sans" w:cs="DejaVu Sans"/>
                        <w:color w:val="000000"/>
                        <w:sz w:val="16"/>
                        <w:szCs w:val="16"/>
                      </w:rPr>
                      <w:t>0.042 (-0.107-0.191)</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731AC" w14:textId="77777777" w:rsidR="00F31233" w:rsidRDefault="00540CC2">
                  <w:pPr>
                    <w:rPr>
                      <w:ins w:id="1469" w:author="Comparison" w:date="2026-03-18T14:51:00Z" w16du:dateUtc="2026-03-18T05:51:00Z"/>
                      <w:rFonts w:ascii="DejaVu Sans" w:eastAsia="DejaVu Sans" w:hAnsi="DejaVu Sans" w:cs="DejaVu Sans"/>
                      <w:color w:val="000000"/>
                      <w:sz w:val="16"/>
                      <w:szCs w:val="16"/>
                    </w:rPr>
                  </w:pPr>
                  <w:ins w:id="1470" w:author="Comparison" w:date="2026-03-18T14:51:00Z" w16du:dateUtc="2026-03-18T05:51:00Z">
                    <w:r>
                      <w:rPr>
                        <w:rFonts w:ascii="DejaVu Sans" w:eastAsia="DejaVu Sans" w:hAnsi="DejaVu Sans" w:cs="DejaVu Sans"/>
                        <w:color w:val="000000"/>
                        <w:sz w:val="16"/>
                        <w:szCs w:val="16"/>
                      </w:rPr>
                      <w:t>0.291</w:t>
                    </w:r>
                  </w:ins>
                </w:p>
              </w:tc>
            </w:tr>
            <w:tr w:rsidR="00F31233" w14:paraId="1417901C" w14:textId="77777777" w:rsidTr="00F31233">
              <w:trPr>
                <w:jc w:val="center"/>
                <w:ins w:id="1471"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75F1C7" w14:textId="77777777" w:rsidR="00F31233" w:rsidRDefault="00540CC2">
                  <w:pPr>
                    <w:rPr>
                      <w:ins w:id="1472" w:author="Comparison" w:date="2026-03-18T14:51:00Z" w16du:dateUtc="2026-03-18T05:51:00Z"/>
                      <w:rFonts w:ascii="DejaVu Sans" w:eastAsia="DejaVu Sans" w:hAnsi="DejaVu Sans" w:cs="DejaVu Sans"/>
                      <w:color w:val="000000"/>
                      <w:sz w:val="16"/>
                      <w:szCs w:val="16"/>
                    </w:rPr>
                  </w:pPr>
                  <w:ins w:id="1473" w:author="Comparison" w:date="2026-03-18T14:51:00Z" w16du:dateUtc="2026-03-18T05:51:00Z">
                    <w:r>
                      <w:rPr>
                        <w:rFonts w:ascii="DejaVu Sans" w:eastAsia="DejaVu Sans" w:hAnsi="DejaVu Sans" w:cs="DejaVu Sans"/>
                        <w:color w:val="000000"/>
                        <w:sz w:val="16"/>
                        <w:szCs w:val="16"/>
                      </w:rPr>
                      <w:t>Prioritization</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C91337" w14:textId="77777777" w:rsidR="00F31233" w:rsidRDefault="00540CC2">
                  <w:pPr>
                    <w:rPr>
                      <w:ins w:id="1474" w:author="Comparison" w:date="2026-03-18T14:51:00Z" w16du:dateUtc="2026-03-18T05:51:00Z"/>
                      <w:rFonts w:ascii="DejaVu Sans" w:eastAsia="DejaVu Sans" w:hAnsi="DejaVu Sans" w:cs="DejaVu Sans"/>
                      <w:color w:val="000000"/>
                      <w:sz w:val="16"/>
                      <w:szCs w:val="16"/>
                    </w:rPr>
                  </w:pPr>
                  <w:ins w:id="1475" w:author="Comparison" w:date="2026-03-18T14:51:00Z" w16du:dateUtc="2026-03-18T05:51: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32076" w14:textId="77777777" w:rsidR="00F31233" w:rsidRDefault="00540CC2">
                  <w:pPr>
                    <w:jc w:val="right"/>
                    <w:rPr>
                      <w:ins w:id="1476" w:author="Comparison" w:date="2026-03-18T14:51:00Z" w16du:dateUtc="2026-03-18T05:51:00Z"/>
                      <w:rFonts w:ascii="DejaVu Sans" w:eastAsia="DejaVu Sans" w:hAnsi="DejaVu Sans" w:cs="DejaVu Sans"/>
                      <w:color w:val="000000"/>
                      <w:sz w:val="16"/>
                      <w:szCs w:val="16"/>
                    </w:rPr>
                  </w:pPr>
                  <w:ins w:id="1477"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3135E6" w14:textId="77777777" w:rsidR="00F31233" w:rsidRDefault="00540CC2">
                  <w:pPr>
                    <w:jc w:val="right"/>
                    <w:rPr>
                      <w:ins w:id="1478" w:author="Comparison" w:date="2026-03-18T14:51:00Z" w16du:dateUtc="2026-03-18T05:51:00Z"/>
                      <w:rFonts w:ascii="DejaVu Sans" w:eastAsia="DejaVu Sans" w:hAnsi="DejaVu Sans" w:cs="DejaVu Sans"/>
                      <w:color w:val="000000"/>
                      <w:sz w:val="16"/>
                      <w:szCs w:val="16"/>
                    </w:rPr>
                  </w:pPr>
                  <w:ins w:id="1479" w:author="Comparison" w:date="2026-03-18T14:51:00Z" w16du:dateUtc="2026-03-18T05:51:00Z">
                    <w:r>
                      <w:rPr>
                        <w:rFonts w:ascii="DejaVu Sans" w:eastAsia="DejaVu Sans" w:hAnsi="DejaVu Sans" w:cs="DejaVu Sans"/>
                        <w:color w:val="000000"/>
                        <w:sz w:val="16"/>
                        <w:szCs w:val="16"/>
                      </w:rPr>
                      <w:t>32.9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D62AA" w14:textId="77777777" w:rsidR="00F31233" w:rsidRDefault="00540CC2">
                  <w:pPr>
                    <w:jc w:val="right"/>
                    <w:rPr>
                      <w:ins w:id="1480" w:author="Comparison" w:date="2026-03-18T14:51:00Z" w16du:dateUtc="2026-03-18T05:51:00Z"/>
                      <w:rFonts w:ascii="DejaVu Sans" w:eastAsia="DejaVu Sans" w:hAnsi="DejaVu Sans" w:cs="DejaVu Sans"/>
                      <w:color w:val="000000"/>
                      <w:sz w:val="16"/>
                      <w:szCs w:val="16"/>
                    </w:rPr>
                  </w:pPr>
                  <w:ins w:id="1481" w:author="Comparison" w:date="2026-03-18T14:51:00Z" w16du:dateUtc="2026-03-18T05:51:00Z">
                    <w:r>
                      <w:rPr>
                        <w:rFonts w:ascii="DejaVu Sans" w:eastAsia="DejaVu Sans" w:hAnsi="DejaVu Sans" w:cs="DejaVu Sans"/>
                        <w:color w:val="000000"/>
                        <w:sz w:val="16"/>
                        <w:szCs w:val="16"/>
                      </w:rPr>
                      <w:t>0.379</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EF0BF" w14:textId="77777777" w:rsidR="00F31233" w:rsidRDefault="00540CC2">
                  <w:pPr>
                    <w:rPr>
                      <w:ins w:id="1482" w:author="Comparison" w:date="2026-03-18T14:51:00Z" w16du:dateUtc="2026-03-18T05:51:00Z"/>
                      <w:rFonts w:ascii="DejaVu Sans" w:eastAsia="DejaVu Sans" w:hAnsi="DejaVu Sans" w:cs="DejaVu Sans"/>
                      <w:color w:val="000000"/>
                      <w:sz w:val="16"/>
                      <w:szCs w:val="16"/>
                    </w:rPr>
                  </w:pPr>
                  <w:ins w:id="1483" w:author="Comparison" w:date="2026-03-18T14:51:00Z" w16du:dateUtc="2026-03-18T05:51: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9692D2" w14:textId="77777777" w:rsidR="00F31233" w:rsidRDefault="00540CC2">
                  <w:pPr>
                    <w:rPr>
                      <w:ins w:id="1484" w:author="Comparison" w:date="2026-03-18T14:51:00Z" w16du:dateUtc="2026-03-18T05:51:00Z"/>
                      <w:rFonts w:ascii="DejaVu Sans" w:eastAsia="DejaVu Sans" w:hAnsi="DejaVu Sans" w:cs="DejaVu Sans"/>
                      <w:color w:val="000000"/>
                      <w:sz w:val="16"/>
                      <w:szCs w:val="16"/>
                    </w:rPr>
                  </w:pPr>
                  <w:ins w:id="1485" w:author="Comparison" w:date="2026-03-18T14:51:00Z" w16du:dateUtc="2026-03-18T05:51:00Z">
                    <w:r>
                      <w:rPr>
                        <w:rFonts w:ascii="DejaVu Sans" w:eastAsia="DejaVu Sans" w:hAnsi="DejaVu Sans" w:cs="DejaVu Sans"/>
                        <w:color w:val="000000"/>
                        <w:sz w:val="16"/>
                        <w:szCs w:val="16"/>
                      </w:rPr>
                      <w:t>0.381 (0.241-0.505)</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8B6E6A" w14:textId="77777777" w:rsidR="00F31233" w:rsidRDefault="00540CC2">
                  <w:pPr>
                    <w:rPr>
                      <w:ins w:id="1486" w:author="Comparison" w:date="2026-03-18T14:51:00Z" w16du:dateUtc="2026-03-18T05:51:00Z"/>
                      <w:rFonts w:ascii="DejaVu Sans" w:eastAsia="DejaVu Sans" w:hAnsi="DejaVu Sans" w:cs="DejaVu Sans"/>
                      <w:color w:val="000000"/>
                      <w:sz w:val="16"/>
                      <w:szCs w:val="16"/>
                    </w:rPr>
                  </w:pPr>
                  <w:ins w:id="1487" w:author="Comparison" w:date="2026-03-18T14:51:00Z" w16du:dateUtc="2026-03-18T05:51:00Z">
                    <w:r>
                      <w:rPr>
                        <w:rFonts w:ascii="DejaVu Sans" w:eastAsia="DejaVu Sans" w:hAnsi="DejaVu Sans" w:cs="DejaVu Sans"/>
                        <w:color w:val="000000"/>
                        <w:sz w:val="16"/>
                        <w:szCs w:val="16"/>
                      </w:rPr>
                      <w:t>&lt;.001</w:t>
                    </w:r>
                  </w:ins>
                </w:p>
              </w:tc>
            </w:tr>
            <w:tr w:rsidR="00F31233" w14:paraId="49C83CDF" w14:textId="77777777" w:rsidTr="00F31233">
              <w:trPr>
                <w:jc w:val="center"/>
                <w:ins w:id="1488" w:author="Comparison" w:date="2026-03-18T14:51:00Z" w16du:dateUtc="2026-03-18T05:51:00Z"/>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002D1B" w14:textId="77777777" w:rsidR="00F31233" w:rsidRDefault="00540CC2">
                  <w:pPr>
                    <w:rPr>
                      <w:ins w:id="1489" w:author="Comparison" w:date="2026-03-18T14:51:00Z" w16du:dateUtc="2026-03-18T05:51:00Z"/>
                      <w:rFonts w:ascii="DejaVu Sans" w:eastAsia="DejaVu Sans" w:hAnsi="DejaVu Sans" w:cs="DejaVu Sans"/>
                      <w:color w:val="000000"/>
                      <w:sz w:val="16"/>
                      <w:szCs w:val="16"/>
                    </w:rPr>
                  </w:pPr>
                  <w:ins w:id="1490" w:author="Comparison" w:date="2026-03-18T14:51:00Z" w16du:dateUtc="2026-03-18T05:51:00Z">
                    <w:r>
                      <w:rPr>
                        <w:rFonts w:ascii="DejaVu Sans" w:eastAsia="DejaVu Sans" w:hAnsi="DejaVu Sans" w:cs="DejaVu Sans"/>
                        <w:color w:val="000000"/>
                        <w:sz w:val="16"/>
                        <w:szCs w:val="16"/>
                      </w:rPr>
                      <w:t>Supportive</w:t>
                    </w:r>
                  </w:ins>
                </w:p>
              </w:tc>
              <w:tc>
                <w:tcPr>
                  <w:tcW w:w="115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F41B9" w14:textId="77777777" w:rsidR="00F31233" w:rsidRDefault="00540CC2">
                  <w:pPr>
                    <w:rPr>
                      <w:ins w:id="1491" w:author="Comparison" w:date="2026-03-18T14:51:00Z" w16du:dateUtc="2026-03-18T05:51:00Z"/>
                      <w:rFonts w:ascii="DejaVu Sans" w:eastAsia="DejaVu Sans" w:hAnsi="DejaVu Sans" w:cs="DejaVu Sans"/>
                      <w:color w:val="000000"/>
                      <w:sz w:val="16"/>
                      <w:szCs w:val="16"/>
                    </w:rPr>
                  </w:pPr>
                  <w:ins w:id="1492" w:author="Comparison" w:date="2026-03-18T14:51:00Z" w16du:dateUtc="2026-03-18T05:51:00Z">
                    <w:r>
                      <w:rPr>
                        <w:rFonts w:ascii="DejaVu Sans" w:eastAsia="DejaVu Sans" w:hAnsi="DejaVu Sans" w:cs="DejaVu Sans"/>
                        <w:color w:val="000000"/>
                        <w:sz w:val="16"/>
                        <w:szCs w:val="16"/>
                      </w:rPr>
                      <w:t>AI</w:t>
                    </w:r>
                  </w:ins>
                </w:p>
              </w:tc>
              <w:tc>
                <w:tcPr>
                  <w:tcW w:w="57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912AE" w14:textId="77777777" w:rsidR="00F31233" w:rsidRDefault="00540CC2">
                  <w:pPr>
                    <w:jc w:val="right"/>
                    <w:rPr>
                      <w:ins w:id="1493" w:author="Comparison" w:date="2026-03-18T14:51:00Z" w16du:dateUtc="2026-03-18T05:51:00Z"/>
                      <w:rFonts w:ascii="DejaVu Sans" w:eastAsia="DejaVu Sans" w:hAnsi="DejaVu Sans" w:cs="DejaVu Sans"/>
                      <w:color w:val="000000"/>
                      <w:sz w:val="16"/>
                      <w:szCs w:val="16"/>
                    </w:rPr>
                  </w:pPr>
                  <w:ins w:id="1494"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E40BB" w14:textId="77777777" w:rsidR="00F31233" w:rsidRDefault="00540CC2">
                  <w:pPr>
                    <w:jc w:val="right"/>
                    <w:rPr>
                      <w:ins w:id="1495" w:author="Comparison" w:date="2026-03-18T14:51:00Z" w16du:dateUtc="2026-03-18T05:51:00Z"/>
                      <w:rFonts w:ascii="DejaVu Sans" w:eastAsia="DejaVu Sans" w:hAnsi="DejaVu Sans" w:cs="DejaVu Sans"/>
                      <w:color w:val="000000"/>
                      <w:sz w:val="16"/>
                      <w:szCs w:val="16"/>
                    </w:rPr>
                  </w:pPr>
                  <w:ins w:id="1496" w:author="Comparison" w:date="2026-03-18T14:51:00Z" w16du:dateUtc="2026-03-18T05:51:00Z">
                    <w:r>
                      <w:rPr>
                        <w:rFonts w:ascii="DejaVu Sans" w:eastAsia="DejaVu Sans" w:hAnsi="DejaVu Sans" w:cs="DejaVu Sans"/>
                        <w:color w:val="000000"/>
                        <w:sz w:val="16"/>
                        <w:szCs w:val="16"/>
                      </w:rPr>
                      <w:t>49.7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5FD27" w14:textId="77777777" w:rsidR="00F31233" w:rsidRDefault="00540CC2">
                  <w:pPr>
                    <w:jc w:val="right"/>
                    <w:rPr>
                      <w:ins w:id="1497" w:author="Comparison" w:date="2026-03-18T14:51:00Z" w16du:dateUtc="2026-03-18T05:51:00Z"/>
                      <w:rFonts w:ascii="DejaVu Sans" w:eastAsia="DejaVu Sans" w:hAnsi="DejaVu Sans" w:cs="DejaVu Sans"/>
                      <w:color w:val="000000"/>
                      <w:sz w:val="16"/>
                      <w:szCs w:val="16"/>
                    </w:rPr>
                  </w:pPr>
                  <w:ins w:id="1498" w:author="Comparison" w:date="2026-03-18T14:51:00Z" w16du:dateUtc="2026-03-18T05:51:00Z">
                    <w:r>
                      <w:rPr>
                        <w:rFonts w:ascii="DejaVu Sans" w:eastAsia="DejaVu Sans" w:hAnsi="DejaVu Sans" w:cs="DejaVu Sans"/>
                        <w:color w:val="000000"/>
                        <w:sz w:val="16"/>
                        <w:szCs w:val="16"/>
                      </w:rPr>
                      <w:t>0.073</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3DBC5A" w14:textId="77777777" w:rsidR="00F31233" w:rsidRDefault="00540CC2">
                  <w:pPr>
                    <w:rPr>
                      <w:ins w:id="1499" w:author="Comparison" w:date="2026-03-18T14:51:00Z" w16du:dateUtc="2026-03-18T05:51:00Z"/>
                      <w:rFonts w:ascii="DejaVu Sans" w:eastAsia="DejaVu Sans" w:hAnsi="DejaVu Sans" w:cs="DejaVu Sans"/>
                      <w:color w:val="000000"/>
                      <w:sz w:val="16"/>
                      <w:szCs w:val="16"/>
                    </w:rPr>
                  </w:pPr>
                  <w:ins w:id="1500" w:author="Comparison" w:date="2026-03-18T14:51:00Z" w16du:dateUtc="2026-03-18T05:51:00Z">
                    <w:r>
                      <w:rPr>
                        <w:rFonts w:ascii="DejaVu Sans" w:eastAsia="DejaVu Sans" w:hAnsi="DejaVu Sans" w:cs="DejaVu Sans"/>
                        <w:color w:val="000000"/>
                        <w:sz w:val="16"/>
                        <w:szCs w:val="16"/>
                      </w:rPr>
                      <w:t>0.304</w:t>
                    </w:r>
                  </w:ins>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6F93D9" w14:textId="77777777" w:rsidR="00F31233" w:rsidRDefault="00540CC2">
                  <w:pPr>
                    <w:rPr>
                      <w:ins w:id="1501" w:author="Comparison" w:date="2026-03-18T14:51:00Z" w16du:dateUtc="2026-03-18T05:51:00Z"/>
                      <w:rFonts w:ascii="DejaVu Sans" w:eastAsia="DejaVu Sans" w:hAnsi="DejaVu Sans" w:cs="DejaVu Sans"/>
                      <w:color w:val="000000"/>
                      <w:sz w:val="16"/>
                      <w:szCs w:val="16"/>
                    </w:rPr>
                  </w:pPr>
                  <w:ins w:id="1502" w:author="Comparison" w:date="2026-03-18T14:51:00Z" w16du:dateUtc="2026-03-18T05:51:00Z">
                    <w:r>
                      <w:rPr>
                        <w:rFonts w:ascii="DejaVu Sans" w:eastAsia="DejaVu Sans" w:hAnsi="DejaVu Sans" w:cs="DejaVu Sans"/>
                        <w:color w:val="000000"/>
                        <w:sz w:val="16"/>
                        <w:szCs w:val="16"/>
                      </w:rPr>
                      <w:t>0.073 (-0.083-0.226)</w:t>
                    </w:r>
                  </w:ins>
                </w:p>
              </w:tc>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7CCCA" w14:textId="77777777" w:rsidR="00F31233" w:rsidRDefault="00540CC2">
                  <w:pPr>
                    <w:rPr>
                      <w:ins w:id="1503" w:author="Comparison" w:date="2026-03-18T14:51:00Z" w16du:dateUtc="2026-03-18T05:51:00Z"/>
                      <w:rFonts w:ascii="DejaVu Sans" w:eastAsia="DejaVu Sans" w:hAnsi="DejaVu Sans" w:cs="DejaVu Sans"/>
                      <w:color w:val="000000"/>
                      <w:sz w:val="16"/>
                      <w:szCs w:val="16"/>
                    </w:rPr>
                  </w:pPr>
                  <w:ins w:id="1504" w:author="Comparison" w:date="2026-03-18T14:51:00Z" w16du:dateUtc="2026-03-18T05:51:00Z">
                    <w:r>
                      <w:rPr>
                        <w:rFonts w:ascii="DejaVu Sans" w:eastAsia="DejaVu Sans" w:hAnsi="DejaVu Sans" w:cs="DejaVu Sans"/>
                        <w:color w:val="000000"/>
                        <w:sz w:val="16"/>
                        <w:szCs w:val="16"/>
                      </w:rPr>
                      <w:t>0.178</w:t>
                    </w:r>
                  </w:ins>
                </w:p>
              </w:tc>
            </w:tr>
            <w:tr w:rsidR="00F31233" w14:paraId="5AC48156" w14:textId="77777777" w:rsidTr="00F31233">
              <w:trPr>
                <w:jc w:val="center"/>
                <w:ins w:id="1505" w:author="Comparison" w:date="2026-03-18T14:51:00Z" w16du:dateUtc="2026-03-18T05:51:00Z"/>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40889" w14:textId="77777777" w:rsidR="00F31233" w:rsidRDefault="00540CC2">
                  <w:pPr>
                    <w:rPr>
                      <w:ins w:id="1506" w:author="Comparison" w:date="2026-03-18T14:51:00Z" w16du:dateUtc="2026-03-18T05:51:00Z"/>
                      <w:rFonts w:ascii="DejaVu Sans" w:eastAsia="DejaVu Sans" w:hAnsi="DejaVu Sans" w:cs="DejaVu Sans"/>
                      <w:color w:val="000000"/>
                      <w:sz w:val="16"/>
                      <w:szCs w:val="16"/>
                    </w:rPr>
                  </w:pPr>
                  <w:ins w:id="1507" w:author="Comparison" w:date="2026-03-18T14:51:00Z" w16du:dateUtc="2026-03-18T05:51:00Z">
                    <w:r>
                      <w:rPr>
                        <w:rFonts w:ascii="DejaVu Sans" w:eastAsia="DejaVu Sans" w:hAnsi="DejaVu Sans" w:cs="DejaVu Sans"/>
                        <w:color w:val="000000"/>
                        <w:sz w:val="16"/>
                        <w:szCs w:val="16"/>
                      </w:rPr>
                      <w:t>Supportive</w:t>
                    </w:r>
                  </w:ins>
                </w:p>
              </w:tc>
              <w:tc>
                <w:tcPr>
                  <w:tcW w:w="11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83B39" w14:textId="77777777" w:rsidR="00F31233" w:rsidRDefault="00540CC2">
                  <w:pPr>
                    <w:rPr>
                      <w:ins w:id="1508" w:author="Comparison" w:date="2026-03-18T14:51:00Z" w16du:dateUtc="2026-03-18T05:51:00Z"/>
                      <w:rFonts w:ascii="DejaVu Sans" w:eastAsia="DejaVu Sans" w:hAnsi="DejaVu Sans" w:cs="DejaVu Sans"/>
                      <w:color w:val="000000"/>
                      <w:sz w:val="16"/>
                      <w:szCs w:val="16"/>
                    </w:rPr>
                  </w:pPr>
                  <w:ins w:id="1509" w:author="Comparison" w:date="2026-03-18T14:51:00Z" w16du:dateUtc="2026-03-18T05:51:00Z">
                    <w:r>
                      <w:rPr>
                        <w:rFonts w:ascii="DejaVu Sans" w:eastAsia="DejaVu Sans" w:hAnsi="DejaVu Sans" w:cs="DejaVu Sans"/>
                        <w:color w:val="000000"/>
                        <w:sz w:val="16"/>
                        <w:szCs w:val="16"/>
                      </w:rPr>
                      <w:t>Supervisor</w:t>
                    </w:r>
                  </w:ins>
                </w:p>
              </w:tc>
              <w:tc>
                <w:tcPr>
                  <w:tcW w:w="57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4D02C" w14:textId="77777777" w:rsidR="00F31233" w:rsidRDefault="00540CC2">
                  <w:pPr>
                    <w:jc w:val="right"/>
                    <w:rPr>
                      <w:ins w:id="1510" w:author="Comparison" w:date="2026-03-18T14:51:00Z" w16du:dateUtc="2026-03-18T05:51:00Z"/>
                      <w:rFonts w:ascii="DejaVu Sans" w:eastAsia="DejaVu Sans" w:hAnsi="DejaVu Sans" w:cs="DejaVu Sans"/>
                      <w:color w:val="000000"/>
                      <w:sz w:val="16"/>
                      <w:szCs w:val="16"/>
                    </w:rPr>
                  </w:pPr>
                  <w:ins w:id="1511" w:author="Comparison" w:date="2026-03-18T14:51:00Z" w16du:dateUtc="2026-03-18T05:51:00Z">
                    <w:r>
                      <w:rPr>
                        <w:rFonts w:ascii="DejaVu Sans" w:eastAsia="DejaVu Sans" w:hAnsi="DejaVu Sans" w:cs="DejaVu Sans"/>
                        <w:color w:val="000000"/>
                        <w:sz w:val="16"/>
                        <w:szCs w:val="16"/>
                      </w:rPr>
                      <w:t>161</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3195A" w14:textId="77777777" w:rsidR="00F31233" w:rsidRDefault="00540CC2">
                  <w:pPr>
                    <w:jc w:val="right"/>
                    <w:rPr>
                      <w:ins w:id="1512" w:author="Comparison" w:date="2026-03-18T14:51:00Z" w16du:dateUtc="2026-03-18T05:51:00Z"/>
                      <w:rFonts w:ascii="DejaVu Sans" w:eastAsia="DejaVu Sans" w:hAnsi="DejaVu Sans" w:cs="DejaVu Sans"/>
                      <w:color w:val="000000"/>
                      <w:sz w:val="16"/>
                      <w:szCs w:val="16"/>
                    </w:rPr>
                  </w:pPr>
                  <w:ins w:id="1513" w:author="Comparison" w:date="2026-03-18T14:51:00Z" w16du:dateUtc="2026-03-18T05:51:00Z">
                    <w:r>
                      <w:rPr>
                        <w:rFonts w:ascii="DejaVu Sans" w:eastAsia="DejaVu Sans" w:hAnsi="DejaVu Sans" w:cs="DejaVu Sans"/>
                        <w:color w:val="000000"/>
                        <w:sz w:val="16"/>
                        <w:szCs w:val="16"/>
                      </w:rPr>
                      <w:t>55.9</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064CB" w14:textId="77777777" w:rsidR="00F31233" w:rsidRDefault="00540CC2">
                  <w:pPr>
                    <w:jc w:val="right"/>
                    <w:rPr>
                      <w:ins w:id="1514" w:author="Comparison" w:date="2026-03-18T14:51:00Z" w16du:dateUtc="2026-03-18T05:51:00Z"/>
                      <w:rFonts w:ascii="DejaVu Sans" w:eastAsia="DejaVu Sans" w:hAnsi="DejaVu Sans" w:cs="DejaVu Sans"/>
                      <w:color w:val="000000"/>
                      <w:sz w:val="16"/>
                      <w:szCs w:val="16"/>
                    </w:rPr>
                  </w:pPr>
                  <w:ins w:id="1515" w:author="Comparison" w:date="2026-03-18T14:51:00Z" w16du:dateUtc="2026-03-18T05:51:00Z">
                    <w:r>
                      <w:rPr>
                        <w:rFonts w:ascii="DejaVu Sans" w:eastAsia="DejaVu Sans" w:hAnsi="DejaVu Sans" w:cs="DejaVu Sans"/>
                        <w:color w:val="000000"/>
                        <w:sz w:val="16"/>
                        <w:szCs w:val="16"/>
                      </w:rPr>
                      <w:t>0.365</w:t>
                    </w:r>
                  </w:ins>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78414" w14:textId="77777777" w:rsidR="00F31233" w:rsidRDefault="00540CC2">
                  <w:pPr>
                    <w:rPr>
                      <w:ins w:id="1516" w:author="Comparison" w:date="2026-03-18T14:51:00Z" w16du:dateUtc="2026-03-18T05:51:00Z"/>
                      <w:rFonts w:ascii="DejaVu Sans" w:eastAsia="DejaVu Sans" w:hAnsi="DejaVu Sans" w:cs="DejaVu Sans"/>
                      <w:color w:val="000000"/>
                      <w:sz w:val="16"/>
                      <w:szCs w:val="16"/>
                    </w:rPr>
                  </w:pPr>
                  <w:ins w:id="1517" w:author="Comparison" w:date="2026-03-18T14:51:00Z" w16du:dateUtc="2026-03-18T05:51:00Z">
                    <w:r>
                      <w:rPr>
                        <w:rFonts w:ascii="DejaVu Sans" w:eastAsia="DejaVu Sans" w:hAnsi="DejaVu Sans" w:cs="DejaVu Sans"/>
                        <w:color w:val="000000"/>
                        <w:sz w:val="16"/>
                        <w:szCs w:val="16"/>
                      </w:rPr>
                      <w:t>&lt;.001</w:t>
                    </w:r>
                  </w:ins>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2E648" w14:textId="77777777" w:rsidR="00F31233" w:rsidRDefault="00540CC2">
                  <w:pPr>
                    <w:rPr>
                      <w:ins w:id="1518" w:author="Comparison" w:date="2026-03-18T14:51:00Z" w16du:dateUtc="2026-03-18T05:51:00Z"/>
                      <w:rFonts w:ascii="DejaVu Sans" w:eastAsia="DejaVu Sans" w:hAnsi="DejaVu Sans" w:cs="DejaVu Sans"/>
                      <w:color w:val="000000"/>
                      <w:sz w:val="16"/>
                      <w:szCs w:val="16"/>
                    </w:rPr>
                  </w:pPr>
                  <w:ins w:id="1519" w:author="Comparison" w:date="2026-03-18T14:51:00Z" w16du:dateUtc="2026-03-18T05:51:00Z">
                    <w:r>
                      <w:rPr>
                        <w:rFonts w:ascii="DejaVu Sans" w:eastAsia="DejaVu Sans" w:hAnsi="DejaVu Sans" w:cs="DejaVu Sans"/>
                        <w:color w:val="000000"/>
                        <w:sz w:val="16"/>
                        <w:szCs w:val="16"/>
                      </w:rPr>
                      <w:t>0.367 (0.226-0.492)</w:t>
                    </w:r>
                  </w:ins>
                </w:p>
              </w:tc>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92B06" w14:textId="77777777" w:rsidR="00F31233" w:rsidRDefault="00540CC2">
                  <w:pPr>
                    <w:rPr>
                      <w:ins w:id="1520" w:author="Comparison" w:date="2026-03-18T14:51:00Z" w16du:dateUtc="2026-03-18T05:51:00Z"/>
                      <w:rFonts w:ascii="DejaVu Sans" w:eastAsia="DejaVu Sans" w:hAnsi="DejaVu Sans" w:cs="DejaVu Sans"/>
                      <w:color w:val="000000"/>
                      <w:sz w:val="16"/>
                      <w:szCs w:val="16"/>
                    </w:rPr>
                  </w:pPr>
                  <w:ins w:id="1521" w:author="Comparison" w:date="2026-03-18T14:51:00Z" w16du:dateUtc="2026-03-18T05:51:00Z">
                    <w:r>
                      <w:rPr>
                        <w:rFonts w:ascii="DejaVu Sans" w:eastAsia="DejaVu Sans" w:hAnsi="DejaVu Sans" w:cs="DejaVu Sans"/>
                        <w:color w:val="000000"/>
                        <w:sz w:val="16"/>
                        <w:szCs w:val="16"/>
                      </w:rPr>
                      <w:t>&lt;.001</w:t>
                    </w:r>
                  </w:ins>
                </w:p>
              </w:tc>
            </w:tr>
          </w:tbl>
          <w:p w14:paraId="3FA29942" w14:textId="77777777" w:rsidR="00F31233" w:rsidRDefault="00F31233">
            <w:pPr>
              <w:rPr>
                <w:ins w:id="1522" w:author="Comparison" w:date="2026-03-18T14:51:00Z" w16du:dateUtc="2026-03-18T05:51:00Z"/>
              </w:rPr>
            </w:pPr>
          </w:p>
        </w:tc>
        <w:bookmarkEnd w:id="1333"/>
      </w:tr>
    </w:tbl>
    <w:p w14:paraId="79E57B90" w14:textId="77777777" w:rsidR="00F31233" w:rsidRDefault="00540CC2">
      <w:pPr>
        <w:pStyle w:val="Heading4"/>
        <w:pPrChange w:id="1523" w:author="Comparison" w:date="2026-03-18T14:51:00Z" w16du:dateUtc="2026-03-18T05:51:00Z">
          <w:pPr>
            <w:pStyle w:val="Heading4"/>
            <w:spacing w:after="240"/>
          </w:pPr>
        </w:pPrChange>
      </w:pPr>
      <w:bookmarkStart w:id="1524" w:name="identification-of-feedback-source"/>
      <w:bookmarkEnd w:id="1327"/>
      <w:r>
        <w:t>Identification of Feedback Source</w:t>
      </w:r>
    </w:p>
    <w:p w14:paraId="73C233C7" w14:textId="77777777" w:rsidR="00F31233" w:rsidRDefault="004D4528">
      <w:pPr>
        <w:pStyle w:val="FirstParagraph"/>
        <w:pPrChange w:id="1525" w:author="Comparison" w:date="2026-03-18T14:51:00Z" w16du:dateUtc="2026-03-18T05:51:00Z">
          <w:pPr>
            <w:spacing w:after="240"/>
          </w:pPr>
        </w:pPrChange>
      </w:pPr>
      <w:del w:id="1526" w:author="Comparison" w:date="2026-03-18T14:51:00Z" w16du:dateUtc="2026-03-18T05:51:00Z">
        <w:r>
          <w:delText>The</w:delText>
        </w:r>
      </w:del>
      <w:ins w:id="1527" w:author="Comparison" w:date="2026-03-18T14:51:00Z" w16du:dateUtc="2026-03-18T05:51:00Z">
        <w:r w:rsidR="00540CC2">
          <w:t>After completing all rubric scoring and free-text comments,</w:t>
        </w:r>
      </w:ins>
      <w:r w:rsidR="00540CC2">
        <w:t xml:space="preserve"> evaluators were asked whether they could identify the source of the feedback, specifically whether it was generated by a human or an AI. </w:t>
      </w:r>
      <w:del w:id="1528" w:author="Comparison" w:date="2026-03-18T14:51:00Z" w16du:dateUtc="2026-03-18T05:51:00Z">
        <w:r>
          <w:delText>All</w:delText>
        </w:r>
      </w:del>
      <w:ins w:id="1529" w:author="Comparison" w:date="2026-03-18T14:51:00Z" w16du:dateUtc="2026-03-18T05:51:00Z">
        <w:r w:rsidR="00540CC2">
          <w:t>Despite the blinding procedures (randomized presentation order and removal of source labels), all</w:t>
        </w:r>
      </w:ins>
      <w:r w:rsidR="00540CC2">
        <w:t xml:space="preserve"> students and supervisors correctly identified the source for every item (100% detection accuracy).</w:t>
      </w:r>
    </w:p>
    <w:p w14:paraId="7C494BDB" w14:textId="77777777" w:rsidR="00F31233" w:rsidRDefault="00540CC2">
      <w:pPr>
        <w:pStyle w:val="Heading3"/>
        <w:pPrChange w:id="1530" w:author="Comparison" w:date="2026-03-18T14:51:00Z" w16du:dateUtc="2026-03-18T05:51:00Z">
          <w:pPr>
            <w:pStyle w:val="Heading3"/>
            <w:spacing w:after="240"/>
          </w:pPr>
        </w:pPrChange>
      </w:pPr>
      <w:bookmarkStart w:id="1531" w:name="qualitative-analysis-1"/>
      <w:bookmarkEnd w:id="562"/>
      <w:bookmarkEnd w:id="1524"/>
      <w:r>
        <w:t>Qualitative analysis</w:t>
      </w:r>
    </w:p>
    <w:p w14:paraId="22F0066C" w14:textId="77777777" w:rsidR="00F31233" w:rsidRDefault="00540CC2">
      <w:pPr>
        <w:pStyle w:val="FirstParagraph"/>
        <w:pPrChange w:id="1532" w:author="Comparison" w:date="2026-03-18T14:51:00Z" w16du:dateUtc="2026-03-18T05:51:00Z">
          <w:pPr>
            <w:spacing w:after="240"/>
          </w:pPr>
        </w:pPrChange>
      </w:pPr>
      <w:r>
        <w:t xml:space="preserve">The qualitative analysis of the free-text comments provided by the evaluators revealed several themes regarding the differences between AI and supervisor feedback. The themes are shown in </w:t>
      </w:r>
      <w:r>
        <w:fldChar w:fldCharType="begin"/>
      </w:r>
      <w:r>
        <w:instrText>HYPERLINK \l "tbl-themes" \h</w:instrText>
      </w:r>
      <w:r>
        <w:fldChar w:fldCharType="separate"/>
      </w:r>
      <w:r>
        <w:rPr>
          <w:rStyle w:val="Hyperlink"/>
        </w:rPr>
        <w:t>Table </w:t>
      </w:r>
      <w:del w:id="1533" w:author="Comparison" w:date="2026-03-18T14:51:00Z" w16du:dateUtc="2026-03-18T05:51:00Z">
        <w:r w:rsidR="004D4528">
          <w:rPr>
            <w:rStyle w:val="Hyperlink"/>
          </w:rPr>
          <w:delText>5</w:delText>
        </w:r>
      </w:del>
      <w:ins w:id="1534" w:author="Comparison" w:date="2026-03-18T14:51:00Z" w16du:dateUtc="2026-03-18T05:51:00Z">
        <w:r>
          <w:rPr>
            <w:rStyle w:val="Hyperlink"/>
          </w:rPr>
          <w:t>6</w:t>
        </w:r>
      </w:ins>
      <w:r>
        <w:fldChar w:fldCharType="end"/>
      </w:r>
      <w:r>
        <w:t>.</w:t>
      </w:r>
    </w:p>
    <w:tbl>
      <w:tblPr>
        <w:tblStyle w:val="Table"/>
        <w:tblW w:w="5000" w:type="pct"/>
        <w:tblLayout w:type="fixed"/>
        <w:tblLook w:val="0000" w:firstRow="0" w:lastRow="0" w:firstColumn="0" w:lastColumn="0" w:noHBand="0" w:noVBand="0"/>
        <w:tblPrChange w:id="1535" w:author="Comparison" w:date="2026-03-18T14:51:00Z" w16du:dateUtc="2026-03-18T05:51:00Z">
          <w:tblPr>
            <w:tblW w:w="5000" w:type="pct"/>
            <w:tblLayout w:type="fixed"/>
            <w:tblLook w:val="0000" w:firstRow="0" w:lastRow="0" w:firstColumn="0" w:lastColumn="0" w:noHBand="0" w:noVBand="0"/>
          </w:tblPr>
        </w:tblPrChange>
      </w:tblPr>
      <w:tblGrid>
        <w:gridCol w:w="9054"/>
        <w:tblGridChange w:id="1536">
          <w:tblGrid>
            <w:gridCol w:w="108"/>
            <w:gridCol w:w="8640"/>
            <w:gridCol w:w="306"/>
          </w:tblGrid>
        </w:tblGridChange>
      </w:tblGrid>
      <w:tr w:rsidR="00F31233" w14:paraId="0233CB7D" w14:textId="77777777">
        <w:trPr>
          <w:trPrChange w:id="1537" w:author="Comparison" w:date="2026-03-18T14:51:00Z" w16du:dateUtc="2026-03-18T05:51:00Z">
            <w:trPr>
              <w:gridBefore w:val="1"/>
              <w:gridAfter w:val="0"/>
            </w:trPr>
          </w:trPrChange>
        </w:trPr>
        <w:tc>
          <w:tcPr>
            <w:tcW w:w="7920" w:type="dxa"/>
            <w:tcPrChange w:id="1538" w:author="Comparison" w:date="2026-03-18T14:51:00Z" w16du:dateUtc="2026-03-18T05:51:00Z">
              <w:tcPr>
                <w:tcW w:w="7920" w:type="dxa"/>
              </w:tcPr>
            </w:tcPrChange>
          </w:tcPr>
          <w:p w14:paraId="6D332C6E" w14:textId="77777777" w:rsidR="00F31233" w:rsidRDefault="00540CC2">
            <w:pPr>
              <w:pStyle w:val="ImageCaption"/>
              <w:spacing w:before="200"/>
              <w:pPrChange w:id="1539" w:author="Comparison" w:date="2026-03-18T14:51:00Z" w16du:dateUtc="2026-03-18T05:51:00Z">
                <w:pPr>
                  <w:spacing w:before="200" w:after="240"/>
                </w:pPr>
              </w:pPrChange>
            </w:pPr>
            <w:bookmarkStart w:id="1540" w:name="tbl-themes"/>
            <w:r>
              <w:t>Table </w:t>
            </w:r>
            <w:del w:id="1541" w:author="Comparison" w:date="2026-03-18T14:51:00Z" w16du:dateUtc="2026-03-18T05:51:00Z">
              <w:r w:rsidR="004D4528">
                <w:delText>5: Categorized</w:delText>
              </w:r>
            </w:del>
            <w:ins w:id="1542" w:author="Comparison" w:date="2026-03-18T14:51:00Z" w16du:dateUtc="2026-03-18T05:51:00Z">
              <w:r>
                <w:t>6:</w:t>
              </w:r>
            </w:ins>
            <w:r>
              <w:t xml:space="preserve"> Themes Identified in Qualitative Analysis</w:t>
            </w:r>
            <w:ins w:id="1543" w:author="Comparison" w:date="2026-03-18T14:51:00Z" w16du:dateUtc="2026-03-18T05:51:00Z">
              <w:r>
                <w:t xml:space="preserve"> of Evaluator Comments on AI-Generated and Supervisor Feedback. Convergent mixed-methods study, 161 clinical clerkship logs, Nagoya University, Japan, 2024.</w:t>
              </w:r>
            </w:ins>
          </w:p>
          <w:tbl>
            <w:tblPr>
              <w:tblStyle w:val="Table"/>
              <w:tblW w:w="5000" w:type="pct"/>
              <w:jc w:val="center"/>
              <w:tblLayout w:type="fixed"/>
              <w:tblLook w:val="0420" w:firstRow="1" w:lastRow="0" w:firstColumn="0" w:lastColumn="0" w:noHBand="0" w:noVBand="1"/>
              <w:tblPrChange w:id="1544" w:author="Comparison" w:date="2026-03-18T14:51:00Z" w16du:dateUtc="2026-03-18T05:51:00Z">
                <w:tblPr>
                  <w:tblW w:w="0" w:type="auto"/>
                  <w:jc w:val="center"/>
                  <w:tblLayout w:type="fixed"/>
                  <w:tblLook w:val="0420" w:firstRow="1" w:lastRow="0" w:firstColumn="0" w:lastColumn="0" w:noHBand="0" w:noVBand="1"/>
                </w:tblPr>
              </w:tblPrChange>
            </w:tblPr>
            <w:tblGrid>
              <w:gridCol w:w="2946"/>
              <w:gridCol w:w="2946"/>
              <w:gridCol w:w="2946"/>
              <w:tblGridChange w:id="1545">
                <w:tblGrid>
                  <w:gridCol w:w="2880"/>
                  <w:gridCol w:w="66"/>
                  <w:gridCol w:w="2814"/>
                  <w:gridCol w:w="132"/>
                  <w:gridCol w:w="2748"/>
                  <w:gridCol w:w="198"/>
                </w:tblGrid>
              </w:tblGridChange>
            </w:tblGrid>
            <w:tr w:rsidR="00F31233" w14:paraId="68F573CF"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1546" w:author="Comparison" w:date="2026-03-18T14:51:00Z" w16du:dateUtc="2026-03-18T05:51:00Z">
                  <w:trPr>
                    <w:gridAfter w:val="0"/>
                    <w:tblHeader/>
                    <w:jc w:val="center"/>
                  </w:trPr>
                </w:trPrChange>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47" w:author="Comparison" w:date="2026-03-18T14:51:00Z" w16du:dateUtc="2026-03-18T05:51:00Z">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F3C77F0"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4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49" w:author="Comparison" w:date="2026-03-18T14:51:00Z" w16du:dateUtc="2026-03-18T05:51: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DD21552"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5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51" w:author="Comparison" w:date="2026-03-18T14:51:00Z" w16du:dateUtc="2026-03-18T05:51: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F88AA2D"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55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Supervisor</w:t>
                  </w:r>
                </w:p>
              </w:tc>
            </w:tr>
            <w:tr w:rsidR="00F31233" w14:paraId="4418485C" w14:textId="77777777" w:rsidTr="00F31233">
              <w:trPr>
                <w:jc w:val="center"/>
                <w:trPrChange w:id="1553" w:author="Comparison" w:date="2026-03-18T14:51:00Z" w16du:dateUtc="2026-03-18T05:51:00Z">
                  <w:trPr>
                    <w:gridAfter w:val="0"/>
                    <w:jc w:val="center"/>
                  </w:trPr>
                </w:trPrChange>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54" w:author="Comparison" w:date="2026-03-18T14:51:00Z" w16du:dateUtc="2026-03-18T05:51:00Z">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68C8F5" w14:textId="77777777" w:rsidR="00F31233" w:rsidRDefault="00540CC2">
                  <w:pPr>
                    <w:rPr>
                      <w:rFonts w:ascii="DejaVu Sans" w:eastAsia="DejaVu Sans" w:hAnsi="DejaVu Sans" w:cs="DejaVu Sans"/>
                      <w:color w:val="000000"/>
                      <w:sz w:val="18"/>
                      <w:szCs w:val="18"/>
                    </w:rPr>
                    <w:pPrChange w:id="155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56" w:author="Comparison" w:date="2026-03-18T14:51:00Z" w16du:dateUtc="2026-03-18T05:51: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DF22309" w14:textId="77777777" w:rsidR="00F31233" w:rsidRDefault="00540CC2">
                  <w:pPr>
                    <w:rPr>
                      <w:rFonts w:ascii="DejaVu Sans" w:eastAsia="DejaVu Sans" w:hAnsi="DejaVu Sans" w:cs="DejaVu Sans"/>
                      <w:color w:val="000000"/>
                      <w:sz w:val="18"/>
                      <w:szCs w:val="18"/>
                    </w:rPr>
                    <w:pPrChange w:id="155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r>
                  <w:r>
                    <w:rPr>
                      <w:rFonts w:ascii="DejaVu Sans" w:eastAsia="DejaVu Sans" w:hAnsi="DejaVu Sans" w:cs="DejaVu Sans"/>
                      <w:color w:val="000000"/>
                      <w:sz w:val="18"/>
                      <w:szCs w:val="18"/>
                    </w:rP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58" w:author="Comparison" w:date="2026-03-18T14:51:00Z" w16du:dateUtc="2026-03-18T05:51: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D370DC5" w14:textId="77777777" w:rsidR="00F31233" w:rsidRDefault="00540CC2">
                  <w:pPr>
                    <w:rPr>
                      <w:rFonts w:ascii="DejaVu Sans" w:eastAsia="DejaVu Sans" w:hAnsi="DejaVu Sans" w:cs="DejaVu Sans"/>
                      <w:color w:val="000000"/>
                      <w:sz w:val="18"/>
                      <w:szCs w:val="18"/>
                    </w:rPr>
                    <w:pPrChange w:id="155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Entries not complying with feedback principles and standards</w:t>
                  </w:r>
                </w:p>
              </w:tc>
            </w:tr>
            <w:tr w:rsidR="00F31233" w14:paraId="003E8FB6" w14:textId="77777777" w:rsidTr="00F31233">
              <w:trPr>
                <w:jc w:val="center"/>
                <w:trPrChange w:id="1560" w:author="Comparison" w:date="2026-03-18T14:51:00Z" w16du:dateUtc="2026-03-18T05:5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61" w:author="Comparison" w:date="2026-03-18T14:51:00Z" w16du:dateUtc="2026-03-18T05:5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29CCCC2" w14:textId="77777777" w:rsidR="00F31233" w:rsidRDefault="00540CC2">
                  <w:pPr>
                    <w:rPr>
                      <w:rFonts w:ascii="DejaVu Sans" w:eastAsia="DejaVu Sans" w:hAnsi="DejaVu Sans" w:cs="DejaVu Sans"/>
                      <w:color w:val="000000"/>
                      <w:sz w:val="18"/>
                      <w:szCs w:val="18"/>
                    </w:rPr>
                    <w:pPrChange w:id="156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63"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468186E" w14:textId="77777777" w:rsidR="00F31233" w:rsidRDefault="00540CC2">
                  <w:pPr>
                    <w:rPr>
                      <w:rFonts w:ascii="DejaVu Sans" w:eastAsia="DejaVu Sans" w:hAnsi="DejaVu Sans" w:cs="DejaVu Sans"/>
                      <w:color w:val="000000"/>
                      <w:sz w:val="18"/>
                      <w:szCs w:val="18"/>
                    </w:rPr>
                    <w:pPrChange w:id="156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Variability in feedback quality 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65"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7DE172" w14:textId="77777777" w:rsidR="00F31233" w:rsidRDefault="00540CC2">
                  <w:pPr>
                    <w:rPr>
                      <w:rFonts w:ascii="DejaVu Sans" w:eastAsia="DejaVu Sans" w:hAnsi="DejaVu Sans" w:cs="DejaVu Sans"/>
                      <w:color w:val="000000"/>
                      <w:sz w:val="18"/>
                      <w:szCs w:val="18"/>
                    </w:rPr>
                    <w:pPrChange w:id="156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that does not reflect the content of the report</w:t>
                  </w:r>
                  <w:r>
                    <w:rPr>
                      <w:rFonts w:ascii="DejaVu Sans" w:eastAsia="DejaVu Sans" w:hAnsi="DejaVu Sans" w:cs="DejaVu Sans"/>
                      <w:color w:val="000000"/>
                      <w:sz w:val="18"/>
                      <w:szCs w:val="18"/>
                    </w:rPr>
                    <w:br/>
                    <w:t>- Feedback that takes into account the practicum context</w:t>
                  </w:r>
                  <w:r>
                    <w:rPr>
                      <w:rFonts w:ascii="DejaVu Sans" w:eastAsia="DejaVu Sans" w:hAnsi="DejaVu Sans" w:cs="DejaVu Sans"/>
                      <w:color w:val="000000"/>
                      <w:sz w:val="18"/>
                      <w:szCs w:val="18"/>
                    </w:rPr>
                    <w:br/>
                    <w:t>- Limitations of feedback within a limited time</w:t>
                  </w:r>
                </w:p>
              </w:tc>
            </w:tr>
            <w:tr w:rsidR="00F31233" w14:paraId="7034766B" w14:textId="77777777" w:rsidTr="00F31233">
              <w:trPr>
                <w:jc w:val="center"/>
                <w:trPrChange w:id="1567" w:author="Comparison" w:date="2026-03-18T14:51:00Z" w16du:dateUtc="2026-03-18T05:5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68" w:author="Comparison" w:date="2026-03-18T14:51:00Z" w16du:dateUtc="2026-03-18T05:5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1BDC8E" w14:textId="77777777" w:rsidR="00F31233" w:rsidRDefault="00540CC2">
                  <w:pPr>
                    <w:rPr>
                      <w:rFonts w:ascii="DejaVu Sans" w:eastAsia="DejaVu Sans" w:hAnsi="DejaVu Sans" w:cs="DejaVu Sans"/>
                      <w:color w:val="000000"/>
                      <w:sz w:val="18"/>
                      <w:szCs w:val="18"/>
                    </w:rPr>
                    <w:pPrChange w:id="156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70"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6E93091" w14:textId="77777777" w:rsidR="00F31233" w:rsidRDefault="00540CC2">
                  <w:pPr>
                    <w:rPr>
                      <w:rFonts w:ascii="DejaVu Sans" w:eastAsia="DejaVu Sans" w:hAnsi="DejaVu Sans" w:cs="DejaVu Sans"/>
                      <w:color w:val="000000"/>
                      <w:sz w:val="18"/>
                      <w:szCs w:val="18"/>
                    </w:rPr>
                    <w:pPrChange w:id="157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72"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AF91200" w14:textId="77777777" w:rsidR="00F31233" w:rsidRDefault="00540CC2">
                  <w:pPr>
                    <w:rPr>
                      <w:rFonts w:ascii="DejaVu Sans" w:eastAsia="DejaVu Sans" w:hAnsi="DejaVu Sans" w:cs="DejaVu Sans"/>
                      <w:color w:val="000000"/>
                      <w:sz w:val="18"/>
                      <w:szCs w:val="18"/>
                    </w:rPr>
                    <w:pPrChange w:id="157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F31233" w14:paraId="3B08AFD5" w14:textId="77777777" w:rsidTr="00F31233">
              <w:trPr>
                <w:jc w:val="center"/>
                <w:trPrChange w:id="1574" w:author="Comparison" w:date="2026-03-18T14:51:00Z" w16du:dateUtc="2026-03-18T05:5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75" w:author="Comparison" w:date="2026-03-18T14:51:00Z" w16du:dateUtc="2026-03-18T05:5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AFE0C8" w14:textId="77777777" w:rsidR="00F31233" w:rsidRDefault="00540CC2">
                  <w:pPr>
                    <w:rPr>
                      <w:rFonts w:ascii="DejaVu Sans" w:eastAsia="DejaVu Sans" w:hAnsi="DejaVu Sans" w:cs="DejaVu Sans"/>
                      <w:color w:val="000000"/>
                      <w:sz w:val="18"/>
                      <w:szCs w:val="18"/>
                    </w:rPr>
                    <w:pPrChange w:id="157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77"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14F2084" w14:textId="77777777" w:rsidR="00F31233" w:rsidRDefault="00540CC2">
                  <w:pPr>
                    <w:rPr>
                      <w:rFonts w:ascii="DejaVu Sans" w:eastAsia="DejaVu Sans" w:hAnsi="DejaVu Sans" w:cs="DejaVu Sans"/>
                      <w:color w:val="000000"/>
                      <w:sz w:val="18"/>
                      <w:szCs w:val="18"/>
                    </w:rPr>
                    <w:pPrChange w:id="157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579" w:author="Comparison" w:date="2026-03-18T14:51:00Z" w16du:dateUtc="2026-03-18T05:5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39F22D8" w14:textId="77777777" w:rsidR="00F31233" w:rsidRDefault="00540CC2">
                  <w:pPr>
                    <w:rPr>
                      <w:rFonts w:ascii="DejaVu Sans" w:eastAsia="DejaVu Sans" w:hAnsi="DejaVu Sans" w:cs="DejaVu Sans"/>
                      <w:color w:val="000000"/>
                      <w:sz w:val="18"/>
                      <w:szCs w:val="18"/>
                    </w:rPr>
                    <w:pPrChange w:id="158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F31233" w14:paraId="556951DB" w14:textId="77777777" w:rsidTr="00F31233">
              <w:trPr>
                <w:jc w:val="center"/>
                <w:trPrChange w:id="1581" w:author="Comparison" w:date="2026-03-18T14:51:00Z" w16du:dateUtc="2026-03-18T05:51:00Z">
                  <w:trPr>
                    <w:gridAfter w:val="0"/>
                    <w:jc w:val="center"/>
                  </w:trPr>
                </w:trPrChange>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82" w:author="Comparison" w:date="2026-03-18T14:51:00Z" w16du:dateUtc="2026-03-18T05:51:00Z">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74E3F7E" w14:textId="77777777" w:rsidR="00F31233" w:rsidRDefault="00540CC2">
                  <w:pPr>
                    <w:rPr>
                      <w:rFonts w:ascii="DejaVu Sans" w:eastAsia="DejaVu Sans" w:hAnsi="DejaVu Sans" w:cs="DejaVu Sans"/>
                      <w:color w:val="000000"/>
                      <w:sz w:val="18"/>
                      <w:szCs w:val="18"/>
                    </w:rPr>
                    <w:pPrChange w:id="158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84" w:author="Comparison" w:date="2026-03-18T14:51:00Z" w16du:dateUtc="2026-03-18T05:51: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FE698B1" w14:textId="77777777" w:rsidR="00F31233" w:rsidRDefault="00540CC2">
                  <w:pPr>
                    <w:rPr>
                      <w:rFonts w:ascii="DejaVu Sans" w:eastAsia="DejaVu Sans" w:hAnsi="DejaVu Sans" w:cs="DejaVu Sans"/>
                      <w:color w:val="000000"/>
                      <w:sz w:val="18"/>
                      <w:szCs w:val="18"/>
                    </w:rPr>
                    <w:pPrChange w:id="158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586" w:author="Comparison" w:date="2026-03-18T14:51:00Z" w16du:dateUtc="2026-03-18T05:51: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C7CA8EC" w14:textId="77777777" w:rsidR="00F31233" w:rsidRDefault="00540CC2">
                  <w:pPr>
                    <w:rPr>
                      <w:rFonts w:ascii="DejaVu Sans" w:eastAsia="DejaVu Sans" w:hAnsi="DejaVu Sans" w:cs="DejaVu Sans"/>
                      <w:color w:val="000000"/>
                      <w:sz w:val="18"/>
                      <w:szCs w:val="18"/>
                    </w:rPr>
                    <w:pPrChange w:id="158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amount of description</w:t>
                  </w:r>
                </w:p>
              </w:tc>
            </w:tr>
          </w:tbl>
          <w:p w14:paraId="44761C98" w14:textId="77777777" w:rsidR="00F31233" w:rsidRDefault="00F31233">
            <w:pPr>
              <w:pPrChange w:id="1588" w:author="Comparison" w:date="2026-03-18T14:51:00Z" w16du:dateUtc="2026-03-18T05:51:00Z">
                <w:pPr>
                  <w:spacing w:after="240"/>
                </w:pPr>
              </w:pPrChange>
            </w:pPr>
          </w:p>
        </w:tc>
        <w:bookmarkEnd w:id="1540"/>
      </w:tr>
    </w:tbl>
    <w:p w14:paraId="18122CD7" w14:textId="77777777" w:rsidR="00F31233" w:rsidRDefault="00540CC2">
      <w:pPr>
        <w:pStyle w:val="BodyText"/>
        <w:pPrChange w:id="1589" w:author="Comparison" w:date="2026-03-18T14:51:00Z" w16du:dateUtc="2026-03-18T05:51:00Z">
          <w:pPr>
            <w:spacing w:after="240"/>
          </w:pPr>
        </w:pPrChange>
      </w:pPr>
      <w:r>
        <w:t>Five themes were identified as differences between AI and supervisor feedback: “Adherence to the feedback criteria and structure”, “Continuity and consistency”, “Perspective as a clinician”, “</w:t>
      </w:r>
      <w:r>
        <w:t>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comments by faculty evaluators and “_ST” for comments by student evaluators. The number in the latter half represents the evaluator ID. The final part indicates the dataset ID.</w:t>
      </w:r>
    </w:p>
    <w:p w14:paraId="0C4EF0F4" w14:textId="77777777" w:rsidR="00F31233" w:rsidRDefault="00540CC2">
      <w:pPr>
        <w:pStyle w:val="Heading4"/>
        <w:pPrChange w:id="1590" w:author="Comparison" w:date="2026-03-18T14:51:00Z" w16du:dateUtc="2026-03-18T05:51:00Z">
          <w:pPr>
            <w:pStyle w:val="Heading4"/>
            <w:spacing w:after="240"/>
          </w:pPr>
        </w:pPrChange>
      </w:pPr>
      <w:bookmarkStart w:id="1591" w:name="X47fb754f346a27bb0b9e24337d737e8c4f10bf9"/>
      <w:r>
        <w:t>Adherence to the feedback criteria and structure</w:t>
      </w:r>
    </w:p>
    <w:p w14:paraId="4B7E77A3" w14:textId="77777777" w:rsidR="00F31233" w:rsidRDefault="00540CC2">
      <w:pPr>
        <w:pStyle w:val="FirstParagraph"/>
        <w:pPrChange w:id="1592" w:author="Comparison" w:date="2026-03-18T14:51:00Z" w16du:dateUtc="2026-03-18T05:51:00Z">
          <w:pPr>
            <w:spacing w:after="240"/>
          </w:pPr>
        </w:pPrChange>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w:t>
      </w:r>
      <w:r>
        <w:t>ted many items without prioritization. Several comments, however, framed these departures as deliberate, “living” feedback rooted in real clinical work rather than in formal criteria.</w:t>
      </w:r>
    </w:p>
    <w:p w14:paraId="4DC08E7E" w14:textId="77777777" w:rsidR="00F31233" w:rsidRDefault="00540CC2">
      <w:pPr>
        <w:pStyle w:val="BodyText"/>
        <w:pPrChange w:id="1593" w:author="Comparison" w:date="2026-03-18T14:51:00Z" w16du:dateUtc="2026-03-18T05:51:00Z">
          <w:pPr>
            <w:spacing w:after="240"/>
          </w:pPr>
        </w:pPrChange>
      </w:pPr>
      <w:r>
        <w:t>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w:t>
      </w:r>
      <w:r>
        <w:t>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w:t>
      </w:r>
      <w:r>
        <w:t>eferring to the evaluation criteria, it is inferior… but it is more in line with the content of the practical training and presents the next task” (SU_FA11_127), and “It’s not feedback that is tailored to a standard, but it feels like ‘living’ feedback that is likely to bring about behavioral change” (SU_FA09_088).</w:t>
      </w:r>
    </w:p>
    <w:p w14:paraId="6F274F4A" w14:textId="77777777" w:rsidR="00F31233" w:rsidRDefault="00540CC2">
      <w:pPr>
        <w:pStyle w:val="Heading4"/>
        <w:pPrChange w:id="1594" w:author="Comparison" w:date="2026-03-18T14:51:00Z" w16du:dateUtc="2026-03-18T05:51:00Z">
          <w:pPr>
            <w:pStyle w:val="Heading4"/>
            <w:spacing w:after="240"/>
          </w:pPr>
        </w:pPrChange>
      </w:pPr>
      <w:bookmarkStart w:id="1595" w:name="continuity-and-consistency"/>
      <w:bookmarkEnd w:id="1591"/>
      <w:r>
        <w:t>Continuity and consistency</w:t>
      </w:r>
    </w:p>
    <w:p w14:paraId="5219A9B7" w14:textId="77777777" w:rsidR="00F31233" w:rsidRDefault="00540CC2">
      <w:pPr>
        <w:pStyle w:val="FirstParagraph"/>
        <w:pPrChange w:id="1596" w:author="Comparison" w:date="2026-03-18T14:51:00Z" w16du:dateUtc="2026-03-18T05:51:00Z">
          <w:pPr>
            <w:spacing w:after="240"/>
          </w:pPr>
        </w:pPrChange>
      </w:pPr>
      <w:r>
        <w:t>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w:t>
      </w:r>
      <w:r>
        <w:t xml:space="preserv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w:t>
      </w:r>
      <w:r>
        <w:t>ver, that experiential continuity did not reliably connect back to the student’s written descriptions. Many supervisor comments were brief, global, or focused on the clinical day rather than the clerkship log, creating a misalignment.</w:t>
      </w:r>
    </w:p>
    <w:p w14:paraId="3D90B79C" w14:textId="77777777" w:rsidR="00F31233" w:rsidRDefault="00540CC2">
      <w:pPr>
        <w:pStyle w:val="BodyText"/>
        <w:pPrChange w:id="1597" w:author="Comparison" w:date="2026-03-18T14:51:00Z" w16du:dateUtc="2026-03-18T05:51:00Z">
          <w:pPr>
            <w:spacing w:after="240"/>
          </w:pPr>
        </w:pPrChange>
      </w:pPr>
      <w:r>
        <w:t>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w:t>
      </w:r>
      <w:r>
        <w:t>)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w:t>
      </w:r>
      <w:r>
        <w:t>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w:t>
      </w:r>
      <w:r>
        <w:t xml:space="preserve">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t>
      </w:r>
      <w:del w:id="1598" w:author="Comparison" w:date="2026-03-18T14:51:00Z" w16du:dateUtc="2026-03-18T05:51:00Z">
        <w:r w:rsidR="004D4528">
          <w:delText>was</w:delText>
        </w:r>
      </w:del>
      <w:ins w:id="1599" w:author="Comparison" w:date="2026-03-18T14:51:00Z" w16du:dateUtc="2026-03-18T05:51:00Z">
        <w:r>
          <w:t>were</w:t>
        </w:r>
      </w:ins>
      <w:r>
        <w:t xml:space="preserve"> written… just a summary evaluation conclusion” (SU_FA11_119); and “feedback was based on the actual content of the practical training… it would be better if there was more feedback on the learning logs” (SU_ST21_124). In some instances, identical or near‑identical messages suggested time‑pressured reuse rather than log‑specific engagement (e.g., “copied and pasted feedback,” SU_ST23_164). Taken together, the data indicate that AI maintained continuity with what students wrote, whereas supervisors maintaine</w:t>
      </w:r>
      <w:r>
        <w:t>d continuity with what students did, each affording a different, and at times incomplete, alignment with the students’ log.</w:t>
      </w:r>
    </w:p>
    <w:p w14:paraId="73E0A540" w14:textId="77777777" w:rsidR="00F31233" w:rsidRDefault="00540CC2">
      <w:pPr>
        <w:pStyle w:val="Heading4"/>
        <w:pPrChange w:id="1600" w:author="Comparison" w:date="2026-03-18T14:51:00Z" w16du:dateUtc="2026-03-18T05:51:00Z">
          <w:pPr>
            <w:pStyle w:val="Heading4"/>
            <w:spacing w:after="240"/>
          </w:pPr>
        </w:pPrChange>
      </w:pPr>
      <w:bookmarkStart w:id="1601" w:name="perspective-as-a-clinician"/>
      <w:bookmarkEnd w:id="1595"/>
      <w:r>
        <w:t>Perspective as a clinician</w:t>
      </w:r>
    </w:p>
    <w:p w14:paraId="0C307054" w14:textId="77777777" w:rsidR="00F31233" w:rsidRDefault="00540CC2">
      <w:pPr>
        <w:pStyle w:val="FirstParagraph"/>
        <w:pPrChange w:id="1602" w:author="Comparison" w:date="2026-03-18T14:51:00Z" w16du:dateUtc="2026-03-18T05:51:00Z">
          <w:pPr>
            <w:spacing w:after="240"/>
          </w:pPr>
        </w:pPrChange>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w:t>
      </w:r>
      <w:r>
        <w:t>(e.g., recruitment messages, niche emphases) or inadvertently signal an authority gradient.</w:t>
      </w:r>
    </w:p>
    <w:p w14:paraId="39520588" w14:textId="77777777" w:rsidR="00F31233" w:rsidRDefault="00540CC2">
      <w:pPr>
        <w:pStyle w:val="BodyText"/>
        <w:pPrChange w:id="1603" w:author="Comparison" w:date="2026-03-18T14:51:00Z" w16du:dateUtc="2026-03-18T05:51:00Z">
          <w:pPr>
            <w:spacing w:after="240"/>
          </w:pPr>
        </w:pPrChange>
      </w:pPr>
      <w:r>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w:t>
      </w:r>
      <w:r>
        <w:t xml:space="preserve">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w:t>
      </w:r>
      <w:r>
        <w:t xml:space="preserve"> about prioritization, “few opportunities to do peripheral nerve examinations, but… whether this is something that all medical students should learn” (SU_FA10_110). as well as an authority gradient</w:t>
      </w:r>
      <w:ins w:id="1604" w:author="Comparison" w:date="2026-03-18T14:51:00Z" w16du:dateUtc="2026-03-18T05:51:00Z">
        <w:r>
          <w:t>,</w:t>
        </w:r>
      </w:ins>
      <w:r>
        <w:t xml:space="preserve"> as exemplified by the following quote:</w:t>
      </w:r>
      <w:ins w:id="1605" w:author="Comparison" w:date="2026-03-18T14:51:00Z" w16du:dateUtc="2026-03-18T05:51:00Z">
        <w:r>
          <w:t xml:space="preserve"> </w:t>
        </w:r>
      </w:ins>
      <w:r>
        <w:t>“show the superiority and infallibility of the instructor…makes learners feel an authority gradient” (SU_FA10_108).</w:t>
      </w:r>
    </w:p>
    <w:p w14:paraId="1AAB0308" w14:textId="77777777" w:rsidR="00F31233" w:rsidRDefault="00540CC2">
      <w:pPr>
        <w:pStyle w:val="Heading4"/>
        <w:pPrChange w:id="1606" w:author="Comparison" w:date="2026-03-18T14:51:00Z" w16du:dateUtc="2026-03-18T05:51:00Z">
          <w:pPr>
            <w:pStyle w:val="Heading4"/>
            <w:spacing w:after="240"/>
          </w:pPr>
        </w:pPrChange>
      </w:pPr>
      <w:bookmarkStart w:id="1607" w:name="quality-of-the-japanese-language"/>
      <w:bookmarkEnd w:id="1601"/>
      <w:r>
        <w:t>Quality of the Japanese language</w:t>
      </w:r>
    </w:p>
    <w:p w14:paraId="2DA00E78" w14:textId="77777777" w:rsidR="00F31233" w:rsidRDefault="00540CC2">
      <w:pPr>
        <w:pStyle w:val="FirstParagraph"/>
        <w:pPrChange w:id="1608" w:author="Comparison" w:date="2026-03-18T14:51:00Z" w16du:dateUtc="2026-03-18T05:51:00Z">
          <w:pPr>
            <w:spacing w:after="240"/>
          </w:pPr>
        </w:pPrChange>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7057CCC9" w14:textId="77777777" w:rsidR="00F31233" w:rsidRDefault="00540CC2">
      <w:pPr>
        <w:pStyle w:val="BodyText"/>
        <w:pPrChange w:id="1609" w:author="Comparison" w:date="2026-03-18T14:51:00Z" w16du:dateUtc="2026-03-18T05:51:00Z">
          <w:pPr>
            <w:spacing w:after="240"/>
          </w:pPr>
        </w:pPrChange>
      </w:pPr>
      <w:r>
        <w:t>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students might stop reading the feedback seriously” (AI_ST14_014), alongside word c</w:t>
      </w:r>
      <w:r>
        <w:t>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735827E3" w14:textId="77777777" w:rsidR="00F31233" w:rsidRDefault="00540CC2">
      <w:pPr>
        <w:pStyle w:val="Heading4"/>
        <w:pPrChange w:id="1610" w:author="Comparison" w:date="2026-03-18T14:51:00Z" w16du:dateUtc="2026-03-18T05:51:00Z">
          <w:pPr>
            <w:pStyle w:val="Heading4"/>
            <w:spacing w:after="240"/>
          </w:pPr>
        </w:pPrChange>
      </w:pPr>
      <w:bookmarkStart w:id="1611" w:name="text-length"/>
      <w:bookmarkEnd w:id="1607"/>
      <w:r>
        <w:t>Text length</w:t>
      </w:r>
    </w:p>
    <w:p w14:paraId="17FF2CD3" w14:textId="77777777" w:rsidR="00F31233" w:rsidRDefault="00540CC2">
      <w:pPr>
        <w:pStyle w:val="FirstParagraph"/>
        <w:pPrChange w:id="1612" w:author="Comparison" w:date="2026-03-18T14:51:00Z" w16du:dateUtc="2026-03-18T05:51:00Z">
          <w:pPr>
            <w:spacing w:after="240"/>
          </w:pPr>
        </w:pPrChange>
      </w:pPr>
      <w:r>
        <w:t>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w:t>
      </w:r>
      <w:r>
        <w:t>t clearly conveyed the main point and respected time constraints.</w:t>
      </w:r>
    </w:p>
    <w:p w14:paraId="336749C9" w14:textId="77777777" w:rsidR="00F31233" w:rsidRDefault="00540CC2">
      <w:pPr>
        <w:pStyle w:val="BodyText"/>
        <w:pPrChange w:id="1613" w:author="Comparison" w:date="2026-03-18T14:51:00Z" w16du:dateUtc="2026-03-18T05:51:00Z">
          <w:pPr>
            <w:spacing w:after="240"/>
          </w:pPr>
        </w:pPrChange>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w:t>
      </w:r>
      <w:r>
        <w:t xml:space="preserve"> that brevity can still work when targeted: “concise feedback that includes the necessary content… motivates the student for future practice” (SU_ST15_034).</w:t>
      </w:r>
    </w:p>
    <w:p w14:paraId="1C86612A" w14:textId="77777777" w:rsidR="00F31233" w:rsidRDefault="00540CC2">
      <w:pPr>
        <w:pStyle w:val="Heading3"/>
        <w:pPrChange w:id="1614" w:author="Comparison" w:date="2026-03-18T14:51:00Z" w16du:dateUtc="2026-03-18T05:51:00Z">
          <w:pPr>
            <w:pStyle w:val="Heading3"/>
            <w:spacing w:after="240"/>
          </w:pPr>
        </w:pPrChange>
      </w:pPr>
      <w:bookmarkStart w:id="1615" w:name="X01bb3417fd4971b816d1200b89fc4d2acf53b02"/>
      <w:bookmarkEnd w:id="1531"/>
      <w:bookmarkEnd w:id="1611"/>
      <w:r>
        <w:t>Integration of Quantitative and Qualitative Results</w:t>
      </w:r>
    </w:p>
    <w:p w14:paraId="6A4A4420" w14:textId="77777777" w:rsidR="00F31233" w:rsidRDefault="00540CC2">
      <w:pPr>
        <w:pStyle w:val="FirstParagraph"/>
        <w:pPrChange w:id="1616" w:author="Comparison" w:date="2026-03-18T14:51:00Z" w16du:dateUtc="2026-03-18T05:51:00Z">
          <w:pPr>
            <w:spacing w:after="240"/>
          </w:pPr>
        </w:pPrChange>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r>
        <w:fldChar w:fldCharType="begin"/>
      </w:r>
      <w:r>
        <w:instrText>HYPERLINK \l "tbl-joint_display" \h</w:instrText>
      </w:r>
      <w:r>
        <w:fldChar w:fldCharType="separate"/>
      </w:r>
      <w:r>
        <w:rPr>
          <w:rStyle w:val="Hyperlink"/>
        </w:rPr>
        <w:t>Table </w:t>
      </w:r>
      <w:del w:id="1617" w:author="Comparison" w:date="2026-03-18T14:51:00Z" w16du:dateUtc="2026-03-18T05:51:00Z">
        <w:r w:rsidR="004D4528">
          <w:rPr>
            <w:rStyle w:val="Hyperlink"/>
          </w:rPr>
          <w:delText>6</w:delText>
        </w:r>
      </w:del>
      <w:ins w:id="1618" w:author="Comparison" w:date="2026-03-18T14:51:00Z" w16du:dateUtc="2026-03-18T05:51:00Z">
        <w:r>
          <w:rPr>
            <w:rStyle w:val="Hyperlink"/>
          </w:rPr>
          <w:t>7</w:t>
        </w:r>
      </w:ins>
      <w:r>
        <w:fldChar w:fldCharType="end"/>
      </w:r>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Change w:id="1619" w:author="Comparison" w:date="2026-03-18T14:51:00Z" w16du:dateUtc="2026-03-18T05:51:00Z">
          <w:tblPr>
            <w:tblW w:w="5000" w:type="pct"/>
            <w:tblLayout w:type="fixed"/>
            <w:tblLook w:val="0000" w:firstRow="0" w:lastRow="0" w:firstColumn="0" w:lastColumn="0" w:noHBand="0" w:noVBand="0"/>
          </w:tblPr>
        </w:tblPrChange>
      </w:tblPr>
      <w:tblGrid>
        <w:gridCol w:w="9054"/>
        <w:tblGridChange w:id="1620">
          <w:tblGrid>
            <w:gridCol w:w="108"/>
            <w:gridCol w:w="8640"/>
            <w:gridCol w:w="306"/>
          </w:tblGrid>
        </w:tblGridChange>
      </w:tblGrid>
      <w:tr w:rsidR="00F31233" w14:paraId="1DC21B61" w14:textId="77777777">
        <w:trPr>
          <w:trPrChange w:id="1621" w:author="Comparison" w:date="2026-03-18T14:51:00Z" w16du:dateUtc="2026-03-18T05:51:00Z">
            <w:trPr>
              <w:gridBefore w:val="1"/>
              <w:gridAfter w:val="0"/>
            </w:trPr>
          </w:trPrChange>
        </w:trPr>
        <w:tc>
          <w:tcPr>
            <w:tcW w:w="7920" w:type="dxa"/>
            <w:tcPrChange w:id="1622" w:author="Comparison" w:date="2026-03-18T14:51:00Z" w16du:dateUtc="2026-03-18T05:51:00Z">
              <w:tcPr>
                <w:tcW w:w="7920" w:type="dxa"/>
              </w:tcPr>
            </w:tcPrChange>
          </w:tcPr>
          <w:p w14:paraId="3E245E7C" w14:textId="77777777" w:rsidR="00F31233" w:rsidRDefault="00540CC2">
            <w:pPr>
              <w:pStyle w:val="ImageCaption"/>
              <w:spacing w:before="200"/>
              <w:pPrChange w:id="1623" w:author="Comparison" w:date="2026-03-18T14:51:00Z" w16du:dateUtc="2026-03-18T05:51:00Z">
                <w:pPr>
                  <w:spacing w:before="200" w:after="240"/>
                </w:pPr>
              </w:pPrChange>
            </w:pPr>
            <w:bookmarkStart w:id="1624" w:name="tbl-joint_display"/>
            <w:r>
              <w:t>Table </w:t>
            </w:r>
            <w:del w:id="1625" w:author="Comparison" w:date="2026-03-18T14:51:00Z" w16du:dateUtc="2026-03-18T05:51:00Z">
              <w:r w:rsidR="004D4528">
                <w:delText>6</w:delText>
              </w:r>
            </w:del>
            <w:ins w:id="1626" w:author="Comparison" w:date="2026-03-18T14:51:00Z" w16du:dateUtc="2026-03-18T05:51:00Z">
              <w:r>
                <w:t>7</w:t>
              </w:r>
            </w:ins>
            <w:r>
              <w:t xml:space="preserve">: Joint Display Integrating Quantitative and Qualitative </w:t>
            </w:r>
            <w:del w:id="1627" w:author="Comparison" w:date="2026-03-18T14:51:00Z" w16du:dateUtc="2026-03-18T05:51:00Z">
              <w:r w:rsidR="004D4528">
                <w:delText>Results</w:delText>
              </w:r>
            </w:del>
            <w:ins w:id="1628" w:author="Comparison" w:date="2026-03-18T14:51:00Z" w16du:dateUtc="2026-03-18T05:51:00Z">
              <w:r>
                <w:t>Findings From a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1629" w:author="Comparison" w:date="2026-03-18T14:51:00Z" w16du:dateUtc="2026-03-18T05:51:00Z">
                <w:tblPr>
                  <w:tblW w:w="0" w:type="auto"/>
                  <w:jc w:val="center"/>
                  <w:tblLayout w:type="fixed"/>
                  <w:tblLook w:val="0420" w:firstRow="1" w:lastRow="0" w:firstColumn="0" w:lastColumn="0" w:noHBand="0" w:noVBand="1"/>
                </w:tblPr>
              </w:tblPrChange>
            </w:tblPr>
            <w:tblGrid>
              <w:gridCol w:w="885"/>
              <w:gridCol w:w="2651"/>
              <w:gridCol w:w="2651"/>
              <w:gridCol w:w="2651"/>
              <w:tblGridChange w:id="1630">
                <w:tblGrid>
                  <w:gridCol w:w="864"/>
                  <w:gridCol w:w="21"/>
                  <w:gridCol w:w="2571"/>
                  <w:gridCol w:w="80"/>
                  <w:gridCol w:w="2512"/>
                  <w:gridCol w:w="139"/>
                  <w:gridCol w:w="2453"/>
                  <w:gridCol w:w="198"/>
                </w:tblGrid>
              </w:tblGridChange>
            </w:tblGrid>
            <w:tr w:rsidR="00F31233" w14:paraId="0F5BAEE8" w14:textId="77777777" w:rsidTr="00F31233">
              <w:trPr>
                <w:cnfStyle w:val="100000000000" w:firstRow="1" w:lastRow="0" w:firstColumn="0" w:lastColumn="0" w:oddVBand="0" w:evenVBand="0" w:oddHBand="0" w:evenHBand="0" w:firstRowFirstColumn="0" w:firstRowLastColumn="0" w:lastRowFirstColumn="0" w:lastRowLastColumn="0"/>
                <w:tblHeader/>
                <w:jc w:val="center"/>
                <w:trPrChange w:id="1631" w:author="Comparison" w:date="2026-03-18T14:51:00Z" w16du:dateUtc="2026-03-18T05:51:00Z">
                  <w:trPr>
                    <w:gridAfter w:val="0"/>
                    <w:tblHeader/>
                    <w:jc w:val="center"/>
                  </w:trPr>
                </w:trPrChange>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32" w:author="Comparison" w:date="2026-03-18T14:51:00Z" w16du:dateUtc="2026-03-18T05:51:00Z">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449933E" w14:textId="77777777" w:rsidR="00F31233" w:rsidRDefault="00540CC2">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3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34" w:author="Comparison" w:date="2026-03-18T14:51:00Z" w16du:dateUtc="2026-03-18T05:5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5A25CFB"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3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36" w:author="Comparison" w:date="2026-03-18T14:51:00Z" w16du:dateUtc="2026-03-18T05:5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0D5F083"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3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38" w:author="Comparison" w:date="2026-03-18T14:51:00Z" w16du:dateUtc="2026-03-18T05:5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A789793" w14:textId="77777777" w:rsidR="00F31233" w:rsidRDefault="00540CC2">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3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Type of Integration</w:t>
                  </w:r>
                </w:p>
              </w:tc>
            </w:tr>
            <w:tr w:rsidR="00F31233" w14:paraId="4C903D0E" w14:textId="77777777" w:rsidTr="00F31233">
              <w:trPr>
                <w:jc w:val="center"/>
                <w:trPrChange w:id="1640" w:author="Comparison" w:date="2026-03-18T14:51:00Z" w16du:dateUtc="2026-03-18T05:51:00Z">
                  <w:trPr>
                    <w:gridAfter w:val="0"/>
                    <w:jc w:val="center"/>
                  </w:trPr>
                </w:trPrChange>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41" w:author="Comparison" w:date="2026-03-18T14:51:00Z" w16du:dateUtc="2026-03-18T05:51:00Z">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B51BF37" w14:textId="77777777" w:rsidR="00F31233" w:rsidRDefault="00540CC2">
                  <w:pPr>
                    <w:jc w:val="right"/>
                    <w:rPr>
                      <w:rFonts w:ascii="DejaVu Sans" w:eastAsia="DejaVu Sans" w:hAnsi="DejaVu Sans" w:cs="DejaVu Sans"/>
                      <w:color w:val="000000"/>
                      <w:sz w:val="18"/>
                      <w:szCs w:val="18"/>
                    </w:rPr>
                    <w:pPrChange w:id="164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43" w:author="Comparison" w:date="2026-03-18T14:51:00Z" w16du:dateUtc="2026-03-18T05:5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217F05" w14:textId="77777777" w:rsidR="00F31233" w:rsidRDefault="00540CC2">
                  <w:pPr>
                    <w:rPr>
                      <w:rFonts w:ascii="DejaVu Sans" w:eastAsia="DejaVu Sans" w:hAnsi="DejaVu Sans" w:cs="DejaVu Sans"/>
                      <w:color w:val="000000"/>
                      <w:sz w:val="18"/>
                      <w:szCs w:val="18"/>
                    </w:rPr>
                    <w:pPrChange w:id="164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length</w:t>
                  </w:r>
                  <w:ins w:id="1645" w:author="Comparison" w:date="2026-03-18T14:51:00Z" w16du:dateUtc="2026-03-18T05:51:00Z">
                    <w:r>
                      <w:rPr>
                        <w:rFonts w:ascii="DejaVu Sans" w:eastAsia="DejaVu Sans" w:hAnsi="DejaVu Sans" w:cs="DejaVu Sans"/>
                        <w:color w:val="000000"/>
                        <w:sz w:val="18"/>
                        <w:szCs w:val="18"/>
                      </w:rPr>
                      <w:t xml:space="preserve"> difference (AI &gt; supervisor)</w:t>
                    </w:r>
                  </w:ins>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46" w:author="Comparison" w:date="2026-03-18T14:51:00Z" w16du:dateUtc="2026-03-18T05:5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1294B9" w14:textId="77777777" w:rsidR="00F31233" w:rsidRDefault="00540CC2">
                  <w:pPr>
                    <w:rPr>
                      <w:rFonts w:ascii="DejaVu Sans" w:eastAsia="DejaVu Sans" w:hAnsi="DejaVu Sans" w:cs="DejaVu Sans"/>
                      <w:color w:val="000000"/>
                      <w:sz w:val="18"/>
                      <w:szCs w:val="18"/>
                    </w:rPr>
                    <w:pPrChange w:id="164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48" w:author="Comparison" w:date="2026-03-18T14:51:00Z" w16du:dateUtc="2026-03-18T05:5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DE02FA2" w14:textId="77777777" w:rsidR="00F31233" w:rsidRDefault="00540CC2">
                  <w:pPr>
                    <w:rPr>
                      <w:rFonts w:ascii="DejaVu Sans" w:eastAsia="DejaVu Sans" w:hAnsi="DejaVu Sans" w:cs="DejaVu Sans"/>
                      <w:color w:val="000000"/>
                      <w:sz w:val="18"/>
                      <w:szCs w:val="18"/>
                    </w:rPr>
                    <w:pPrChange w:id="164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F31233" w14:paraId="120E772D" w14:textId="77777777" w:rsidTr="00F31233">
              <w:trPr>
                <w:jc w:val="center"/>
                <w:trPrChange w:id="1650" w:author="Comparison" w:date="2026-03-18T14:51:00Z" w16du:dateUtc="2026-03-18T05:5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1" w:author="Comparison" w:date="2026-03-18T14:51:00Z" w16du:dateUtc="2026-03-18T05:5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832ECE" w14:textId="77777777" w:rsidR="00F31233" w:rsidRDefault="00540CC2">
                  <w:pPr>
                    <w:jc w:val="right"/>
                    <w:rPr>
                      <w:rFonts w:ascii="DejaVu Sans" w:eastAsia="DejaVu Sans" w:hAnsi="DejaVu Sans" w:cs="DejaVu Sans"/>
                      <w:color w:val="000000"/>
                      <w:sz w:val="18"/>
                      <w:szCs w:val="18"/>
                    </w:rPr>
                    <w:pPrChange w:id="165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3"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A7842E" w14:textId="77777777" w:rsidR="00F31233" w:rsidRDefault="00540CC2">
                  <w:pPr>
                    <w:rPr>
                      <w:rFonts w:ascii="DejaVu Sans" w:eastAsia="DejaVu Sans" w:hAnsi="DejaVu Sans" w:cs="DejaVu Sans"/>
                      <w:color w:val="000000"/>
                      <w:sz w:val="18"/>
                      <w:szCs w:val="18"/>
                    </w:rPr>
                    <w:pPrChange w:id="165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5"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086AF68" w14:textId="77777777" w:rsidR="00F31233" w:rsidRDefault="00540CC2">
                  <w:pPr>
                    <w:rPr>
                      <w:rFonts w:ascii="DejaVu Sans" w:eastAsia="DejaVu Sans" w:hAnsi="DejaVu Sans" w:cs="DejaVu Sans"/>
                      <w:color w:val="000000"/>
                      <w:sz w:val="18"/>
                      <w:szCs w:val="18"/>
                    </w:rPr>
                    <w:pPrChange w:id="165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A03E253" w14:textId="77777777" w:rsidR="00F31233" w:rsidRDefault="00540CC2">
                  <w:pPr>
                    <w:rPr>
                      <w:rFonts w:ascii="DejaVu Sans" w:eastAsia="DejaVu Sans" w:hAnsi="DejaVu Sans" w:cs="DejaVu Sans"/>
                      <w:color w:val="000000"/>
                      <w:sz w:val="18"/>
                      <w:szCs w:val="18"/>
                    </w:rPr>
                    <w:pPrChange w:id="165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and qualitative results complement each other</w:t>
                  </w:r>
                </w:p>
              </w:tc>
            </w:tr>
            <w:tr w:rsidR="00F31233" w14:paraId="77278E9A" w14:textId="77777777" w:rsidTr="00F31233">
              <w:trPr>
                <w:jc w:val="center"/>
                <w:trPrChange w:id="1659" w:author="Comparison" w:date="2026-03-18T14:51:00Z" w16du:dateUtc="2026-03-18T05:5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0" w:author="Comparison" w:date="2026-03-18T14:51:00Z" w16du:dateUtc="2026-03-18T05:5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FFEC34D" w14:textId="77777777" w:rsidR="00F31233" w:rsidRDefault="00540CC2">
                  <w:pPr>
                    <w:jc w:val="right"/>
                    <w:rPr>
                      <w:rFonts w:ascii="DejaVu Sans" w:eastAsia="DejaVu Sans" w:hAnsi="DejaVu Sans" w:cs="DejaVu Sans"/>
                      <w:color w:val="000000"/>
                      <w:sz w:val="18"/>
                      <w:szCs w:val="18"/>
                    </w:rPr>
                    <w:pPrChange w:id="166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2"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974586" w14:textId="77777777" w:rsidR="00F31233" w:rsidRDefault="00540CC2">
                  <w:pPr>
                    <w:rPr>
                      <w:rFonts w:ascii="DejaVu Sans" w:eastAsia="DejaVu Sans" w:hAnsi="DejaVu Sans" w:cs="DejaVu Sans"/>
                      <w:color w:val="000000"/>
                      <w:sz w:val="18"/>
                      <w:szCs w:val="18"/>
                    </w:rPr>
                    <w:pPrChange w:id="166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xml:space="preserve">- Correlation between feedback length and </w:t>
                  </w:r>
                  <w:ins w:id="1664" w:author="Comparison" w:date="2026-03-18T14:51:00Z" w16du:dateUtc="2026-03-18T05:51:00Z">
                    <w:r>
                      <w:rPr>
                        <w:rFonts w:ascii="DejaVu Sans" w:eastAsia="DejaVu Sans" w:hAnsi="DejaVu Sans" w:cs="DejaVu Sans"/>
                        <w:color w:val="000000"/>
                        <w:sz w:val="18"/>
                        <w:szCs w:val="18"/>
                      </w:rPr>
                      <w:t xml:space="preserve">rubric </w:t>
                    </w:r>
                  </w:ins>
                  <w:r>
                    <w:rPr>
                      <w:rFonts w:ascii="DejaVu Sans" w:eastAsia="DejaVu Sans" w:hAnsi="DejaVu Sans" w:cs="DejaVu Sans"/>
                      <w:color w:val="000000"/>
                      <w:sz w:val="18"/>
                      <w:szCs w:val="18"/>
                    </w:rPr>
                    <w:t>score</w:t>
                  </w:r>
                  <w:del w:id="1665" w:author="Comparison" w:date="2026-03-18T14:51:00Z" w16du:dateUtc="2026-03-18T05:51:00Z">
                    <w:r w:rsidR="004D4528">
                      <w:rPr>
                        <w:rFonts w:ascii="DejaVu Sans" w:eastAsia="DejaVu Sans" w:hAnsi="DejaVu Sans" w:cs="DejaVu Sans"/>
                        <w:color w:val="000000"/>
                        <w:sz w:val="18"/>
                        <w:szCs w:val="18"/>
                      </w:rPr>
                      <w:br/>
                      <w:delText>- Feedback length</w:delText>
                    </w:r>
                  </w:del>
                  <w:ins w:id="1666" w:author="Comparison" w:date="2026-03-18T14:51:00Z" w16du:dateUtc="2026-03-18T05:51:00Z">
                    <w:r>
                      <w:rPr>
                        <w:rFonts w:ascii="DejaVu Sans" w:eastAsia="DejaVu Sans" w:hAnsi="DejaVu Sans" w:cs="DejaVu Sans"/>
                        <w:color w:val="000000"/>
                        <w:sz w:val="18"/>
                        <w:szCs w:val="18"/>
                      </w:rPr>
                      <w:t xml:space="preserve"> (significant for supervisors, absent for AI)</w:t>
                    </w:r>
                  </w:ins>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5531CBD" w14:textId="77777777" w:rsidR="00F31233" w:rsidRDefault="00540CC2">
                  <w:pPr>
                    <w:rPr>
                      <w:rFonts w:ascii="DejaVu Sans" w:eastAsia="DejaVu Sans" w:hAnsi="DejaVu Sans" w:cs="DejaVu Sans"/>
                      <w:color w:val="000000"/>
                      <w:sz w:val="18"/>
                      <w:szCs w:val="18"/>
                    </w:rPr>
                    <w:pPrChange w:id="166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9"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8270A1" w14:textId="77777777" w:rsidR="00F31233" w:rsidRDefault="00540CC2">
                  <w:pPr>
                    <w:rPr>
                      <w:rFonts w:ascii="DejaVu Sans" w:eastAsia="DejaVu Sans" w:hAnsi="DejaVu Sans" w:cs="DejaVu Sans"/>
                      <w:color w:val="000000"/>
                      <w:sz w:val="18"/>
                      <w:szCs w:val="18"/>
                    </w:rPr>
                    <w:pPrChange w:id="1670"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Combination of quantitative and qualitative results leads to new insights</w:t>
                  </w:r>
                </w:p>
              </w:tc>
            </w:tr>
            <w:tr w:rsidR="00F31233" w14:paraId="4375A163" w14:textId="77777777" w:rsidTr="00F31233">
              <w:trPr>
                <w:jc w:val="center"/>
                <w:trPrChange w:id="1671" w:author="Comparison" w:date="2026-03-18T14:51:00Z" w16du:dateUtc="2026-03-18T05:5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2" w:author="Comparison" w:date="2026-03-18T14:51:00Z" w16du:dateUtc="2026-03-18T05:5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969A0A" w14:textId="77777777" w:rsidR="00F31233" w:rsidRDefault="00540CC2">
                  <w:pPr>
                    <w:jc w:val="right"/>
                    <w:rPr>
                      <w:rFonts w:ascii="DejaVu Sans" w:eastAsia="DejaVu Sans" w:hAnsi="DejaVu Sans" w:cs="DejaVu Sans"/>
                      <w:color w:val="000000"/>
                      <w:sz w:val="18"/>
                      <w:szCs w:val="18"/>
                    </w:rPr>
                    <w:pPrChange w:id="167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4"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3A04149" w14:textId="77777777" w:rsidR="00F31233" w:rsidRDefault="00540CC2">
                  <w:pPr>
                    <w:rPr>
                      <w:rFonts w:ascii="DejaVu Sans" w:eastAsia="DejaVu Sans" w:hAnsi="DejaVu Sans" w:cs="DejaVu Sans"/>
                      <w:color w:val="000000"/>
                      <w:sz w:val="18"/>
                      <w:szCs w:val="18"/>
                    </w:rPr>
                    <w:pPrChange w:id="167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Consistency of Feedback Quality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6"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5F54438" w14:textId="77777777" w:rsidR="00F31233" w:rsidRDefault="00540CC2">
                  <w:pPr>
                    <w:rPr>
                      <w:rFonts w:ascii="DejaVu Sans" w:eastAsia="DejaVu Sans" w:hAnsi="DejaVu Sans" w:cs="DejaVu Sans"/>
                      <w:color w:val="000000"/>
                      <w:sz w:val="18"/>
                      <w:szCs w:val="18"/>
                    </w:rPr>
                    <w:pPrChange w:id="167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8"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D46E2C0" w14:textId="77777777" w:rsidR="00F31233" w:rsidRDefault="00540CC2">
                  <w:pPr>
                    <w:rPr>
                      <w:rFonts w:ascii="DejaVu Sans" w:eastAsia="DejaVu Sans" w:hAnsi="DejaVu Sans" w:cs="DejaVu Sans"/>
                      <w:color w:val="000000"/>
                      <w:sz w:val="18"/>
                      <w:szCs w:val="18"/>
                    </w:rPr>
                    <w:pPrChange w:id="1679"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p>
              </w:tc>
            </w:tr>
            <w:tr w:rsidR="00F31233" w14:paraId="68421EE3" w14:textId="77777777" w:rsidTr="00F31233">
              <w:trPr>
                <w:jc w:val="center"/>
                <w:trPrChange w:id="1680" w:author="Comparison" w:date="2026-03-18T14:51:00Z" w16du:dateUtc="2026-03-18T05:5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1" w:author="Comparison" w:date="2026-03-18T14:51:00Z" w16du:dateUtc="2026-03-18T05:5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BD314D" w14:textId="77777777" w:rsidR="00F31233" w:rsidRDefault="00540CC2">
                  <w:pPr>
                    <w:jc w:val="right"/>
                    <w:rPr>
                      <w:rFonts w:ascii="DejaVu Sans" w:eastAsia="DejaVu Sans" w:hAnsi="DejaVu Sans" w:cs="DejaVu Sans"/>
                      <w:color w:val="000000"/>
                      <w:sz w:val="18"/>
                      <w:szCs w:val="18"/>
                    </w:rPr>
                    <w:pPrChange w:id="1682"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3"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1924BF" w14:textId="77777777" w:rsidR="00F31233" w:rsidRDefault="00540CC2">
                  <w:pPr>
                    <w:rPr>
                      <w:rFonts w:ascii="DejaVu Sans" w:eastAsia="DejaVu Sans" w:hAnsi="DejaVu Sans" w:cs="DejaVu Sans"/>
                      <w:color w:val="000000"/>
                      <w:sz w:val="18"/>
                      <w:szCs w:val="18"/>
                    </w:rPr>
                    <w:pPrChange w:id="1684"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5"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A3A20F" w14:textId="77777777" w:rsidR="00F31233" w:rsidRDefault="00540CC2">
                  <w:pPr>
                    <w:rPr>
                      <w:rFonts w:ascii="DejaVu Sans" w:eastAsia="DejaVu Sans" w:hAnsi="DejaVu Sans" w:cs="DejaVu Sans"/>
                      <w:color w:val="000000"/>
                      <w:sz w:val="18"/>
                      <w:szCs w:val="18"/>
                    </w:rPr>
                    <w:pPrChange w:id="1686"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87" w:author="Comparison" w:date="2026-03-18T14:51:00Z" w16du:dateUtc="2026-03-18T05:5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A8CD7DD" w14:textId="77777777" w:rsidR="00F31233" w:rsidRDefault="00540CC2">
                  <w:pPr>
                    <w:rPr>
                      <w:rFonts w:ascii="DejaVu Sans" w:eastAsia="DejaVu Sans" w:hAnsi="DejaVu Sans" w:cs="DejaVu Sans"/>
                      <w:color w:val="000000"/>
                      <w:sz w:val="18"/>
                      <w:szCs w:val="18"/>
                    </w:rPr>
                    <w:pPrChange w:id="1688"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results expand quantitative results</w:t>
                  </w:r>
                </w:p>
              </w:tc>
            </w:tr>
            <w:tr w:rsidR="00F31233" w14:paraId="61EC7839" w14:textId="77777777" w:rsidTr="00F31233">
              <w:trPr>
                <w:jc w:val="center"/>
                <w:trPrChange w:id="1689" w:author="Comparison" w:date="2026-03-18T14:51:00Z" w16du:dateUtc="2026-03-18T05:51:00Z">
                  <w:trPr>
                    <w:gridAfter w:val="0"/>
                    <w:jc w:val="center"/>
                  </w:trPr>
                </w:trPrChange>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90" w:author="Comparison" w:date="2026-03-18T14:51:00Z" w16du:dateUtc="2026-03-18T05:51:00Z">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BA7E6FF" w14:textId="77777777" w:rsidR="00F31233" w:rsidRDefault="00540CC2">
                  <w:pPr>
                    <w:jc w:val="right"/>
                    <w:rPr>
                      <w:rFonts w:ascii="DejaVu Sans" w:eastAsia="DejaVu Sans" w:hAnsi="DejaVu Sans" w:cs="DejaVu Sans"/>
                      <w:color w:val="000000"/>
                      <w:sz w:val="18"/>
                      <w:szCs w:val="18"/>
                    </w:rPr>
                    <w:pPrChange w:id="1691"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92" w:author="Comparison" w:date="2026-03-18T14:51:00Z" w16du:dateUtc="2026-03-18T05:5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3559A22" w14:textId="77777777" w:rsidR="00F31233" w:rsidRDefault="00540CC2">
                  <w:pPr>
                    <w:rPr>
                      <w:rFonts w:ascii="DejaVu Sans" w:eastAsia="DejaVu Sans" w:hAnsi="DejaVu Sans" w:cs="DejaVu Sans"/>
                      <w:color w:val="000000"/>
                      <w:sz w:val="18"/>
                      <w:szCs w:val="18"/>
                    </w:rPr>
                    <w:pPrChange w:id="1693"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94" w:author="Comparison" w:date="2026-03-18T14:51:00Z" w16du:dateUtc="2026-03-18T05:5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606C77F" w14:textId="77777777" w:rsidR="00F31233" w:rsidRDefault="00540CC2">
                  <w:pPr>
                    <w:rPr>
                      <w:rFonts w:ascii="DejaVu Sans" w:eastAsia="DejaVu Sans" w:hAnsi="DejaVu Sans" w:cs="DejaVu Sans"/>
                      <w:color w:val="000000"/>
                      <w:sz w:val="18"/>
                      <w:szCs w:val="18"/>
                    </w:rPr>
                    <w:pPrChange w:id="1695"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96" w:author="Comparison" w:date="2026-03-18T14:51:00Z" w16du:dateUtc="2026-03-18T05:5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D200F01" w14:textId="77777777" w:rsidR="00F31233" w:rsidRDefault="00540CC2">
                  <w:pPr>
                    <w:rPr>
                      <w:rFonts w:ascii="DejaVu Sans" w:eastAsia="DejaVu Sans" w:hAnsi="DejaVu Sans" w:cs="DejaVu Sans"/>
                      <w:color w:val="000000"/>
                      <w:sz w:val="18"/>
                      <w:szCs w:val="18"/>
                    </w:rPr>
                    <w:pPrChange w:id="1697" w:author="Comparison" w:date="2026-03-18T14:51:00Z" w16du:dateUtc="2026-03-18T05:5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findings explain quantitative results</w:t>
                  </w:r>
                </w:p>
              </w:tc>
            </w:tr>
          </w:tbl>
          <w:p w14:paraId="47CCFAE6" w14:textId="77777777" w:rsidR="00F31233" w:rsidRDefault="00F31233">
            <w:pPr>
              <w:pPrChange w:id="1698" w:author="Comparison" w:date="2026-03-18T14:51:00Z" w16du:dateUtc="2026-03-18T05:51:00Z">
                <w:pPr>
                  <w:spacing w:after="240"/>
                </w:pPr>
              </w:pPrChange>
            </w:pPr>
          </w:p>
        </w:tc>
        <w:bookmarkEnd w:id="1624"/>
      </w:tr>
    </w:tbl>
    <w:p w14:paraId="3AA11934" w14:textId="77777777" w:rsidR="00F31233" w:rsidRDefault="00540CC2">
      <w:pPr>
        <w:pStyle w:val="Heading4"/>
        <w:pPrChange w:id="1699" w:author="Comparison" w:date="2026-03-18T14:51:00Z" w16du:dateUtc="2026-03-18T05:51:00Z">
          <w:pPr>
            <w:pStyle w:val="Heading4"/>
            <w:spacing w:after="240"/>
          </w:pPr>
        </w:pPrChange>
      </w:pPr>
      <w:bookmarkStart w:id="1700" w:name="index-1-text-length-and-feedback-quality"/>
      <w:r>
        <w:t>Index 1: Text Length and Feedback Quality</w:t>
      </w:r>
    </w:p>
    <w:p w14:paraId="5150A5DF" w14:textId="77777777" w:rsidR="00F31233" w:rsidRDefault="00540CC2">
      <w:pPr>
        <w:pStyle w:val="FirstParagraph"/>
        <w:pPrChange w:id="1701" w:author="Comparison" w:date="2026-03-18T14:51:00Z" w16du:dateUtc="2026-03-18T05:51:00Z">
          <w:pPr>
            <w:spacing w:after="240"/>
          </w:pPr>
        </w:pPrChange>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w:t>
      </w:r>
      <w:r>
        <w:t>ates that qualitative findings explain the impact of length differences on feedback quality, which quantitative analysis alone could not reveal.</w:t>
      </w:r>
    </w:p>
    <w:p w14:paraId="1DF84EE1" w14:textId="77777777" w:rsidR="00F31233" w:rsidRDefault="00540CC2">
      <w:pPr>
        <w:pStyle w:val="Heading4"/>
        <w:pPrChange w:id="1702" w:author="Comparison" w:date="2026-03-18T14:51:00Z" w16du:dateUtc="2026-03-18T05:51:00Z">
          <w:pPr>
            <w:pStyle w:val="Heading4"/>
            <w:spacing w:after="240"/>
          </w:pPr>
        </w:pPrChange>
      </w:pPr>
      <w:bookmarkStart w:id="1703" w:name="index-2-adherence-to-rubric-criteria"/>
      <w:bookmarkEnd w:id="1700"/>
      <w:r>
        <w:t>Index 2: Adherence to Rubric Criteria</w:t>
      </w:r>
    </w:p>
    <w:p w14:paraId="59F6D2AC" w14:textId="77777777" w:rsidR="00F31233" w:rsidRDefault="00540CC2">
      <w:pPr>
        <w:pStyle w:val="FirstParagraph"/>
        <w:pPrChange w:id="1704" w:author="Comparison" w:date="2026-03-18T14:51:00Z" w16du:dateUtc="2026-03-18T05:51:00Z">
          <w:pPr>
            <w:spacing w:after="240"/>
          </w:pPr>
        </w:pPrChange>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w:t>
      </w:r>
      <w:r>
        <w:t>rence in feedback length was also demonstrated quantitatively. This complementary integration explains how AI feedback meets the elements required by the rubric through both structural adherence and sufficient length.</w:t>
      </w:r>
    </w:p>
    <w:p w14:paraId="6CFCEE84" w14:textId="77777777" w:rsidR="00F31233" w:rsidRDefault="00540CC2">
      <w:pPr>
        <w:pStyle w:val="Heading4"/>
        <w:pPrChange w:id="1705" w:author="Comparison" w:date="2026-03-18T14:51:00Z" w16du:dateUtc="2026-03-18T05:51:00Z">
          <w:pPr>
            <w:pStyle w:val="Heading4"/>
            <w:spacing w:after="240"/>
          </w:pPr>
        </w:pPrChange>
      </w:pPr>
      <w:bookmarkStart w:id="1706" w:name="Xd1c650e3ae642ac87bada9194c8acbe62b9c680"/>
      <w:bookmarkEnd w:id="1703"/>
      <w:r>
        <w:t>Index 3: Length-Quality Correlation Patterns</w:t>
      </w:r>
    </w:p>
    <w:p w14:paraId="3E573C95" w14:textId="77777777" w:rsidR="00F31233" w:rsidRDefault="00540CC2">
      <w:pPr>
        <w:pStyle w:val="FirstParagraph"/>
        <w:pPrChange w:id="1707" w:author="Comparison" w:date="2026-03-18T14:51:00Z" w16du:dateUtc="2026-03-18T05:51:00Z">
          <w:pPr>
            <w:spacing w:after="240"/>
          </w:pPr>
        </w:pPrChange>
      </w:pPr>
      <w:r>
        <w:t>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w:t>
      </w:r>
      <w:r>
        <w:t>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p w14:paraId="33BBF912" w14:textId="77777777" w:rsidR="00F31233" w:rsidRDefault="00540CC2">
      <w:pPr>
        <w:pStyle w:val="Heading4"/>
        <w:pPrChange w:id="1708" w:author="Comparison" w:date="2026-03-18T14:51:00Z" w16du:dateUtc="2026-03-18T05:51:00Z">
          <w:pPr>
            <w:pStyle w:val="Heading4"/>
            <w:spacing w:after="240"/>
          </w:pPr>
        </w:pPrChange>
      </w:pPr>
      <w:bookmarkStart w:id="1709" w:name="X75c9f45f769c997232980d27b432b05b41cc210"/>
      <w:bookmarkEnd w:id="1706"/>
      <w:r>
        <w:t>Index 4: Quality Consistency and Variability</w:t>
      </w:r>
    </w:p>
    <w:p w14:paraId="4D4EF251" w14:textId="77777777" w:rsidR="00F31233" w:rsidRDefault="00540CC2">
      <w:pPr>
        <w:pStyle w:val="FirstParagraph"/>
        <w:pPrChange w:id="1710" w:author="Comparison" w:date="2026-03-18T14:51:00Z" w16du:dateUtc="2026-03-18T05:51:00Z">
          <w:pPr>
            <w:spacing w:after="240"/>
          </w:pPr>
        </w:pPrChange>
      </w:pPr>
      <w:r>
        <w:t>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w:t>
      </w:r>
      <w:r>
        <w:t xml:space="preserve"> measurable quality consistency.</w:t>
      </w:r>
    </w:p>
    <w:p w14:paraId="68B2F1E7" w14:textId="77777777" w:rsidR="00F31233" w:rsidRDefault="00540CC2">
      <w:pPr>
        <w:pStyle w:val="Heading4"/>
        <w:pPrChange w:id="1711" w:author="Comparison" w:date="2026-03-18T14:51:00Z" w16du:dateUtc="2026-03-18T05:51:00Z">
          <w:pPr>
            <w:pStyle w:val="Heading4"/>
            <w:spacing w:after="240"/>
          </w:pPr>
        </w:pPrChange>
      </w:pPr>
      <w:bookmarkStart w:id="1712" w:name="index-5-clinical-context-and-perspective"/>
      <w:bookmarkEnd w:id="1709"/>
      <w:r>
        <w:t>Index 5: Clinical Context and Perspective</w:t>
      </w:r>
    </w:p>
    <w:p w14:paraId="33F71B03" w14:textId="77777777" w:rsidR="00F31233" w:rsidRDefault="00540CC2">
      <w:pPr>
        <w:pStyle w:val="FirstParagraph"/>
        <w:pPrChange w:id="1713" w:author="Comparison" w:date="2026-03-18T14:51:00Z" w16du:dateUtc="2026-03-18T05:51:00Z">
          <w:pPr>
            <w:spacing w:after="240"/>
          </w:pPr>
        </w:pPrChange>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w:t>
      </w:r>
      <w:r>
        <w:t>aluated by the rubric, specifically demonstrating that supervisor feedback was grounded in clinical context and utilized expert perspectives, showing advantages not captured by the rubric scores.</w:t>
      </w:r>
    </w:p>
    <w:p w14:paraId="29D411BE" w14:textId="77777777" w:rsidR="00F31233" w:rsidRDefault="00540CC2">
      <w:pPr>
        <w:pStyle w:val="Heading4"/>
        <w:pPrChange w:id="1714" w:author="Comparison" w:date="2026-03-18T14:51:00Z" w16du:dateUtc="2026-03-18T05:51:00Z">
          <w:pPr>
            <w:pStyle w:val="Heading4"/>
            <w:spacing w:after="240"/>
          </w:pPr>
        </w:pPrChange>
      </w:pPr>
      <w:bookmarkStart w:id="1715" w:name="X4da3c695ca00bef982cbcc6bfc184f1b852278a"/>
      <w:bookmarkEnd w:id="1712"/>
      <w:r>
        <w:t>Index 6: Distinguishability of Feedback Sources</w:t>
      </w:r>
    </w:p>
    <w:p w14:paraId="47B95CB9" w14:textId="77777777" w:rsidR="00F31233" w:rsidRDefault="00540CC2">
      <w:pPr>
        <w:pStyle w:val="FirstParagraph"/>
        <w:pPrChange w:id="1716" w:author="Comparison" w:date="2026-03-18T14:51:00Z" w16du:dateUtc="2026-03-18T05:51:00Z">
          <w:pPr>
            <w:spacing w:after="240"/>
          </w:pPr>
        </w:pPrChange>
      </w:pPr>
      <w:r>
        <w:t>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w:t>
      </w:r>
      <w:r>
        <w:t>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2D26EF9D" w14:textId="77777777" w:rsidR="00F31233" w:rsidRDefault="00540CC2">
      <w:pPr>
        <w:pStyle w:val="Heading2"/>
        <w:pPrChange w:id="1717" w:author="Comparison" w:date="2026-03-18T14:51:00Z" w16du:dateUtc="2026-03-18T05:51:00Z">
          <w:pPr>
            <w:pStyle w:val="Heading2"/>
            <w:spacing w:after="240"/>
          </w:pPr>
        </w:pPrChange>
      </w:pPr>
      <w:bookmarkStart w:id="1718" w:name="discussion"/>
      <w:bookmarkEnd w:id="350"/>
      <w:bookmarkEnd w:id="1615"/>
      <w:bookmarkEnd w:id="1715"/>
      <w:r>
        <w:t>Discussion</w:t>
      </w:r>
    </w:p>
    <w:p w14:paraId="49C31BAC" w14:textId="77777777" w:rsidR="00F31233" w:rsidRDefault="00540CC2">
      <w:pPr>
        <w:pStyle w:val="Heading3"/>
        <w:pPrChange w:id="1719" w:author="Comparison" w:date="2026-03-18T14:51:00Z" w16du:dateUtc="2026-03-18T05:51:00Z">
          <w:pPr>
            <w:pStyle w:val="Heading3"/>
            <w:spacing w:after="240"/>
          </w:pPr>
        </w:pPrChange>
      </w:pPr>
      <w:bookmarkStart w:id="1720" w:name="principal-findings"/>
      <w:r>
        <w:t>Principal Findings</w:t>
      </w:r>
    </w:p>
    <w:p w14:paraId="5D0973D1" w14:textId="77777777" w:rsidR="00F31233" w:rsidRDefault="00540CC2">
      <w:pPr>
        <w:pStyle w:val="FirstParagraph"/>
        <w:pPrChange w:id="1721" w:author="Comparison" w:date="2026-03-18T14:51:00Z" w16du:dateUtc="2026-03-18T05:51:00Z">
          <w:pPr>
            <w:spacing w:after="240"/>
          </w:pPr>
        </w:pPrChange>
      </w:pPr>
      <w:r>
        <w:t>This study compared AI-generated feedback with supervisor-provided feedback on medical student clinical clerkship logs through mixed-methods analysis,</w:t>
      </w:r>
      <w:ins w:id="1722" w:author="Comparison" w:date="2026-03-18T14:51:00Z" w16du:dateUtc="2026-03-18T05:51:00Z">
        <w:r>
          <w:t xml:space="preserve"> </w:t>
        </w:r>
      </w:ins>
      <w:r>
        <w:t>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w:t>
      </w:r>
      <w:r>
        <w:t>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p w14:paraId="4EAD0D10" w14:textId="77777777" w:rsidR="00F31233" w:rsidRDefault="00540CC2">
      <w:pPr>
        <w:pStyle w:val="Heading3"/>
        <w:pPrChange w:id="1723" w:author="Comparison" w:date="2026-03-18T14:51:00Z" w16du:dateUtc="2026-03-18T05:51:00Z">
          <w:pPr>
            <w:pStyle w:val="Heading3"/>
            <w:spacing w:after="240"/>
          </w:pPr>
        </w:pPrChange>
      </w:pPr>
      <w:bookmarkStart w:id="1724" w:name="comparison-with-the-literature"/>
      <w:bookmarkEnd w:id="1720"/>
      <w:r>
        <w:t>Comparison with the Literature</w:t>
      </w:r>
    </w:p>
    <w:p w14:paraId="5FDB0D7B" w14:textId="77777777" w:rsidR="00F31233" w:rsidRDefault="00540CC2">
      <w:pPr>
        <w:pStyle w:val="FirstParagraph"/>
        <w:pPrChange w:id="1725" w:author="Comparison" w:date="2026-03-18T14:51:00Z" w16du:dateUtc="2026-03-18T05:51:00Z">
          <w:pPr>
            <w:spacing w:after="240"/>
          </w:pPr>
        </w:pPrChange>
      </w:pPr>
      <w:r>
        <w:t>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w:t>
      </w:r>
      <w:r>
        <w:t>re, our results showed no correlation between AI feedback length and quality, while supervisor feedback demonstrated a positive correlation between length and quality. Some reports indicate that feedback length does not contribute to quality improvement beyond a certain threshold [50]. Considering that AI feedback length was sufficiently longer compared to supervisor feedback, our findings are consistent with these previous studies. Prior research has pointed out that busy physicians tend to provide short f</w:t>
      </w:r>
      <w:r>
        <w:t>eedback, often lacking important elements such as specific examples and future action guidelines [28,51]. Our findings suggest that AI-generated feedback may be able to complement elements that tend to be missing in supervisors’ brief feedback.</w:t>
      </w:r>
    </w:p>
    <w:p w14:paraId="71A10C62" w14:textId="77777777" w:rsidR="00F31233" w:rsidRDefault="00540CC2">
      <w:pPr>
        <w:pStyle w:val="BodyText"/>
        <w:pPrChange w:id="1726" w:author="Comparison" w:date="2026-03-18T14:51:00Z" w16du:dateUtc="2026-03-18T05:51:00Z">
          <w:pPr>
            <w:spacing w:after="240"/>
          </w:pPr>
        </w:pPrChange>
      </w:pPr>
      <w:r>
        <w:t xml:space="preserve">Regarding consistency in feedback quality, previous research has shown mixed results about whether AI or human feedback demonstrates greater consistency [25,29–32]. </w:t>
      </w:r>
      <w:del w:id="1727" w:author="Comparison" w:date="2026-03-18T14:51:00Z" w16du:dateUtc="2026-03-18T05:51:00Z">
        <w:r w:rsidR="004D4528">
          <w:delText>Our study found that AI feedback exhibited higher quality consistency compared to supervisor feedback. This consistency likely stems from AI’s tendency to adhere closely to the evaluation rubric.</w:delText>
        </w:r>
      </w:del>
      <w:ins w:id="1728" w:author="Comparison" w:date="2026-03-18T14:51:00Z" w16du:dateUtc="2026-03-18T05:51:00Z">
        <w:r>
          <w:t xml:space="preserve">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w:t>
        </w:r>
        <w:r>
          <w:t>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w:t>
        </w:r>
      </w:ins>
      <w:r>
        <w:t xml:space="preserve"> Previous research has identified multiple factors that influence feedback quality variability, including feedback length [29], the subject of feedback [30], and whether supervisors have received feedback training [52]. Our findings suggest that in busy clinical environments, AI could provide </w:t>
      </w:r>
      <w:del w:id="1729" w:author="Comparison" w:date="2026-03-18T14:51:00Z" w16du:dateUtc="2026-03-18T05:51:00Z">
        <w:r w:rsidR="004D4528">
          <w:delText>relatively</w:delText>
        </w:r>
      </w:del>
      <w:ins w:id="1730" w:author="Comparison" w:date="2026-03-18T14:51:00Z" w16du:dateUtc="2026-03-18T05:51:00Z">
        <w:r>
          <w:t>structurally</w:t>
        </w:r>
      </w:ins>
      <w:r>
        <w:t xml:space="preserve"> stable feedback </w:t>
      </w:r>
      <w:del w:id="1731" w:author="Comparison" w:date="2026-03-18T14:51:00Z" w16du:dateUtc="2026-03-18T05:51:00Z">
        <w:r w:rsidR="004D4528">
          <w:delText>quality</w:delText>
        </w:r>
      </w:del>
      <w:ins w:id="1732" w:author="Comparison" w:date="2026-03-18T14:51:00Z" w16du:dateUtc="2026-03-18T05:51:00Z">
        <w:r>
          <w:t>that complements the individualized, experience-driven feedback of supervisors</w:t>
        </w:r>
      </w:ins>
      <w:r>
        <w:t>.</w:t>
      </w:r>
    </w:p>
    <w:p w14:paraId="4A651099" w14:textId="77777777" w:rsidR="00F31233" w:rsidRDefault="00540CC2">
      <w:pPr>
        <w:pStyle w:val="BodyText"/>
        <w:pPrChange w:id="1733" w:author="Comparison" w:date="2026-03-18T14:51:00Z" w16du:dateUtc="2026-03-18T05:51:00Z">
          <w:pPr>
            <w:spacing w:after="240"/>
          </w:pPr>
        </w:pPrChange>
      </w:pPr>
      <w:r>
        <w:t xml:space="preserve">The distinction between text-anchored versus experience-based feedback represents a novel contribution of our study. </w:t>
      </w:r>
      <w:ins w:id="1734" w:author="Comparison" w:date="2026-03-18T14:51:00Z" w16du:dateUtc="2026-03-18T05:51:00Z">
        <w:r>
          <w:t>Most prior comparisons of AI and human feedback have been conducted in classroom or simulation settings [22,24,25,53],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w:t>
        </w:r>
        <w:r>
          <w:t xml:space="preserv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w:t>
        </w:r>
      </w:ins>
      <w:r>
        <w:t xml:space="preserve">Previous research has noted that AI feedback tends to provide comprehensive feedback closely tied to the target text [24,25], while human experts in specialized fields provide context-informed feedback which </w:t>
      </w:r>
      <w:del w:id="1735" w:author="Comparison" w:date="2026-03-18T14:51:00Z" w16du:dateUtc="2026-03-18T05:51:00Z">
        <w:r w:rsidR="004D4528">
          <w:delText>are</w:delText>
        </w:r>
      </w:del>
      <w:ins w:id="1736" w:author="Comparison" w:date="2026-03-18T14:51:00Z" w16du:dateUtc="2026-03-18T05:51:00Z">
        <w:r>
          <w:t>is</w:t>
        </w:r>
      </w:ins>
      <w:r>
        <w:t xml:space="preserve"> perceived </w:t>
      </w:r>
      <w:ins w:id="1737" w:author="Comparison" w:date="2026-03-18T14:51:00Z" w16du:dateUtc="2026-03-18T05:51:00Z">
        <w:r>
          <w:t xml:space="preserve">to be </w:t>
        </w:r>
      </w:ins>
      <w:r>
        <w:t xml:space="preserve">of higher quality [22,53]. Our </w:t>
      </w:r>
      <w:del w:id="1738" w:author="Comparison" w:date="2026-03-18T14:51:00Z" w16du:dateUtc="2026-03-18T05:51:00Z">
        <w:r w:rsidR="004D4528">
          <w:delText>study revealed that</w:delText>
        </w:r>
      </w:del>
      <w:ins w:id="1739" w:author="Comparison" w:date="2026-03-18T14:51:00Z" w16du:dateUtc="2026-03-18T05:51:00Z">
        <w:r>
          <w:t>findings confirm and deepen this pattern:</w:t>
        </w:r>
      </w:ins>
      <w:r>
        <w:t xml:space="preserve"> AI feedback was more likely to provide text-consistent feedback aligned with students’ written clerkship logs, while supervisor feedback </w:t>
      </w:r>
      <w:del w:id="1740" w:author="Comparison" w:date="2026-03-18T14:51:00Z" w16du:dateUtc="2026-03-18T05:51:00Z">
        <w:r w:rsidR="004D4528">
          <w:delText>was more likely to draw</w:delText>
        </w:r>
      </w:del>
      <w:ins w:id="1741" w:author="Comparison" w:date="2026-03-18T14:51:00Z" w16du:dateUtc="2026-03-18T05:51:00Z">
        <w:r>
          <w:t>drew</w:t>
        </w:r>
      </w:ins>
      <w:r>
        <w:t xml:space="preserve"> on clinical experience, the </w:t>
      </w:r>
      <w:del w:id="1742" w:author="Comparison" w:date="2026-03-18T14:51:00Z" w16du:dateUtc="2026-03-18T05:51:00Z">
        <w:r w:rsidR="004D4528">
          <w:delText>whole context and feedback from a clinical expert’s perspective. This suggests</w:delText>
        </w:r>
      </w:del>
      <w:ins w:id="1743" w:author="Comparison" w:date="2026-03-18T14:51:00Z" w16du:dateUtc="2026-03-18T05:51:00Z">
        <w:r>
          <w:t>broader educational relationship, and professional judgment</w:t>
        </w:r>
      </w:ins>
      <w:r>
        <w:t xml:space="preserve"> that </w:t>
      </w:r>
      <w:ins w:id="1744" w:author="Comparison" w:date="2026-03-18T14:51:00Z" w16du:dateUtc="2026-03-18T05:51:00Z">
        <w:r>
          <w:t xml:space="preserve">extends well beyond what is documented in the log. These contextual features of clinical clerkships amplify </w:t>
        </w:r>
      </w:ins>
      <w:r>
        <w:t xml:space="preserve">the qualitative differences between AI and </w:t>
      </w:r>
      <w:del w:id="1745" w:author="Comparison" w:date="2026-03-18T14:51:00Z" w16du:dateUtc="2026-03-18T05:51:00Z">
        <w:r w:rsidR="004D4528">
          <w:delText>human expert</w:delText>
        </w:r>
      </w:del>
      <w:ins w:id="1746" w:author="Comparison" w:date="2026-03-18T14:51:00Z" w16du:dateUtc="2026-03-18T05:51:00Z">
        <w:r>
          <w:t>supervisor feedback compared to what has been observed in classroom settings, and underscore the importance of studying AI</w:t>
        </w:r>
      </w:ins>
      <w:r>
        <w:t xml:space="preserve"> feedback </w:t>
      </w:r>
      <w:del w:id="1747" w:author="Comparison" w:date="2026-03-18T14:51:00Z" w16du:dateUtc="2026-03-18T05:51:00Z">
        <w:r w:rsidR="004D4528">
          <w:delText xml:space="preserve">may become more pronounced </w:delText>
        </w:r>
      </w:del>
      <w:r>
        <w:t xml:space="preserve">in </w:t>
      </w:r>
      <w:del w:id="1748" w:author="Comparison" w:date="2026-03-18T14:51:00Z" w16du:dateUtc="2026-03-18T05:51:00Z">
        <w:r w:rsidR="004D4528">
          <w:delText>settings like</w:delText>
        </w:r>
      </w:del>
      <w:ins w:id="1749" w:author="Comparison" w:date="2026-03-18T14:51:00Z" w16du:dateUtc="2026-03-18T05:51:00Z">
        <w:r>
          <w:t>authentic</w:t>
        </w:r>
      </w:ins>
      <w:r>
        <w:t xml:space="preserve"> clinical </w:t>
      </w:r>
      <w:del w:id="1750" w:author="Comparison" w:date="2026-03-18T14:51:00Z" w16du:dateUtc="2026-03-18T05:51:00Z">
        <w:r w:rsidR="004D4528">
          <w:delText>clerkships,</w:delText>
        </w:r>
      </w:del>
      <w:ins w:id="1751" w:author="Comparison" w:date="2026-03-18T14:51:00Z" w16du:dateUtc="2026-03-18T05:51:00Z">
        <w:r>
          <w:t>environments</w:t>
        </w:r>
      </w:ins>
      <w:r>
        <w:t xml:space="preserve"> where </w:t>
      </w:r>
      <w:del w:id="1752" w:author="Comparison" w:date="2026-03-18T14:51:00Z" w16du:dateUtc="2026-03-18T05:51:00Z">
        <w:r w:rsidR="004D4528">
          <w:delText>interpersonal relationships are intensive and professional expertise is more complex and specialized</w:delText>
        </w:r>
      </w:del>
      <w:ins w:id="1753" w:author="Comparison" w:date="2026-03-18T14:51:00Z" w16du:dateUtc="2026-03-18T05:51:00Z">
        <w:r>
          <w:t>the complementary nature of each feedback source is most evident</w:t>
        </w:r>
      </w:ins>
      <w:r>
        <w:t>.</w:t>
      </w:r>
    </w:p>
    <w:p w14:paraId="223AA74F" w14:textId="77777777" w:rsidR="00F31233" w:rsidRDefault="00540CC2">
      <w:pPr>
        <w:pStyle w:val="BodyText"/>
        <w:rPr>
          <w:ins w:id="1754" w:author="Comparison" w:date="2026-03-18T14:51:00Z" w16du:dateUtc="2026-03-18T05:51:00Z"/>
        </w:rPr>
      </w:pPr>
      <w:r>
        <w:t>Regarding the ability to distinguish between AI and human feedback, previous studies have reported inconsistent findings [33–35]. In our study, all evaluators correctly identified the source of feedback with 100% accuracy</w:t>
      </w:r>
      <w:del w:id="1755" w:author="Comparison" w:date="2026-03-18T14:51:00Z" w16du:dateUtc="2026-03-18T05:51:00Z">
        <w:r w:rsidR="004D4528">
          <w:delText>.</w:delText>
        </w:r>
      </w:del>
      <w:ins w:id="1756" w:author="Comparison" w:date="2026-03-18T14:51:00Z" w16du:dateUtc="2026-03-18T05:51:00Z">
        <w:r>
          <w:t>, despite blinding procedures that included randomized presentation order, removal of source labels, and placement of the identification question after all rubric scoring and free-text comments had been completed.</w:t>
        </w:r>
      </w:ins>
      <w:r>
        <w:t xml:space="preserve"> The differences we observed in text length, feedback structure, and clinical perspective in the busy clinical environment likely served as decisive factors for identification</w:t>
      </w:r>
      <w:del w:id="1757" w:author="Comparison" w:date="2026-03-18T14:51:00Z" w16du:dateUtc="2026-03-18T05:51:00Z">
        <w:r w:rsidR="004D4528">
          <w:delText>. These substantial differences suggest</w:delText>
        </w:r>
      </w:del>
      <w:ins w:id="1758" w:author="Comparison" w:date="2026-03-18T14:51:00Z" w16du:dateUtc="2026-03-18T05:51:00Z">
        <w:r>
          <w:t>, consistent with all five qualitative themes that highlighted distinct textual characteristics of each feedback type.</w:t>
        </w:r>
      </w:ins>
    </w:p>
    <w:p w14:paraId="3F31407D" w14:textId="77777777" w:rsidR="00F31233" w:rsidRDefault="00540CC2">
      <w:pPr>
        <w:pStyle w:val="BodyText"/>
        <w:pPrChange w:id="1759" w:author="Comparison" w:date="2026-03-18T14:51:00Z" w16du:dateUtc="2026-03-18T05:51:00Z">
          <w:pPr>
            <w:spacing w:after="240"/>
          </w:pPr>
        </w:pPrChange>
      </w:pPr>
      <w:ins w:id="1760" w:author="Comparison" w:date="2026-03-18T14:51:00Z" w16du:dateUtc="2026-03-18T05:51:00Z">
        <w:r>
          <w:t>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 [43,44], and the possibility that such implicit recognition shaped rubric ratings cannot be ruled out. On the other han</w:t>
        </w:r>
        <w:r>
          <w:t>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w:t>
        </w:r>
        <w:r>
          <w:t>d evaluation in which the source is known a priori. These substantial differences further reinforce the view</w:t>
        </w:r>
      </w:ins>
      <w:r>
        <w:t xml:space="preserve"> that AI feedback should not replace human feedback but rather complement it by leveraging their respective strengths.</w:t>
      </w:r>
      <w:ins w:id="1761" w:author="Comparison" w:date="2026-03-18T14:51:00Z" w16du:dateUtc="2026-03-18T05:51:00Z">
        <w:r>
          <w:t xml:space="preserve"> It should be noted, however, that newer large language models continue to improve in generating natural, human-like text, and future iterations may substantially reduce the detectability of AI-generated feedback, potentially altering both evaluator perceptions and the dynamics of blinded evaluation designs.</w:t>
        </w:r>
      </w:ins>
    </w:p>
    <w:p w14:paraId="5F83DD7D" w14:textId="77777777" w:rsidR="00F31233" w:rsidRDefault="00540CC2">
      <w:pPr>
        <w:pStyle w:val="BodyText"/>
        <w:rPr>
          <w:ins w:id="1762" w:author="Comparison" w:date="2026-03-18T14:51:00Z" w16du:dateUtc="2026-03-18T05:51:00Z"/>
        </w:rPr>
      </w:pPr>
      <w:ins w:id="1763" w:author="Comparison" w:date="2026-03-18T14:51:00Z" w16du:dateUtc="2026-03-18T05:51:00Z">
        <w:r>
          <w:t>An important consideration for interpreting our findings is the linguistic and cultural context in which this study was conducted. All feedback was generated and evaluated in Japanese, and LLM performance has been shown to vary substantially across languages. Strasser et al [54] demonstrated that LLM accuracy on identical medical examination questions differed significantly by language (64%–87%), with English prompts generally yielding higher performance, although advanced models showed comparable results w</w:t>
        </w:r>
        <w:r>
          <w:t>ith language-matched prompts in some languages. Harigai et al [55] 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w:t>
        </w:r>
        <w:r>
          <w:t xml:space="preserve">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 [56], may have influenced evaluators’ perceptions of and receptivity to the two feedback sources. Rather than framing these contextual factors solely as limitations, we note that they underscore th</w:t>
        </w:r>
        <w:r>
          <w:t>e importance of conducting AI feedback research across diverse linguistic and cultural settings, as both AI performance and user reception are likely to be context-dependent.</w:t>
        </w:r>
      </w:ins>
    </w:p>
    <w:p w14:paraId="60D4FBB2" w14:textId="77777777" w:rsidR="00F31233" w:rsidRDefault="00540CC2">
      <w:pPr>
        <w:pStyle w:val="Heading3"/>
        <w:pPrChange w:id="1764" w:author="Comparison" w:date="2026-03-18T14:51:00Z" w16du:dateUtc="2026-03-18T05:51:00Z">
          <w:pPr>
            <w:pStyle w:val="Heading3"/>
            <w:spacing w:after="240"/>
          </w:pPr>
        </w:pPrChange>
      </w:pPr>
      <w:bookmarkStart w:id="1765" w:name="implications-of-findings"/>
      <w:bookmarkEnd w:id="1724"/>
      <w:r>
        <w:t>Implications of Findings</w:t>
      </w:r>
    </w:p>
    <w:p w14:paraId="65C8BC18" w14:textId="77777777" w:rsidR="00F31233" w:rsidRDefault="00540CC2">
      <w:pPr>
        <w:pStyle w:val="FirstParagraph"/>
        <w:pPrChange w:id="1766" w:author="Comparison" w:date="2026-03-18T14:51:00Z" w16du:dateUtc="2026-03-18T05:51:00Z">
          <w:pPr>
            <w:spacing w:after="240"/>
          </w:pPr>
        </w:pPrChange>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w:t>
      </w:r>
      <w:r>
        <w:t>sion of AI feedback requires careful consideration of potential risks, including student over-reliance on AI recommendations [</w:t>
      </w:r>
      <w:del w:id="1767" w:author="Comparison" w:date="2026-03-18T14:51:00Z" w16du:dateUtc="2026-03-18T05:51:00Z">
        <w:r w:rsidR="004D4528">
          <w:delText>54</w:delText>
        </w:r>
      </w:del>
      <w:ins w:id="1768" w:author="Comparison" w:date="2026-03-18T14:51:00Z" w16du:dateUtc="2026-03-18T05:51:00Z">
        <w:r>
          <w:t>57</w:t>
        </w:r>
      </w:ins>
      <w:r>
        <w:t>] or conversely, dismissal of AI-generated insights [20].</w:t>
      </w:r>
    </w:p>
    <w:p w14:paraId="60E4DC27" w14:textId="77777777" w:rsidR="00F31233" w:rsidRDefault="00540CC2">
      <w:pPr>
        <w:pStyle w:val="BodyText"/>
        <w:pPrChange w:id="1769" w:author="Comparison" w:date="2026-03-18T14:51:00Z" w16du:dateUtc="2026-03-18T05:51:00Z">
          <w:pPr>
            <w:spacing w:after="240"/>
          </w:pPr>
        </w:pPrChange>
      </w:pPr>
      <w:r>
        <w:t>Various hybrid approaches merit exploration, including AI-drafted feedback refined by educators, role-based distribution where AI and supervisors focus on different aspects of student work, or AI enhancement of educator-authored feedback [</w:t>
      </w:r>
      <w:del w:id="1770" w:author="Comparison" w:date="2026-03-18T14:51:00Z" w16du:dateUtc="2026-03-18T05:51:00Z">
        <w:r w:rsidR="004D4528">
          <w:delText>55</w:delText>
        </w:r>
      </w:del>
      <w:ins w:id="1771" w:author="Comparison" w:date="2026-03-18T14:51:00Z" w16du:dateUtc="2026-03-18T05:51:00Z">
        <w:r>
          <w:t>58</w:t>
        </w:r>
      </w:ins>
      <w:r>
        <w:t>]. However, empirical research on these hybrid models remains limited, particularly in authentic clinical settings.</w:t>
      </w:r>
    </w:p>
    <w:p w14:paraId="46DEB28A" w14:textId="77777777" w:rsidR="00F31233" w:rsidRDefault="00540CC2">
      <w:pPr>
        <w:pStyle w:val="BodyText"/>
        <w:pPrChange w:id="1772" w:author="Comparison" w:date="2026-03-18T14:51:00Z" w16du:dateUtc="2026-03-18T05:51:00Z">
          <w:pPr>
            <w:spacing w:after="240"/>
          </w:pPr>
        </w:pPrChange>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687420F6" w14:textId="77777777" w:rsidR="00F31233" w:rsidRDefault="00540CC2">
      <w:pPr>
        <w:pStyle w:val="Heading3"/>
        <w:pPrChange w:id="1773" w:author="Comparison" w:date="2026-03-18T14:51:00Z" w16du:dateUtc="2026-03-18T05:51:00Z">
          <w:pPr>
            <w:pStyle w:val="Heading3"/>
            <w:spacing w:after="240"/>
          </w:pPr>
        </w:pPrChange>
      </w:pPr>
      <w:bookmarkStart w:id="1774" w:name="limitations"/>
      <w:bookmarkEnd w:id="1765"/>
      <w:r>
        <w:t>Limitations</w:t>
      </w:r>
    </w:p>
    <w:p w14:paraId="4A216C7C" w14:textId="77777777" w:rsidR="00F31233" w:rsidRDefault="00540CC2">
      <w:pPr>
        <w:pStyle w:val="FirstParagraph"/>
        <w:pPrChange w:id="1775" w:author="Comparison" w:date="2026-03-18T14:51:00Z" w16du:dateUtc="2026-03-18T05:51:00Z">
          <w:pPr>
            <w:spacing w:after="240"/>
          </w:pPr>
        </w:pPrChange>
      </w:pPr>
      <w:r>
        <w:t>Several limitations should be acknowledged in this study. First, as this research was conducted at a single institution</w:t>
      </w:r>
      <w:ins w:id="1776" w:author="Comparison" w:date="2026-03-18T14:51:00Z" w16du:dateUtc="2026-03-18T05:51:00Z">
        <w:r>
          <w:t xml:space="preserve"> in Japan</w:t>
        </w:r>
      </w:ins>
      <w:r>
        <w:t xml:space="preserve">, the generalizability of our findings to other institutions or cultural contexts needs to be confirmed. </w:t>
      </w:r>
      <w:ins w:id="1777" w:author="Comparison" w:date="2026-03-18T14:51:00Z" w16du:dateUtc="2026-03-18T05:51:00Z">
        <w:r>
          <w:t xml:space="preserve">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[56], may have contributed to higher regard for supervisor feedback and influenced evaluators’ perceptions of the two feedback sources. </w:t>
        </w:r>
      </w:ins>
      <w:r>
        <w:t xml:space="preserve">The specific characteristics of Nagoya University’s clinical clerkship program </w:t>
      </w:r>
      <w:del w:id="1778" w:author="Comparison" w:date="2026-03-18T14:51:00Z" w16du:dateUtc="2026-03-18T05:51:00Z">
        <w:r w:rsidR="004D4528">
          <w:delText>and the Japanese medical education system may not be representative of other settings.</w:delText>
        </w:r>
      </w:del>
      <w:ins w:id="1779" w:author="Comparison" w:date="2026-03-18T14:51:00Z" w16du:dateUtc="2026-03-18T05:51:00Z">
        <w:r>
          <w:t>may further limit representativeness.</w:t>
        </w:r>
      </w:ins>
      <w:r>
        <w:t xml:space="preserve"> Second, while our evaluators included both faculty and students, their individual backgrounds and experiences may have influenced their feedback evaluations. The relatively small number of evaluators (10 faculty and 10 students) may also limit the robustness of our findings. </w:t>
      </w:r>
      <w:del w:id="1780" w:author="Comparison" w:date="2026-03-18T14:51:00Z" w16du:dateUtc="2026-03-18T05:51:00Z">
        <w:r w:rsidR="004D4528">
          <w:delText>Third</w:delText>
        </w:r>
      </w:del>
      <w:ins w:id="1781" w:author="Comparison" w:date="2026-03-18T14:51:00Z" w16du:dateUtc="2026-03-18T05:51:00Z">
        <w:r>
          <w:t>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w:t>
        </w:r>
        <w:r>
          <w:t>.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w:t>
        </w:r>
      </w:ins>
      <w:r>
        <w:t xml:space="preserve">,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w:t>
      </w:r>
      <w:del w:id="1782" w:author="Comparison" w:date="2026-03-18T14:51:00Z" w16du:dateUtc="2026-03-18T05:51:00Z">
        <w:r w:rsidR="004D4528">
          <w:delText>Fourth</w:delText>
        </w:r>
      </w:del>
      <w:ins w:id="1783" w:author="Comparison" w:date="2026-03-18T14:51:00Z" w16du:dateUtc="2026-03-18T05:51:00Z">
        <w:r>
          <w:t>Fifth</w:t>
        </w:r>
      </w:ins>
      <w:r>
        <w:t>, the evaluation rubric used to assess feedback quality</w:t>
      </w:r>
      <w:del w:id="1784" w:author="Comparison" w:date="2026-03-18T14:51:00Z" w16du:dateUtc="2026-03-18T05:51:00Z">
        <w:r w:rsidR="004D4528">
          <w:delText>, while validated in previous</w:delText>
        </w:r>
      </w:del>
      <w:ins w:id="1785" w:author="Comparison" w:date="2026-03-18T14:51:00Z" w16du:dateUtc="2026-03-18T05:51:00Z">
        <w:r>
          <w:t xml:space="preserve"> was originally developed for written academic feedback [18] 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w:t>
        </w:r>
        <w:r>
          <w:t>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w:t>
        </w:r>
        <w:r>
          <w: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w:t>
        </w:r>
      </w:ins>
      <w:r>
        <w:t xml:space="preserve"> research</w:t>
      </w:r>
      <w:del w:id="1786" w:author="Comparison" w:date="2026-03-18T14:51:00Z" w16du:dateUtc="2026-03-18T05:51:00Z">
        <w:r w:rsidR="004D4528">
          <w:delText xml:space="preserve">, was adapted for our context and may have </w:delText>
        </w:r>
      </w:del>
      <w:ins w:id="1787" w:author="Comparison" w:date="2026-03-18T14:51:00Z" w16du:dateUtc="2026-03-18T05:51:00Z">
        <w:r>
          <w:t xml:space="preserve">.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w:t>
        </w:r>
      </w:ins>
      <w:r>
        <w:t>limited</w:t>
      </w:r>
      <w:del w:id="1788" w:author="Comparison" w:date="2026-03-18T14:51:00Z" w16du:dateUtc="2026-03-18T05:51:00Z">
        <w:r w:rsidR="004D4528">
          <w:delText xml:space="preserve"> applicability to other educational settings or feedback purposes. Finally</w:delText>
        </w:r>
      </w:del>
      <w:ins w:id="1789" w:author="Comparison" w:date="2026-03-18T14:51:00Z" w16du:dateUtc="2026-03-18T05:51:00Z">
        <w:r>
          <w:t>. Eighth</w:t>
        </w:r>
      </w:ins>
      <w:r>
        <w:t xml:space="preserve">, our study </w:t>
      </w:r>
      <w:del w:id="1790" w:author="Comparison" w:date="2026-03-18T14:51:00Z" w16du:dateUtc="2026-03-18T05:51:00Z">
        <w:r w:rsidR="004D4528">
          <w:delText>examined</w:delText>
        </w:r>
      </w:del>
      <w:ins w:id="1791" w:author="Comparison" w:date="2026-03-18T14:51:00Z" w16du:dateUtc="2026-03-18T05:51:00Z">
        <w:r>
          <w:t>evaluated the structural quality of</w:t>
        </w:r>
      </w:ins>
      <w:r>
        <w:t xml:space="preserve"> feedback </w:t>
      </w:r>
      <w:del w:id="1792" w:author="Comparison" w:date="2026-03-18T14:51:00Z" w16du:dateUtc="2026-03-18T05:51:00Z">
        <w:r w:rsidR="004D4528">
          <w:delText>on student logs</w:delText>
        </w:r>
      </w:del>
      <w:ins w:id="1793" w:author="Comparison" w:date="2026-03-18T14:51:00Z" w16du:dateUtc="2026-03-18T05:51:00Z">
        <w:r>
          <w:t>as assessed by the rubric,</w:t>
        </w:r>
      </w:ins>
      <w:r>
        <w:t xml:space="preserve"> but did not investigate </w:t>
      </w:r>
      <w:del w:id="1794" w:author="Comparison" w:date="2026-03-18T14:51:00Z" w16du:dateUtc="2026-03-18T05:51:00Z">
        <w:r w:rsidR="004D4528">
          <w:delText>how students actually utilize or respond to different types of feedback, which represents</w:delText>
        </w:r>
      </w:del>
      <w:ins w:id="1795" w:author="Comparison" w:date="2026-03-18T14:51:00Z" w16du:dateUtc="2026-03-18T05:51:00Z">
        <w:r>
          <w:t>whether AI-generated or supervisor-provided feedback led to different learning behaviors, revisions, or clinical improvement. The relationship between perceived feedback quality and actual educational outcomes remains</w:t>
        </w:r>
      </w:ins>
      <w:r>
        <w:t xml:space="preserve"> an important area for future investigation.</w:t>
      </w:r>
    </w:p>
    <w:p w14:paraId="7F4BB932" w14:textId="77777777" w:rsidR="00F31233" w:rsidRDefault="00540CC2">
      <w:pPr>
        <w:pStyle w:val="Heading3"/>
        <w:pPrChange w:id="1796" w:author="Comparison" w:date="2026-03-18T14:51:00Z" w16du:dateUtc="2026-03-18T05:51:00Z">
          <w:pPr>
            <w:pStyle w:val="Heading2"/>
            <w:spacing w:after="240"/>
          </w:pPr>
        </w:pPrChange>
      </w:pPr>
      <w:bookmarkStart w:id="1797" w:name="conclusions"/>
      <w:bookmarkEnd w:id="1774"/>
      <w:r>
        <w:t>Conclusions</w:t>
      </w:r>
    </w:p>
    <w:p w14:paraId="3E510545" w14:textId="77777777" w:rsidR="003E7C0E" w:rsidRDefault="004D4528">
      <w:pPr>
        <w:spacing w:after="240"/>
        <w:rPr>
          <w:del w:id="1798" w:author="Comparison" w:date="2026-03-18T14:51:00Z" w16du:dateUtc="2026-03-18T05:51:00Z"/>
        </w:rPr>
      </w:pPr>
      <w:del w:id="1799" w:author="Comparison" w:date="2026-03-18T14:51:00Z" w16du:dateUtc="2026-03-18T05:51:00Z">
        <w:r>
          <w:delText>This study revealed distinct strengths and limitations of AI-generated and supervisor-provided feedback on clinical clerkship portfolios. AI demonstrated the ability to consistently provide structured, rubric-adherent feedback, while struggling to offer clinically-grounded insights based on professional expertise. Conversely, supervisors provided contextually relevant feedback rooted in clinical experience, though their feedback tended to be brief and deviate from prescribed criteria in busy clinical environments. These findings suggest that AI-generated and supervisor feedback should be leveraged as complementary tools, with each addressing the limitations of the other to optimize student learning in clinical clerkship settings.</w:delText>
        </w:r>
      </w:del>
    </w:p>
    <w:p w14:paraId="170C9F70" w14:textId="77777777" w:rsidR="00F31233" w:rsidRDefault="00540CC2">
      <w:pPr>
        <w:pStyle w:val="FirstParagraph"/>
        <w:rPr>
          <w:ins w:id="1800" w:author="Comparison" w:date="2026-03-18T14:51:00Z" w16du:dateUtc="2026-03-18T05:51:00Z"/>
        </w:rPr>
      </w:pPr>
      <w:ins w:id="1801" w:author="Comparison" w:date="2026-03-18T14:51:00Z" w16du:dateUtc="2026-03-18T05:51:00Z">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t>
        </w:r>
        <w:r>
          <w:t>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w:t>
        </w:r>
        <w:r>
          <w:t>everage each type’s advantages, examine whether these patterns generalize to other AI models, languages, and institutional contexts, and evaluate the impact of AI-assisted feedback on student learning outcomes.</w:t>
        </w:r>
      </w:ins>
    </w:p>
    <w:p w14:paraId="5A4D514B" w14:textId="77777777" w:rsidR="00F31233" w:rsidRDefault="00540CC2">
      <w:pPr>
        <w:pStyle w:val="Heading2"/>
        <w:pPrChange w:id="1802" w:author="Comparison" w:date="2026-03-18T14:51:00Z" w16du:dateUtc="2026-03-18T05:51:00Z">
          <w:pPr>
            <w:pStyle w:val="Heading2"/>
            <w:spacing w:after="240"/>
          </w:pPr>
        </w:pPrChange>
      </w:pPr>
      <w:bookmarkStart w:id="1803" w:name="acknowledgements"/>
      <w:bookmarkEnd w:id="1718"/>
      <w:bookmarkEnd w:id="1797"/>
      <w:r>
        <w:t>Acknowledgements</w:t>
      </w:r>
    </w:p>
    <w:p w14:paraId="6334A0A2" w14:textId="77777777" w:rsidR="00F31233" w:rsidRDefault="00540CC2">
      <w:pPr>
        <w:pStyle w:val="FirstParagraph"/>
        <w:pPrChange w:id="1804" w:author="Comparison" w:date="2026-03-18T14:51:00Z" w16du:dateUtc="2026-03-18T05:51:00Z">
          <w:pPr>
            <w:spacing w:after="240"/>
          </w:pPr>
        </w:pPrChange>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w:t>
      </w:r>
      <w:r>
        <w:t xml:space="preserve"> study.</w:t>
      </w:r>
    </w:p>
    <w:p w14:paraId="75034063" w14:textId="77777777" w:rsidR="00F31233" w:rsidRDefault="00540CC2">
      <w:pPr>
        <w:pStyle w:val="BodyText"/>
        <w:pPrChange w:id="1805" w:author="Comparison" w:date="2026-03-18T14:51:00Z" w16du:dateUtc="2026-03-18T05:51:00Z">
          <w:pPr>
            <w:spacing w:after="240"/>
          </w:pPr>
        </w:pPrChange>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w:t>
      </w:r>
      <w:r>
        <w:t xml:space="preserv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18CA187E" w14:textId="77777777" w:rsidR="00F31233" w:rsidRDefault="00540CC2">
      <w:pPr>
        <w:pStyle w:val="BodyText"/>
        <w:pPrChange w:id="1806" w:author="Comparison" w:date="2026-03-18T14:51:00Z" w16du:dateUtc="2026-03-18T05:51:00Z">
          <w:pPr>
            <w:spacing w:after="240"/>
          </w:pPr>
        </w:pPrChange>
      </w:pPr>
      <w:r>
        <w:t xml:space="preserve">GitHub Copilot (Ver. 0.35.2, AI models used: Claude Sonnet 4.5/Claude </w:t>
      </w:r>
      <w:del w:id="1807" w:author="Comparison" w:date="2026-03-18T14:51:00Z" w16du:dateUtc="2026-03-18T05:51:00Z">
        <w:r w:rsidR="004D4528">
          <w:delText>Opus4</w:delText>
        </w:r>
      </w:del>
      <w:ins w:id="1808" w:author="Comparison" w:date="2026-03-18T14:51:00Z" w16du:dateUtc="2026-03-18T05:51:00Z">
        <w:r>
          <w:t>Opus 4</w:t>
        </w:r>
      </w:ins>
      <w:r>
        <w:t xml:space="preserve">.5/GPT-4.1/GPT-5) </w:t>
      </w:r>
      <w:del w:id="1809" w:author="Comparison" w:date="2026-03-18T14:51:00Z" w16du:dateUtc="2026-03-18T05:51:00Z">
        <w:r w:rsidR="004D4528">
          <w:delText>was</w:delText>
        </w:r>
      </w:del>
      <w:ins w:id="1810" w:author="Comparison" w:date="2026-03-18T14:51:00Z" w16du:dateUtc="2026-03-18T05:51:00Z">
        <w:r>
          <w:t>and Claude Code (Claude Opus 4.5) were</w:t>
        </w:r>
      </w:ins>
      <w:r>
        <w:t xml:space="preserve"> used to assist in writing R code for quantitative analysis. The editor’s predictive code</w:t>
      </w:r>
      <w:del w:id="1811" w:author="Comparison" w:date="2026-03-18T14:51:00Z" w16du:dateUtc="2026-03-18T05:51:00Z">
        <w:r w:rsidR="004D4528">
          <w:delText>‑</w:delText>
        </w:r>
      </w:del>
      <w:ins w:id="1812" w:author="Comparison" w:date="2026-03-18T14:51:00Z" w16du:dateUtc="2026-03-18T05:51:00Z">
        <w:r>
          <w:t>-</w:t>
        </w:r>
      </w:ins>
      <w:r>
        <w:t xml:space="preserv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 “translate to english” and used the generated English text as the basis for additions and revisions to the manuscript. All generated text was checked and edited by TK, and reviewed and </w:t>
      </w:r>
      <w:r>
        <w:t>revised by all authors. For assistance with literature searches, Deep Research by ChatGPT (GPT-4o, GPT-5, GPT-5.1) was used. All selected articles were reviewed by TK, and results from hand searches were also compared and incorporated.</w:t>
      </w:r>
      <w:ins w:id="1813" w:author="Comparison" w:date="2026-03-18T14:51:00Z" w16du:dateUtc="2026-03-18T05:51:00Z">
        <w:r>
          <w:t xml:space="preserve">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ins>
    </w:p>
    <w:p w14:paraId="1C1A5D70" w14:textId="77777777" w:rsidR="00F31233" w:rsidRDefault="00540CC2">
      <w:pPr>
        <w:pStyle w:val="BodyText"/>
        <w:pPrChange w:id="1814" w:author="Comparison" w:date="2026-03-18T14:51:00Z" w16du:dateUtc="2026-03-18T05:51:00Z">
          <w:pPr>
            <w:spacing w:after="240"/>
          </w:pPr>
        </w:pPrChange>
      </w:pPr>
      <w:r>
        <w:t>This work was supported by JSPS KAKENHI Grant Number 25K06542.</w:t>
      </w:r>
      <w:ins w:id="1815" w:author="Comparison" w:date="2026-03-18T14:51:00Z" w16du:dateUtc="2026-03-18T05:51:00Z">
        <w:r>
          <w:t xml:space="preserve"> The funder had no role in the study design, data collection, analysis, interpretation of results, or the writing of the manuscript.</w:t>
        </w:r>
      </w:ins>
    </w:p>
    <w:p w14:paraId="3A7F45FD" w14:textId="77777777" w:rsidR="00F31233" w:rsidRDefault="00540CC2">
      <w:pPr>
        <w:pStyle w:val="Heading2"/>
        <w:rPr>
          <w:ins w:id="1816" w:author="Comparison" w:date="2026-03-18T14:51:00Z" w16du:dateUtc="2026-03-18T05:51:00Z"/>
        </w:rPr>
      </w:pPr>
      <w:bookmarkStart w:id="1817" w:name="data-availability"/>
      <w:bookmarkEnd w:id="1803"/>
      <w:ins w:id="1818" w:author="Comparison" w:date="2026-03-18T14:51:00Z" w16du:dateUtc="2026-03-18T05:51:00Z">
        <w:r>
          <w:t>Data Availability</w:t>
        </w:r>
      </w:ins>
    </w:p>
    <w:p w14:paraId="3FACCC82" w14:textId="77777777" w:rsidR="00F31233" w:rsidRDefault="00540CC2">
      <w:pPr>
        <w:pStyle w:val="FirstParagraph"/>
        <w:rPr>
          <w:ins w:id="1819" w:author="Comparison" w:date="2026-03-18T14:51:00Z" w16du:dateUtc="2026-03-18T05:51:00Z"/>
        </w:rPr>
      </w:pPr>
      <w:ins w:id="1820" w:author="Comparison" w:date="2026-03-18T14:51:00Z" w16du:dateUtc="2026-03-18T05:51:00Z">
        <w:r>
          <w:t>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w:t>
        </w:r>
        <w:r>
          <w:t xml:space="preserve"> texts would exceed the scope of consent obtained through the opt-out procedure approved by the ethics committee.</w:t>
        </w:r>
      </w:ins>
    </w:p>
    <w:p w14:paraId="632E69A5" w14:textId="77777777" w:rsidR="00F31233" w:rsidRDefault="00540CC2">
      <w:pPr>
        <w:pStyle w:val="Heading2"/>
        <w:pPrChange w:id="1821" w:author="Comparison" w:date="2026-03-18T14:51:00Z" w16du:dateUtc="2026-03-18T05:51:00Z">
          <w:pPr>
            <w:pStyle w:val="Heading2"/>
            <w:spacing w:after="240"/>
          </w:pPr>
        </w:pPrChange>
      </w:pPr>
      <w:bookmarkStart w:id="1822" w:name="conflicts-of-interest"/>
      <w:bookmarkEnd w:id="1817"/>
      <w:r>
        <w:t>Conflicts of Interest</w:t>
      </w:r>
    </w:p>
    <w:p w14:paraId="129AD7A0" w14:textId="77777777" w:rsidR="003E7C0E" w:rsidRDefault="004D4528">
      <w:pPr>
        <w:spacing w:after="240"/>
        <w:rPr>
          <w:del w:id="1823" w:author="Comparison" w:date="2026-03-18T14:51:00Z" w16du:dateUtc="2026-03-18T05:51:00Z"/>
        </w:rPr>
      </w:pPr>
      <w:del w:id="1824" w:author="Comparison" w:date="2026-03-18T14:51:00Z" w16du:dateUtc="2026-03-18T05:51:00Z">
        <w:r>
          <w:delText>The authors have no conflicts of interest to declare.</w:delText>
        </w:r>
      </w:del>
    </w:p>
    <w:p w14:paraId="0697D7A8" w14:textId="77777777" w:rsidR="00F31233" w:rsidRDefault="00540CC2">
      <w:pPr>
        <w:pStyle w:val="FirstParagraph"/>
        <w:rPr>
          <w:ins w:id="1825" w:author="Comparison" w:date="2026-03-18T14:51:00Z" w16du:dateUtc="2026-03-18T05:51:00Z"/>
        </w:rPr>
      </w:pPr>
      <w:ins w:id="1826" w:author="Comparison" w:date="2026-03-18T14:51:00Z" w16du:dateUtc="2026-03-18T05:51:00Z">
        <w:r>
          <w:t>None declared.</w:t>
        </w:r>
      </w:ins>
    </w:p>
    <w:p w14:paraId="0A38ED0D" w14:textId="77777777" w:rsidR="00F31233" w:rsidRDefault="00540CC2">
      <w:pPr>
        <w:pStyle w:val="Heading2"/>
        <w:pPrChange w:id="1827" w:author="Comparison" w:date="2026-03-18T14:51:00Z" w16du:dateUtc="2026-03-18T05:51:00Z">
          <w:pPr>
            <w:pStyle w:val="Heading2"/>
            <w:spacing w:after="240"/>
          </w:pPr>
        </w:pPrChange>
      </w:pPr>
      <w:bookmarkStart w:id="1828" w:name="multimedia-appendix-1"/>
      <w:bookmarkEnd w:id="1822"/>
      <w:r>
        <w:t>Multimedia Appendix 1</w:t>
      </w:r>
    </w:p>
    <w:p w14:paraId="44EAB4DC" w14:textId="77777777" w:rsidR="00F31233" w:rsidRDefault="00540CC2">
      <w:pPr>
        <w:pStyle w:val="FirstParagraph"/>
        <w:pPrChange w:id="1829" w:author="Comparison" w:date="2026-03-18T14:51:00Z" w16du:dateUtc="2026-03-18T05:51:00Z">
          <w:pPr>
            <w:spacing w:after="240"/>
          </w:pPr>
        </w:pPrChange>
      </w:pPr>
      <w:r>
        <w:t>This file contains the feedback generation prompt for AI used in this study and its development process.</w:t>
      </w:r>
    </w:p>
    <w:p w14:paraId="7B292B0B" w14:textId="77777777" w:rsidR="00F31233" w:rsidRDefault="00540CC2">
      <w:pPr>
        <w:pStyle w:val="Heading2"/>
        <w:pPrChange w:id="1830" w:author="Comparison" w:date="2026-03-18T14:51:00Z" w16du:dateUtc="2026-03-18T05:51:00Z">
          <w:pPr>
            <w:pStyle w:val="Heading2"/>
            <w:spacing w:after="240"/>
          </w:pPr>
        </w:pPrChange>
      </w:pPr>
      <w:bookmarkStart w:id="1831" w:name="multimedia-appendix-2"/>
      <w:bookmarkEnd w:id="1828"/>
      <w:r>
        <w:t>Multimedia Appendix 2</w:t>
      </w:r>
    </w:p>
    <w:p w14:paraId="75653E01" w14:textId="77777777" w:rsidR="00F31233" w:rsidRDefault="00540CC2">
      <w:pPr>
        <w:pStyle w:val="FirstParagraph"/>
        <w:pPrChange w:id="1832" w:author="Comparison" w:date="2026-03-18T14:51:00Z" w16du:dateUtc="2026-03-18T05:51:00Z">
          <w:pPr>
            <w:spacing w:after="240"/>
          </w:pPr>
        </w:pPrChange>
      </w:pPr>
      <w:r>
        <w:t>This file contains the feedback evaluation rubric used in this study.</w:t>
      </w:r>
    </w:p>
    <w:p w14:paraId="480893B0" w14:textId="77777777" w:rsidR="00F31233" w:rsidRDefault="00540CC2">
      <w:pPr>
        <w:pStyle w:val="Heading2"/>
        <w:pPrChange w:id="1833" w:author="Comparison" w:date="2026-03-18T14:51:00Z" w16du:dateUtc="2026-03-18T05:51:00Z">
          <w:pPr>
            <w:pStyle w:val="Heading2"/>
            <w:spacing w:after="240"/>
          </w:pPr>
        </w:pPrChange>
      </w:pPr>
      <w:bookmarkStart w:id="1834" w:name="multimedia-appendix-3"/>
      <w:bookmarkEnd w:id="1831"/>
      <w:r>
        <w:t>Multimedia Appendix 3</w:t>
      </w:r>
    </w:p>
    <w:p w14:paraId="0C16B35D" w14:textId="77777777" w:rsidR="00F31233" w:rsidRDefault="00540CC2">
      <w:pPr>
        <w:pStyle w:val="FirstParagraph"/>
        <w:pPrChange w:id="1835" w:author="Comparison" w:date="2026-03-18T14:51:00Z" w16du:dateUtc="2026-03-18T05:51:00Z">
          <w:pPr>
            <w:spacing w:after="240"/>
          </w:pPr>
        </w:pPrChange>
      </w:pPr>
      <w:r>
        <w:t>This file contains the translation process into Japanese for the feedback evaluation rubric used in this study.</w:t>
      </w:r>
    </w:p>
    <w:p w14:paraId="5DEBA3E4" w14:textId="77777777" w:rsidR="00F31233" w:rsidRDefault="00540CC2">
      <w:pPr>
        <w:pStyle w:val="Heading2"/>
        <w:pPrChange w:id="1836" w:author="Comparison" w:date="2026-03-18T14:51:00Z" w16du:dateUtc="2026-03-18T05:51:00Z">
          <w:pPr>
            <w:pStyle w:val="Heading2"/>
            <w:spacing w:after="240"/>
          </w:pPr>
        </w:pPrChange>
      </w:pPr>
      <w:bookmarkStart w:id="1837" w:name="references"/>
      <w:bookmarkEnd w:id="1834"/>
      <w:r>
        <w:t>References</w:t>
      </w:r>
    </w:p>
    <w:p w14:paraId="33FB4901" w14:textId="77777777" w:rsidR="00F31233" w:rsidRDefault="00540CC2">
      <w:pPr>
        <w:pStyle w:val="Bibliography"/>
        <w:pPrChange w:id="1838" w:author="Comparison" w:date="2026-03-18T14:51:00Z" w16du:dateUtc="2026-03-18T05:51:00Z">
          <w:pPr>
            <w:spacing w:after="240"/>
          </w:pPr>
        </w:pPrChange>
      </w:pPr>
      <w:bookmarkStart w:id="1839" w:name="ref-Hansen2024-fe"/>
      <w:bookmarkStart w:id="1840" w:name="refs"/>
      <w:r>
        <w:t xml:space="preserve">1. </w:t>
      </w:r>
      <w:r>
        <w:tab/>
        <w:t xml:space="preserve">Hansen A, Klute RM, Yadav M, Bansal S, Bond WF. How do learners receive feedback on note writing? A scoping review. </w:t>
      </w:r>
      <w:del w:id="1841" w:author="Comparison" w:date="2026-03-18T14:51:00Z" w16du:dateUtc="2026-03-18T05:51:00Z">
        <w:r w:rsidR="004D4528">
          <w:delText>Academic medicine: journal of the Association of American Medical Colleges</w:delText>
        </w:r>
      </w:del>
      <w:ins w:id="1842" w:author="Comparison" w:date="2026-03-18T14:51:00Z" w16du:dateUtc="2026-03-18T05:51:00Z">
        <w:r>
          <w:t>Acad Med</w:t>
        </w:r>
      </w:ins>
      <w:r>
        <w:t xml:space="preserve"> Ovid Technologies (Wolters Kluwer Health); 2024</w:t>
      </w:r>
      <w:ins w:id="1843" w:author="Comparison" w:date="2026-03-18T14:51:00Z" w16du:dateUtc="2026-03-18T05:51:00Z">
        <w:r>
          <w:t xml:space="preserve"> Jun 1</w:t>
        </w:r>
      </w:ins>
      <w:r>
        <w:t>;99(6):683–690. PMID:</w:t>
      </w:r>
      <w:r>
        <w:fldChar w:fldCharType="begin"/>
      </w:r>
      <w:r>
        <w:instrText>HYPERLINK "https://www.ncbi.nlm.nih.gov/pubmed/38306581" \h</w:instrText>
      </w:r>
      <w:r>
        <w:fldChar w:fldCharType="separate"/>
      </w:r>
      <w:r>
        <w:rPr>
          <w:rStyle w:val="Hyperlink"/>
        </w:rPr>
        <w:t>38306581</w:t>
      </w:r>
      <w:r>
        <w:fldChar w:fldCharType="end"/>
      </w:r>
    </w:p>
    <w:p w14:paraId="4A2C89C6" w14:textId="77777777" w:rsidR="00F31233" w:rsidRDefault="00540CC2">
      <w:pPr>
        <w:pStyle w:val="Bibliography"/>
        <w:pPrChange w:id="1844" w:author="Comparison" w:date="2026-03-18T14:51:00Z" w16du:dateUtc="2026-03-18T05:51:00Z">
          <w:pPr>
            <w:spacing w:after="240"/>
          </w:pPr>
        </w:pPrChange>
      </w:pPr>
      <w:bookmarkStart w:id="1845" w:name="ref-Ende1983-yv"/>
      <w:bookmarkEnd w:id="1839"/>
      <w:r>
        <w:t xml:space="preserve">2. </w:t>
      </w:r>
      <w:r>
        <w:tab/>
        <w:t>Ende J. Feedback in clinical medical education. JAMA</w:t>
      </w:r>
      <w:del w:id="1846" w:author="Comparison" w:date="2026-03-18T14:51:00Z" w16du:dateUtc="2026-03-18T05:51:00Z">
        <w:r w:rsidR="004D4528">
          <w:delText>: the journal of the American Medical Association</w:delText>
        </w:r>
      </w:del>
      <w:r>
        <w:t xml:space="preserve"> 1983</w:t>
      </w:r>
      <w:ins w:id="1847" w:author="Comparison" w:date="2026-03-18T14:51:00Z" w16du:dateUtc="2026-03-18T05:51:00Z">
        <w:r>
          <w:t xml:space="preserve"> Aug 12</w:t>
        </w:r>
      </w:ins>
      <w:r>
        <w:t xml:space="preserve">;250(6):777–781. doi: </w:t>
      </w:r>
      <w:r>
        <w:fldChar w:fldCharType="begin"/>
      </w:r>
      <w:r>
        <w:instrText>HYPERLINK "https://doi.org/10.1001/jama.1983.03340060055026" \h</w:instrText>
      </w:r>
      <w:r>
        <w:fldChar w:fldCharType="separate"/>
      </w:r>
      <w:r>
        <w:rPr>
          <w:rStyle w:val="Hyperlink"/>
        </w:rPr>
        <w:t>10.1001/jama.1983.03340060055026</w:t>
      </w:r>
      <w:r>
        <w:fldChar w:fldCharType="end"/>
      </w:r>
    </w:p>
    <w:p w14:paraId="29AE45AD" w14:textId="77777777" w:rsidR="00F31233" w:rsidRDefault="00540CC2">
      <w:pPr>
        <w:pStyle w:val="Bibliography"/>
        <w:pPrChange w:id="1848" w:author="Comparison" w:date="2026-03-18T14:51:00Z" w16du:dateUtc="2026-03-18T05:51:00Z">
          <w:pPr>
            <w:spacing w:after="240"/>
          </w:pPr>
        </w:pPrChange>
      </w:pPr>
      <w:bookmarkStart w:id="1849" w:name="ref-Norcini2007-dh"/>
      <w:bookmarkEnd w:id="1845"/>
      <w:r>
        <w:t xml:space="preserve">3. </w:t>
      </w:r>
      <w:r>
        <w:tab/>
        <w:t xml:space="preserve">Norcini JJ, Burch V. Workplace-based assessment as an educational tool: AMEE Guide No. 31. </w:t>
      </w:r>
      <w:del w:id="1850" w:author="Comparison" w:date="2026-03-18T14:51:00Z" w16du:dateUtc="2026-03-18T05:51:00Z">
        <w:r w:rsidR="004D4528">
          <w:delText>Medical teacher</w:delText>
        </w:r>
      </w:del>
      <w:ins w:id="1851" w:author="Comparison" w:date="2026-03-18T14:51:00Z" w16du:dateUtc="2026-03-18T05:51:00Z">
        <w:r>
          <w:t>Med Teach</w:t>
        </w:r>
      </w:ins>
      <w:r>
        <w:t xml:space="preserve"> 2007 Nov;29(9):855–871. PMID:</w:t>
      </w:r>
      <w:r>
        <w:fldChar w:fldCharType="begin"/>
      </w:r>
      <w:r>
        <w:instrText>HYPERLINK "https://www.ncbi.nlm.nih.gov/pubmed/18158655" \h</w:instrText>
      </w:r>
      <w:r>
        <w:fldChar w:fldCharType="separate"/>
      </w:r>
      <w:r>
        <w:rPr>
          <w:rStyle w:val="Hyperlink"/>
        </w:rPr>
        <w:t>18158655</w:t>
      </w:r>
      <w:r>
        <w:fldChar w:fldCharType="end"/>
      </w:r>
    </w:p>
    <w:p w14:paraId="1DB3C209" w14:textId="77777777" w:rsidR="00F31233" w:rsidRDefault="00540CC2">
      <w:pPr>
        <w:pStyle w:val="Bibliography"/>
        <w:pPrChange w:id="1852" w:author="Comparison" w:date="2026-03-18T14:51:00Z" w16du:dateUtc="2026-03-18T05:51:00Z">
          <w:pPr>
            <w:spacing w:after="240"/>
          </w:pPr>
        </w:pPrChange>
      </w:pPr>
      <w:bookmarkStart w:id="1853" w:name="ref-Burgess2020-tj"/>
      <w:bookmarkEnd w:id="1849"/>
      <w:r>
        <w:t xml:space="preserve">4. </w:t>
      </w:r>
      <w:r>
        <w:tab/>
        <w:t xml:space="preserve">Burgess A, </w:t>
      </w:r>
      <w:ins w:id="1854" w:author="Comparison" w:date="2026-03-18T14:51:00Z" w16du:dateUtc="2026-03-18T05:51:00Z">
        <w:r>
          <w:t xml:space="preserve">van </w:t>
        </w:r>
      </w:ins>
      <w:r>
        <w:t>Diggele C</w:t>
      </w:r>
      <w:del w:id="1855" w:author="Comparison" w:date="2026-03-18T14:51:00Z" w16du:dateUtc="2026-03-18T05:51:00Z">
        <w:r w:rsidR="004D4528">
          <w:delText xml:space="preserve"> van</w:delText>
        </w:r>
      </w:del>
      <w:r>
        <w:t xml:space="preserve">, Roberts C, Mellis C. Feedback in the clinical setting. BMC </w:t>
      </w:r>
      <w:del w:id="1856" w:author="Comparison" w:date="2026-03-18T14:51:00Z" w16du:dateUtc="2026-03-18T05:51:00Z">
        <w:r w:rsidR="004D4528">
          <w:delText>medical education</w:delText>
        </w:r>
      </w:del>
      <w:ins w:id="1857" w:author="Comparison" w:date="2026-03-18T14:51:00Z" w16du:dateUtc="2026-03-18T05:51:00Z">
        <w:r>
          <w:t>Med Educ</w:t>
        </w:r>
      </w:ins>
      <w:r>
        <w:t xml:space="preserve"> 2020</w:t>
      </w:r>
      <w:ins w:id="1858" w:author="Comparison" w:date="2026-03-18T14:51:00Z" w16du:dateUtc="2026-03-18T05:51:00Z">
        <w:r>
          <w:t xml:space="preserve"> Dec 3</w:t>
        </w:r>
      </w:ins>
      <w:r>
        <w:t>;20(Suppl 2):460. PMID:</w:t>
      </w:r>
      <w:r>
        <w:fldChar w:fldCharType="begin"/>
      </w:r>
      <w:r>
        <w:instrText>HYPERLINK "https://www.ncbi.nlm.nih.gov/pubmed/33272265" \h</w:instrText>
      </w:r>
      <w:r>
        <w:fldChar w:fldCharType="separate"/>
      </w:r>
      <w:r>
        <w:rPr>
          <w:rStyle w:val="Hyperlink"/>
        </w:rPr>
        <w:t>33272265</w:t>
      </w:r>
      <w:r>
        <w:fldChar w:fldCharType="end"/>
      </w:r>
    </w:p>
    <w:p w14:paraId="142791FD" w14:textId="77777777" w:rsidR="00F31233" w:rsidRDefault="00540CC2">
      <w:pPr>
        <w:pStyle w:val="Bibliography"/>
        <w:pPrChange w:id="1859" w:author="Comparison" w:date="2026-03-18T14:51:00Z" w16du:dateUtc="2026-03-18T05:51:00Z">
          <w:pPr>
            <w:spacing w:after="240"/>
          </w:pPr>
        </w:pPrChange>
      </w:pPr>
      <w:bookmarkStart w:id="1860" w:name="ref-Elnicki1998-df"/>
      <w:bookmarkEnd w:id="1853"/>
      <w:r>
        <w:t xml:space="preserve">5. </w:t>
      </w:r>
      <w:r>
        <w:tab/>
        <w:t xml:space="preserve">Elnicki DM, Layne RD, Ogden PE, Morris DK. Oral versus written feedback in medical clinic. </w:t>
      </w:r>
      <w:del w:id="1861" w:author="Comparison" w:date="2026-03-18T14:51:00Z" w16du:dateUtc="2026-03-18T05:51:00Z">
        <w:r w:rsidR="004D4528">
          <w:delText>Journal of general internal medicine</w:delText>
        </w:r>
      </w:del>
      <w:ins w:id="1862" w:author="Comparison" w:date="2026-03-18T14:51:00Z" w16du:dateUtc="2026-03-18T05:51:00Z">
        <w:r>
          <w:t>J Gen Intern Med</w:t>
        </w:r>
      </w:ins>
      <w:r>
        <w:t xml:space="preserve"> Springer Nature; 1998 Mar;13(3):155–158. PMID:</w:t>
      </w:r>
      <w:r>
        <w:fldChar w:fldCharType="begin"/>
      </w:r>
      <w:r>
        <w:instrText>HYPERLINK "https://www.ncbi.nlm.nih.gov/pubmed/9541371" \h</w:instrText>
      </w:r>
      <w:r>
        <w:fldChar w:fldCharType="separate"/>
      </w:r>
      <w:r>
        <w:rPr>
          <w:rStyle w:val="Hyperlink"/>
        </w:rPr>
        <w:t>9541371</w:t>
      </w:r>
      <w:r>
        <w:fldChar w:fldCharType="end"/>
      </w:r>
    </w:p>
    <w:p w14:paraId="4D184BA9" w14:textId="77777777" w:rsidR="00F31233" w:rsidRDefault="00540CC2">
      <w:pPr>
        <w:pStyle w:val="Bibliography"/>
        <w:pPrChange w:id="1863" w:author="Comparison" w:date="2026-03-18T14:51:00Z" w16du:dateUtc="2026-03-18T05:51:00Z">
          <w:pPr>
            <w:spacing w:after="240"/>
          </w:pPr>
        </w:pPrChange>
      </w:pPr>
      <w:bookmarkStart w:id="1864" w:name="ref-Harvey2013-hx"/>
      <w:bookmarkEnd w:id="1860"/>
      <w:r>
        <w:t xml:space="preserve">6. </w:t>
      </w:r>
      <w:r>
        <w:tab/>
        <w:t xml:space="preserve">Harvey P, Radomski N, O’Connor D. Written feedback and continuity of learning in a geographically distributed medical education program. </w:t>
      </w:r>
      <w:del w:id="1865" w:author="Comparison" w:date="2026-03-18T14:51:00Z" w16du:dateUtc="2026-03-18T05:51:00Z">
        <w:r w:rsidR="004D4528">
          <w:delText>Medical teacher</w:delText>
        </w:r>
      </w:del>
      <w:ins w:id="1866" w:author="Comparison" w:date="2026-03-18T14:51:00Z" w16du:dateUtc="2026-03-18T05:51:00Z">
        <w:r>
          <w:t>Med Teach</w:t>
        </w:r>
      </w:ins>
      <w:r>
        <w:t xml:space="preserve"> Informa UK Limited; 2013</w:t>
      </w:r>
      <w:ins w:id="1867" w:author="Comparison" w:date="2026-03-18T14:51:00Z" w16du:dateUtc="2026-03-18T05:51:00Z">
        <w:r>
          <w:t xml:space="preserve"> Dec 1</w:t>
        </w:r>
      </w:ins>
      <w:r>
        <w:t>;35(12):1009–1013. PMID:</w:t>
      </w:r>
      <w:r>
        <w:fldChar w:fldCharType="begin"/>
      </w:r>
      <w:r>
        <w:instrText>HYPERLINK "https://www.ncbi.nlm.nih.gov/pubmed/23971889" \h</w:instrText>
      </w:r>
      <w:r>
        <w:fldChar w:fldCharType="separate"/>
      </w:r>
      <w:r>
        <w:rPr>
          <w:rStyle w:val="Hyperlink"/>
        </w:rPr>
        <w:t>23971889</w:t>
      </w:r>
      <w:r>
        <w:fldChar w:fldCharType="end"/>
      </w:r>
    </w:p>
    <w:p w14:paraId="381B6770" w14:textId="77777777" w:rsidR="00F31233" w:rsidRDefault="00540CC2">
      <w:pPr>
        <w:pStyle w:val="Bibliography"/>
        <w:pPrChange w:id="1868" w:author="Comparison" w:date="2026-03-18T14:51:00Z" w16du:dateUtc="2026-03-18T05:51:00Z">
          <w:pPr>
            <w:spacing w:after="240"/>
          </w:pPr>
        </w:pPrChange>
      </w:pPr>
      <w:bookmarkStart w:id="1869" w:name="ref-Greviana2024-xd"/>
      <w:bookmarkEnd w:id="1864"/>
      <w:r>
        <w:t xml:space="preserve">7. </w:t>
      </w:r>
      <w:r>
        <w:tab/>
        <w:t xml:space="preserve">Greviana N, Pinasthika A, Soemantri D. The best of both worlds: Exploring the interplay between written and verbal feedback in the continuum of medical education. </w:t>
      </w:r>
      <w:del w:id="1870" w:author="Comparison" w:date="2026-03-18T14:51:00Z" w16du:dateUtc="2026-03-18T05:51:00Z">
        <w:r w:rsidR="004D4528">
          <w:delText>Medical science educator</w:delText>
        </w:r>
      </w:del>
      <w:ins w:id="1871" w:author="Comparison" w:date="2026-03-18T14:51:00Z" w16du:dateUtc="2026-03-18T05:51:00Z">
        <w:r>
          <w:t>Med Sci Educ</w:t>
        </w:r>
      </w:ins>
      <w:r>
        <w:t xml:space="preserve"> Springer Science</w:t>
      </w:r>
      <w:del w:id="1872" w:author="Comparison" w:date="2026-03-18T14:51:00Z" w16du:dateUtc="2026-03-18T05:51:00Z">
        <w:r w:rsidR="004D4528">
          <w:delText>;</w:delText>
        </w:r>
      </w:del>
      <w:ins w:id="1873" w:author="Comparison" w:date="2026-03-18T14:51:00Z" w16du:dateUtc="2026-03-18T05:51:00Z">
        <w:r>
          <w:t xml:space="preserve"> and</w:t>
        </w:r>
      </w:ins>
      <w:r>
        <w:t xml:space="preserve"> Business Media LLC; 2024</w:t>
      </w:r>
      <w:ins w:id="1874" w:author="Comparison" w:date="2026-03-18T14:51:00Z" w16du:dateUtc="2026-03-18T05:51:00Z">
        <w:r>
          <w:t xml:space="preserve"> Dec 2</w:t>
        </w:r>
      </w:ins>
      <w:r>
        <w:t xml:space="preserve">;1–9. doi: </w:t>
      </w:r>
      <w:r>
        <w:fldChar w:fldCharType="begin"/>
      </w:r>
      <w:r>
        <w:instrText>HYPERLINK "https://doi.org/10.1007/s40670-024-02244-0" \h</w:instrText>
      </w:r>
      <w:r>
        <w:fldChar w:fldCharType="separate"/>
      </w:r>
      <w:r>
        <w:rPr>
          <w:rStyle w:val="Hyperlink"/>
        </w:rPr>
        <w:t>10.1007/s40670-024-02244-0</w:t>
      </w:r>
      <w:r>
        <w:fldChar w:fldCharType="end"/>
      </w:r>
    </w:p>
    <w:p w14:paraId="0E5C13C0" w14:textId="77777777" w:rsidR="00F31233" w:rsidRDefault="00540CC2">
      <w:pPr>
        <w:pStyle w:val="Bibliography"/>
        <w:pPrChange w:id="1875" w:author="Comparison" w:date="2026-03-18T14:51:00Z" w16du:dateUtc="2026-03-18T05:51:00Z">
          <w:pPr>
            <w:spacing w:after="240"/>
          </w:pPr>
        </w:pPrChange>
      </w:pPr>
      <w:bookmarkStart w:id="1876" w:name="ref-van-der-Vleuten2018-hd"/>
      <w:bookmarkEnd w:id="1869"/>
      <w:r>
        <w:t xml:space="preserve">8. </w:t>
      </w:r>
      <w:r>
        <w:tab/>
      </w:r>
      <w:ins w:id="1877" w:author="Comparison" w:date="2026-03-18T14:51:00Z" w16du:dateUtc="2026-03-18T05:51:00Z">
        <w:r>
          <w:t xml:space="preserve">van der </w:t>
        </w:r>
      </w:ins>
      <w:r>
        <w:t>Vleuten C</w:t>
      </w:r>
      <w:del w:id="1878" w:author="Comparison" w:date="2026-03-18T14:51:00Z" w16du:dateUtc="2026-03-18T05:51:00Z">
        <w:r w:rsidR="004D4528">
          <w:delText xml:space="preserve"> van der</w:delText>
        </w:r>
      </w:del>
      <w:r>
        <w:t xml:space="preserve">, Lindemann I, Schmidt L. Programmatic assessment: the process, rationale and evidence for modern evaluation approaches in medical education. </w:t>
      </w:r>
      <w:del w:id="1879" w:author="Comparison" w:date="2026-03-18T14:51:00Z" w16du:dateUtc="2026-03-18T05:51:00Z">
        <w:r w:rsidR="004D4528">
          <w:delText>The Medical journal of Australia</w:delText>
        </w:r>
      </w:del>
      <w:ins w:id="1880" w:author="Comparison" w:date="2026-03-18T14:51:00Z" w16du:dateUtc="2026-03-18T05:51:00Z">
        <w:r>
          <w:t>Med J Aust</w:t>
        </w:r>
      </w:ins>
      <w:r>
        <w:t xml:space="preserve"> AMPCo; 2018</w:t>
      </w:r>
      <w:ins w:id="1881" w:author="Comparison" w:date="2026-03-18T14:51:00Z" w16du:dateUtc="2026-03-18T05:51:00Z">
        <w:r>
          <w:t xml:space="preserve"> Nov 5</w:t>
        </w:r>
      </w:ins>
      <w:r>
        <w:t>;209(9):386–388. PMID:</w:t>
      </w:r>
      <w:r>
        <w:fldChar w:fldCharType="begin"/>
      </w:r>
      <w:r>
        <w:instrText>HYPERLINK "https://www.ncbi.nlm.nih.gov/pubmed/30376659" \h</w:instrText>
      </w:r>
      <w:r>
        <w:fldChar w:fldCharType="separate"/>
      </w:r>
      <w:r>
        <w:rPr>
          <w:rStyle w:val="Hyperlink"/>
        </w:rPr>
        <w:t>30376659</w:t>
      </w:r>
      <w:r>
        <w:fldChar w:fldCharType="end"/>
      </w:r>
    </w:p>
    <w:p w14:paraId="7D6E5AFA" w14:textId="77777777" w:rsidR="00F31233" w:rsidRDefault="00540CC2">
      <w:pPr>
        <w:pStyle w:val="Bibliography"/>
        <w:pPrChange w:id="1882" w:author="Comparison" w:date="2026-03-18T14:51:00Z" w16du:dateUtc="2026-03-18T05:51:00Z">
          <w:pPr>
            <w:spacing w:after="240"/>
          </w:pPr>
        </w:pPrChange>
      </w:pPr>
      <w:bookmarkStart w:id="1883" w:name="ref-Branfield_Day2020-gi"/>
      <w:bookmarkEnd w:id="1876"/>
      <w:r>
        <w:t xml:space="preserve">9. </w:t>
      </w:r>
      <w:r>
        <w:tab/>
        <w:t xml:space="preserve">Branfield Day L, Miles A, Ginsburg S, Melvin L. Resident Perceptions of Assessment and Feedback in Competency-Based Medical Education: A Focus Group Study of One Internal Medicine Residency Program. </w:t>
      </w:r>
      <w:del w:id="1884" w:author="Comparison" w:date="2026-03-18T14:51:00Z" w16du:dateUtc="2026-03-18T05:51:00Z">
        <w:r w:rsidR="004D4528">
          <w:delText>Academic medicine: journal of the Association of American Medical Colleges</w:delText>
        </w:r>
      </w:del>
      <w:ins w:id="1885" w:author="Comparison" w:date="2026-03-18T14:51:00Z" w16du:dateUtc="2026-03-18T05:51:00Z">
        <w:r>
          <w:t>Acad Med</w:t>
        </w:r>
      </w:ins>
      <w:r>
        <w:t xml:space="preserve"> 2020 Nov;95(11):1712–1717. PMID:</w:t>
      </w:r>
      <w:r>
        <w:fldChar w:fldCharType="begin"/>
      </w:r>
      <w:r>
        <w:instrText>HYPERLINK "https://www.ncbi.nlm.nih.gov/pubmed/32195692" \h</w:instrText>
      </w:r>
      <w:r>
        <w:fldChar w:fldCharType="separate"/>
      </w:r>
      <w:r>
        <w:rPr>
          <w:rStyle w:val="Hyperlink"/>
        </w:rPr>
        <w:t>32195692</w:t>
      </w:r>
      <w:r>
        <w:fldChar w:fldCharType="end"/>
      </w:r>
    </w:p>
    <w:p w14:paraId="0DA52BCC" w14:textId="77777777" w:rsidR="00F31233" w:rsidRDefault="00540CC2">
      <w:pPr>
        <w:pStyle w:val="Bibliography"/>
        <w:pPrChange w:id="1886" w:author="Comparison" w:date="2026-03-18T14:51:00Z" w16du:dateUtc="2026-03-18T05:51:00Z">
          <w:pPr>
            <w:spacing w:after="240"/>
          </w:pPr>
        </w:pPrChange>
      </w:pPr>
      <w:bookmarkStart w:id="1887" w:name="ref-Canavan2010-zh"/>
      <w:bookmarkEnd w:id="1883"/>
      <w:r>
        <w:t xml:space="preserve">10. </w:t>
      </w:r>
      <w:r>
        <w:tab/>
        <w:t xml:space="preserve">Canavan C, Holtman MC, Richmond M, Katsufrakis PJ. The quality of written comments on professional behaviors in a developmental multisource feedback program. </w:t>
      </w:r>
      <w:del w:id="1888" w:author="Comparison" w:date="2026-03-18T14:51:00Z" w16du:dateUtc="2026-03-18T05:51:00Z">
        <w:r w:rsidR="004D4528">
          <w:delText>Academic medicine: journal of the Association of American Medical Colleges</w:delText>
        </w:r>
      </w:del>
      <w:ins w:id="1889" w:author="Comparison" w:date="2026-03-18T14:51:00Z" w16du:dateUtc="2026-03-18T05:51:00Z">
        <w:r>
          <w:t>Acad Med</w:t>
        </w:r>
      </w:ins>
      <w:r>
        <w:t xml:space="preserve"> 2010 Oct;85(10 Suppl):S106–9. PMID:</w:t>
      </w:r>
      <w:r>
        <w:fldChar w:fldCharType="begin"/>
      </w:r>
      <w:r>
        <w:instrText>HYPERLINK "https://www.ncbi.nlm.nih.gov/pubmed/20881691" \h</w:instrText>
      </w:r>
      <w:r>
        <w:fldChar w:fldCharType="separate"/>
      </w:r>
      <w:r>
        <w:rPr>
          <w:rStyle w:val="Hyperlink"/>
        </w:rPr>
        <w:t>20881691</w:t>
      </w:r>
      <w:r>
        <w:fldChar w:fldCharType="end"/>
      </w:r>
    </w:p>
    <w:p w14:paraId="148DF812" w14:textId="77777777" w:rsidR="00F31233" w:rsidRDefault="00540CC2">
      <w:pPr>
        <w:pStyle w:val="Bibliography"/>
        <w:pPrChange w:id="1890" w:author="Comparison" w:date="2026-03-18T14:51:00Z" w16du:dateUtc="2026-03-18T05:51:00Z">
          <w:pPr>
            <w:spacing w:after="240"/>
          </w:pPr>
        </w:pPrChange>
      </w:pPr>
      <w:bookmarkStart w:id="1891" w:name="ref-Lucas2024-rd"/>
      <w:bookmarkEnd w:id="1887"/>
      <w:r>
        <w:t xml:space="preserve">11. </w:t>
      </w:r>
      <w:r>
        <w:tab/>
        <w:t xml:space="preserve">Lucas HC, Upperman JS, Robinson JR. A systematic review of large language models and their implications in medical education. </w:t>
      </w:r>
      <w:del w:id="1892" w:author="Comparison" w:date="2026-03-18T14:51:00Z" w16du:dateUtc="2026-03-18T05:51:00Z">
        <w:r w:rsidR="004D4528">
          <w:delText>Medical education</w:delText>
        </w:r>
      </w:del>
      <w:ins w:id="1893" w:author="Comparison" w:date="2026-03-18T14:51:00Z" w16du:dateUtc="2026-03-18T05:51:00Z">
        <w:r>
          <w:t>Med Educ</w:t>
        </w:r>
      </w:ins>
      <w:r>
        <w:t xml:space="preserve"> Wiley; 2024</w:t>
      </w:r>
      <w:ins w:id="1894" w:author="Comparison" w:date="2026-03-18T14:51:00Z" w16du:dateUtc="2026-03-18T05:51:00Z">
        <w:r>
          <w:t xml:space="preserve"> Nov 1</w:t>
        </w:r>
      </w:ins>
      <w:r>
        <w:t>;58(11):1276–1285. PMID:</w:t>
      </w:r>
      <w:r>
        <w:fldChar w:fldCharType="begin"/>
      </w:r>
      <w:r>
        <w:instrText>HYPERLINK "https://www.ncbi.nlm.nih.gov/pubmed/38639098" \h</w:instrText>
      </w:r>
      <w:r>
        <w:fldChar w:fldCharType="separate"/>
      </w:r>
      <w:r>
        <w:rPr>
          <w:rStyle w:val="Hyperlink"/>
        </w:rPr>
        <w:t>38639098</w:t>
      </w:r>
      <w:r>
        <w:fldChar w:fldCharType="end"/>
      </w:r>
    </w:p>
    <w:p w14:paraId="25727E8B" w14:textId="77777777" w:rsidR="00F31233" w:rsidRDefault="00540CC2">
      <w:pPr>
        <w:pStyle w:val="Bibliography"/>
        <w:pPrChange w:id="1895" w:author="Comparison" w:date="2026-03-18T14:51:00Z" w16du:dateUtc="2026-03-18T05:51:00Z">
          <w:pPr>
            <w:spacing w:after="240"/>
          </w:pPr>
        </w:pPrChange>
      </w:pPr>
      <w:bookmarkStart w:id="1896" w:name="ref-Dai2023-gk"/>
      <w:bookmarkEnd w:id="1891"/>
      <w:r>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r>
        <w:fldChar w:fldCharType="begin"/>
      </w:r>
      <w:r>
        <w:instrText>HYPERLINK "https://doi.org/10.1109/icalt58122.2023.00100" \h</w:instrText>
      </w:r>
      <w:r>
        <w:fldChar w:fldCharType="separate"/>
      </w:r>
      <w:r>
        <w:rPr>
          <w:rStyle w:val="Hyperlink"/>
        </w:rPr>
        <w:t>10.1109/icalt58122.2023.00100</w:t>
      </w:r>
      <w:r>
        <w:fldChar w:fldCharType="end"/>
      </w:r>
    </w:p>
    <w:p w14:paraId="346D5039" w14:textId="77777777" w:rsidR="00F31233" w:rsidRDefault="00540CC2">
      <w:pPr>
        <w:pStyle w:val="Bibliography"/>
        <w:pPrChange w:id="1897" w:author="Comparison" w:date="2026-03-18T14:51:00Z" w16du:dateUtc="2026-03-18T05:51:00Z">
          <w:pPr>
            <w:spacing w:after="240"/>
          </w:pPr>
        </w:pPrChange>
      </w:pPr>
      <w:bookmarkStart w:id="1898" w:name="ref-Jarry-Trujillo2024-kg"/>
      <w:bookmarkEnd w:id="1896"/>
      <w:r>
        <w:t xml:space="preserve">13. </w:t>
      </w:r>
      <w:r>
        <w:tab/>
        <w:t xml:space="preserve">Jarry Trujillo C, Vela Ulloa J, Escalona Vivas G, Grasset Escobar E, Villagrán Gutiérrez I, Achurra Tirado P, Varas Cohen J. Surgeons vs ChatGPT: Assessment and feedback performance based on real surgical scenarios. </w:t>
      </w:r>
      <w:del w:id="1899" w:author="Comparison" w:date="2026-03-18T14:51:00Z" w16du:dateUtc="2026-03-18T05:51:00Z">
        <w:r w:rsidR="004D4528">
          <w:delText>Journal of surgical education</w:delText>
        </w:r>
      </w:del>
      <w:ins w:id="1900" w:author="Comparison" w:date="2026-03-18T14:51:00Z" w16du:dateUtc="2026-03-18T05:51:00Z">
        <w:r>
          <w:t>J Surg Educ</w:t>
        </w:r>
      </w:ins>
      <w:r>
        <w:t xml:space="preserve"> Elsevier BV; 2024</w:t>
      </w:r>
      <w:ins w:id="1901" w:author="Comparison" w:date="2026-03-18T14:51:00Z" w16du:dateUtc="2026-03-18T05:51:00Z">
        <w:r>
          <w:t xml:space="preserve"> Jul 1</w:t>
        </w:r>
      </w:ins>
      <w:r>
        <w:t>;81(7):960–966. PMID:</w:t>
      </w:r>
      <w:r>
        <w:fldChar w:fldCharType="begin"/>
      </w:r>
      <w:r>
        <w:instrText>HYPERLINK "https://www.ncbi.nlm.nih.gov/pubmed/38749814" \h</w:instrText>
      </w:r>
      <w:r>
        <w:fldChar w:fldCharType="separate"/>
      </w:r>
      <w:r>
        <w:rPr>
          <w:rStyle w:val="Hyperlink"/>
        </w:rPr>
        <w:t>38749814</w:t>
      </w:r>
      <w:r>
        <w:fldChar w:fldCharType="end"/>
      </w:r>
    </w:p>
    <w:p w14:paraId="60AB573F" w14:textId="77777777" w:rsidR="00F31233" w:rsidRDefault="00540CC2">
      <w:pPr>
        <w:pStyle w:val="Bibliography"/>
        <w:pPrChange w:id="1902" w:author="Comparison" w:date="2026-03-18T14:51:00Z" w16du:dateUtc="2026-03-18T05:51:00Z">
          <w:pPr>
            <w:spacing w:after="240"/>
          </w:pPr>
        </w:pPrChange>
      </w:pPr>
      <w:bookmarkStart w:id="1903" w:name="ref-Abd-Alrazaq2023-tz"/>
      <w:bookmarkEnd w:id="1898"/>
      <w:r>
        <w:t xml:space="preserve">14. </w:t>
      </w:r>
      <w:r>
        <w:tab/>
        <w:t xml:space="preserve">Abd-Alrazaq A, AlSaad R, Alhuwail D, Ahmed A, Healy PM, Latifi S, Aziz S, Damseh R, Alabed Alrazak S, Sheikh J. Large language models in medical education: Opportunities, challenges, and future directions. JMIR </w:t>
      </w:r>
      <w:del w:id="1904" w:author="Comparison" w:date="2026-03-18T14:51:00Z" w16du:dateUtc="2026-03-18T05:51:00Z">
        <w:r w:rsidR="004D4528">
          <w:delText>medical education</w:delText>
        </w:r>
      </w:del>
      <w:ins w:id="1905" w:author="Comparison" w:date="2026-03-18T14:51:00Z" w16du:dateUtc="2026-03-18T05:51:00Z">
        <w:r>
          <w:t>Med Educ</w:t>
        </w:r>
      </w:ins>
      <w:r>
        <w:t xml:space="preserve"> JMIR Medical Education; 2023</w:t>
      </w:r>
      <w:ins w:id="1906" w:author="Comparison" w:date="2026-03-18T14:51:00Z" w16du:dateUtc="2026-03-18T05:51:00Z">
        <w:r>
          <w:t xml:space="preserve"> Jun 1</w:t>
        </w:r>
      </w:ins>
      <w:r>
        <w:t>;9(1):e48291. PMID:</w:t>
      </w:r>
      <w:r>
        <w:fldChar w:fldCharType="begin"/>
      </w:r>
      <w:r>
        <w:instrText>HYPERLINK "https://www.ncbi.nlm.nih.gov/pubmed/37261894" \h</w:instrText>
      </w:r>
      <w:r>
        <w:fldChar w:fldCharType="separate"/>
      </w:r>
      <w:r>
        <w:rPr>
          <w:rStyle w:val="Hyperlink"/>
        </w:rPr>
        <w:t>37261894</w:t>
      </w:r>
      <w:r>
        <w:fldChar w:fldCharType="end"/>
      </w:r>
    </w:p>
    <w:p w14:paraId="283F0319" w14:textId="77777777" w:rsidR="00F31233" w:rsidRDefault="00540CC2">
      <w:pPr>
        <w:pStyle w:val="Bibliography"/>
        <w:pPrChange w:id="1907" w:author="Comparison" w:date="2026-03-18T14:51:00Z" w16du:dateUtc="2026-03-18T05:51:00Z">
          <w:pPr>
            <w:spacing w:after="240"/>
          </w:pPr>
        </w:pPrChange>
      </w:pPr>
      <w:bookmarkStart w:id="1908" w:name="ref-LeCun2015-gf"/>
      <w:bookmarkEnd w:id="1903"/>
      <w:r>
        <w:t xml:space="preserve">15. </w:t>
      </w:r>
      <w:r>
        <w:tab/>
        <w:t>LeCun Y, Bengio Y, Hinton G. Deep learning. Nature 2015</w:t>
      </w:r>
      <w:ins w:id="1909" w:author="Comparison" w:date="2026-03-18T14:51:00Z" w16du:dateUtc="2026-03-18T05:51:00Z">
        <w:r>
          <w:t xml:space="preserve"> May 28</w:t>
        </w:r>
      </w:ins>
      <w:r>
        <w:t>;521(7553):436–444. PMID:</w:t>
      </w:r>
      <w:r>
        <w:fldChar w:fldCharType="begin"/>
      </w:r>
      <w:r>
        <w:instrText>HYPERLINK "https://www.ncbi.nlm.nih.gov/pubmed/26017442" \h</w:instrText>
      </w:r>
      <w:r>
        <w:fldChar w:fldCharType="separate"/>
      </w:r>
      <w:r>
        <w:rPr>
          <w:rStyle w:val="Hyperlink"/>
        </w:rPr>
        <w:t>26017442</w:t>
      </w:r>
      <w:r>
        <w:fldChar w:fldCharType="end"/>
      </w:r>
    </w:p>
    <w:p w14:paraId="1466AF8D" w14:textId="77777777" w:rsidR="00F31233" w:rsidRDefault="00540CC2">
      <w:pPr>
        <w:pStyle w:val="Bibliography"/>
        <w:pPrChange w:id="1910" w:author="Comparison" w:date="2026-03-18T14:51:00Z" w16du:dateUtc="2026-03-18T05:51:00Z">
          <w:pPr>
            <w:spacing w:after="240"/>
          </w:pPr>
        </w:pPrChange>
      </w:pPr>
      <w:bookmarkStart w:id="1911" w:name="ref-Khan2023-vr"/>
      <w:bookmarkEnd w:id="1908"/>
      <w:r>
        <w:t xml:space="preserve">16. </w:t>
      </w:r>
      <w:r>
        <w:tab/>
        <w:t xml:space="preserve">Khan RA, Jawaid M, Khan AR, Sajjad M. ChatGPT - Reshaping medical education and clinical management. </w:t>
      </w:r>
      <w:del w:id="1912" w:author="Comparison" w:date="2026-03-18T14:51:00Z" w16du:dateUtc="2026-03-18T05:51:00Z">
        <w:r w:rsidR="004D4528">
          <w:delText>Pakistan journal of medical sciences quarterly</w:delText>
        </w:r>
      </w:del>
      <w:ins w:id="1913" w:author="Comparison" w:date="2026-03-18T14:51:00Z" w16du:dateUtc="2026-03-18T05:51:00Z">
        <w:r>
          <w:t>Pak J Med Sci Q</w:t>
        </w:r>
      </w:ins>
      <w:r>
        <w:t xml:space="preserve"> 2023;39(2):605–607. PMID:</w:t>
      </w:r>
      <w:r>
        <w:fldChar w:fldCharType="begin"/>
      </w:r>
      <w:r>
        <w:instrText>HYPERLINK "https://www.ncbi.nlm.nih.gov/pubmed/36950398" \h</w:instrText>
      </w:r>
      <w:r>
        <w:fldChar w:fldCharType="separate"/>
      </w:r>
      <w:r>
        <w:rPr>
          <w:rStyle w:val="Hyperlink"/>
        </w:rPr>
        <w:t>36950398</w:t>
      </w:r>
      <w:r>
        <w:fldChar w:fldCharType="end"/>
      </w:r>
    </w:p>
    <w:p w14:paraId="4269630E" w14:textId="77777777" w:rsidR="00F31233" w:rsidRDefault="00540CC2">
      <w:pPr>
        <w:pStyle w:val="Bibliography"/>
        <w:pPrChange w:id="1914" w:author="Comparison" w:date="2026-03-18T14:51:00Z" w16du:dateUtc="2026-03-18T05:51:00Z">
          <w:pPr>
            <w:spacing w:after="240"/>
          </w:pPr>
        </w:pPrChange>
      </w:pPr>
      <w:bookmarkStart w:id="1915" w:name="ref-Lee2024-th"/>
      <w:bookmarkEnd w:id="1911"/>
      <w:r>
        <w:t xml:space="preserve">17. </w:t>
      </w:r>
      <w:r>
        <w:tab/>
        <w:t xml:space="preserve">Lee H. The rise of ChatGPT: Exploring its potential in medical education. </w:t>
      </w:r>
      <w:del w:id="1916" w:author="Comparison" w:date="2026-03-18T14:51:00Z" w16du:dateUtc="2026-03-18T05:51:00Z">
        <w:r w:rsidR="004D4528">
          <w:delText>Anatomical sciences education</w:delText>
        </w:r>
      </w:del>
      <w:ins w:id="1917" w:author="Comparison" w:date="2026-03-18T14:51:00Z" w16du:dateUtc="2026-03-18T05:51:00Z">
        <w:r>
          <w:t>Anat Sci Educ</w:t>
        </w:r>
      </w:ins>
      <w:r>
        <w:t xml:space="preserve"> Wiley; 2024 Jul;17(5):926–931. PMID:</w:t>
      </w:r>
      <w:r>
        <w:fldChar w:fldCharType="begin"/>
      </w:r>
      <w:r>
        <w:instrText>HYPERLINK "https://www.ncbi.nlm.nih.gov/pubmed/36916887" \h</w:instrText>
      </w:r>
      <w:r>
        <w:fldChar w:fldCharType="separate"/>
      </w:r>
      <w:r>
        <w:rPr>
          <w:rStyle w:val="Hyperlink"/>
        </w:rPr>
        <w:t>36916887</w:t>
      </w:r>
      <w:r>
        <w:fldChar w:fldCharType="end"/>
      </w:r>
    </w:p>
    <w:p w14:paraId="6009D7B7" w14:textId="77777777" w:rsidR="00F31233" w:rsidRDefault="00540CC2">
      <w:pPr>
        <w:pStyle w:val="Bibliography"/>
        <w:pPrChange w:id="1918" w:author="Comparison" w:date="2026-03-18T14:51:00Z" w16du:dateUtc="2026-03-18T05:51:00Z">
          <w:pPr>
            <w:spacing w:after="240"/>
          </w:pPr>
        </w:pPrChange>
      </w:pPr>
      <w:bookmarkStart w:id="1919" w:name="ref-Steiss2024-ra"/>
      <w:bookmarkEnd w:id="1915"/>
      <w:r>
        <w:t xml:space="preserve">18. </w:t>
      </w:r>
      <w:r>
        <w:tab/>
        <w:t>Steiss J, Tate T, Graham S, Cruz J, Hebert M, Wang J, Moon Y, Tseng W, Warschauer M, Olson CB. Comparing the quality of human and ChatGPT feedback of students’ writing. Learning and Instruction 2024</w:t>
      </w:r>
      <w:ins w:id="1920" w:author="Comparison" w:date="2026-03-18T14:51:00Z" w16du:dateUtc="2026-03-18T05:51:00Z">
        <w:r>
          <w:t xml:space="preserve"> Jun 1</w:t>
        </w:r>
      </w:ins>
      <w:r>
        <w:t xml:space="preserve">;91:101894. doi: </w:t>
      </w:r>
      <w:r>
        <w:fldChar w:fldCharType="begin"/>
      </w:r>
      <w:r>
        <w:instrText>HYPERLINK "https://doi.org/10.1016/j.learninstruc.2024.101894" \h</w:instrText>
      </w:r>
      <w:r>
        <w:fldChar w:fldCharType="separate"/>
      </w:r>
      <w:r>
        <w:rPr>
          <w:rStyle w:val="Hyperlink"/>
        </w:rPr>
        <w:t>10.1016/j.learninstruc.2024.101894</w:t>
      </w:r>
      <w:r>
        <w:fldChar w:fldCharType="end"/>
      </w:r>
    </w:p>
    <w:p w14:paraId="74A57A31" w14:textId="77777777" w:rsidR="00F31233" w:rsidRDefault="00540CC2">
      <w:pPr>
        <w:pStyle w:val="Bibliography"/>
        <w:pPrChange w:id="1921" w:author="Comparison" w:date="2026-03-18T14:51:00Z" w16du:dateUtc="2026-03-18T05:51:00Z">
          <w:pPr>
            <w:spacing w:after="240"/>
          </w:pPr>
        </w:pPrChange>
      </w:pPr>
      <w:bookmarkStart w:id="1922" w:name="ref-Ortega-Ochoa2024-ub"/>
      <w:bookmarkEnd w:id="1919"/>
      <w:r>
        <w:t xml:space="preserve">19. </w:t>
      </w:r>
      <w:r>
        <w:tab/>
        <w:t>Ortega-Ochoa E, Quiroga Pérez J, Arguedas M, Daradoumis T, Marquès Puig JM. The effectiveness of empathic chatbot feedback for developing computer competencies, motivation, self-regulation, and metacognitive reasoning in online higher education. Internet of Things 2024</w:t>
      </w:r>
      <w:ins w:id="1923" w:author="Comparison" w:date="2026-03-18T14:51:00Z" w16du:dateUtc="2026-03-18T05:51:00Z">
        <w:r>
          <w:t xml:space="preserve"> Apr 1</w:t>
        </w:r>
      </w:ins>
      <w:r>
        <w:t xml:space="preserve">;25:101101. doi: </w:t>
      </w:r>
      <w:r>
        <w:fldChar w:fldCharType="begin"/>
      </w:r>
      <w:r>
        <w:instrText>HYPERLINK "https://doi.org/10.1016/j.iot.2024.101101" \h</w:instrText>
      </w:r>
      <w:r>
        <w:fldChar w:fldCharType="separate"/>
      </w:r>
      <w:r>
        <w:rPr>
          <w:rStyle w:val="Hyperlink"/>
        </w:rPr>
        <w:t>10.1016/j.iot.2024.101101</w:t>
      </w:r>
      <w:r>
        <w:fldChar w:fldCharType="end"/>
      </w:r>
    </w:p>
    <w:p w14:paraId="0B4DAD87" w14:textId="77777777" w:rsidR="00F31233" w:rsidRDefault="00540CC2">
      <w:pPr>
        <w:pStyle w:val="Bibliography"/>
        <w:pPrChange w:id="1924" w:author="Comparison" w:date="2026-03-18T14:51:00Z" w16du:dateUtc="2026-03-18T05:51:00Z">
          <w:pPr>
            <w:spacing w:after="240"/>
          </w:pPr>
        </w:pPrChange>
      </w:pPr>
      <w:bookmarkStart w:id="1925" w:name="ref-Jayawardena2025-gj"/>
      <w:bookmarkEnd w:id="1922"/>
      <w:r>
        <w:t xml:space="preserve">20. </w:t>
      </w:r>
      <w:r>
        <w:tab/>
      </w:r>
      <w:r>
        <w:t xml:space="preserve">Jayawardena CK, Gunathilake Y, Ihalagedara D. Dental students’ learning experience: Artificial intelligence vs human feedback on assignments. </w:t>
      </w:r>
      <w:del w:id="1926" w:author="Comparison" w:date="2026-03-18T14:51:00Z" w16du:dateUtc="2026-03-18T05:51:00Z">
        <w:r w:rsidR="004D4528">
          <w:delText>International dental journal</w:delText>
        </w:r>
      </w:del>
      <w:ins w:id="1927" w:author="Comparison" w:date="2026-03-18T14:51:00Z" w16du:dateUtc="2026-03-18T05:51:00Z">
        <w:r>
          <w:t>Int Dent J</w:t>
        </w:r>
      </w:ins>
      <w:r>
        <w:t xml:space="preserve"> Elsevier BV; 2025</w:t>
      </w:r>
      <w:ins w:id="1928" w:author="Comparison" w:date="2026-03-18T14:51:00Z" w16du:dateUtc="2026-03-18T05:51:00Z">
        <w:r>
          <w:t xml:space="preserve"> Feb 1</w:t>
        </w:r>
      </w:ins>
      <w:r>
        <w:t>;75(1):100–108. PMID:</w:t>
      </w:r>
      <w:r>
        <w:fldChar w:fldCharType="begin"/>
      </w:r>
      <w:r>
        <w:instrText>HYPERLINK "https://www.ncbi.nlm.nih.gov/pubmed/39799065" \h</w:instrText>
      </w:r>
      <w:r>
        <w:fldChar w:fldCharType="separate"/>
      </w:r>
      <w:r>
        <w:rPr>
          <w:rStyle w:val="Hyperlink"/>
        </w:rPr>
        <w:t>39799065</w:t>
      </w:r>
      <w:r>
        <w:fldChar w:fldCharType="end"/>
      </w:r>
    </w:p>
    <w:p w14:paraId="3E06D41B" w14:textId="77777777" w:rsidR="00F31233" w:rsidRDefault="00540CC2">
      <w:pPr>
        <w:pStyle w:val="Bibliography"/>
        <w:pPrChange w:id="1929" w:author="Comparison" w:date="2026-03-18T14:51:00Z" w16du:dateUtc="2026-03-18T05:51:00Z">
          <w:pPr>
            <w:spacing w:after="240"/>
          </w:pPr>
        </w:pPrChange>
      </w:pPr>
      <w:bookmarkStart w:id="1930" w:name="ref-Haider2025-tc"/>
      <w:bookmarkEnd w:id="1925"/>
      <w:r>
        <w:t xml:space="preserve">21. </w:t>
      </w:r>
      <w:r>
        <w:tab/>
        <w:t>Haider N, Morjaria L, Sheth U, Al-Jabouri N, Sibbald M. MD student perceptions of ChatGPT for reflective writing feedback in undergraduate medical education. International Medical Education MDPI AG; 2025</w:t>
      </w:r>
      <w:ins w:id="1931" w:author="Comparison" w:date="2026-03-18T14:51:00Z" w16du:dateUtc="2026-03-18T05:51:00Z">
        <w:r>
          <w:t xml:space="preserve"> Jul 23</w:t>
        </w:r>
      </w:ins>
      <w:r>
        <w:t xml:space="preserve">;4(3):27. doi: </w:t>
      </w:r>
      <w:r>
        <w:fldChar w:fldCharType="begin"/>
      </w:r>
      <w:r>
        <w:instrText>HYPERLINK "https://doi.org/10.3390/ime4030027" \h</w:instrText>
      </w:r>
      <w:r>
        <w:fldChar w:fldCharType="separate"/>
      </w:r>
      <w:r>
        <w:rPr>
          <w:rStyle w:val="Hyperlink"/>
        </w:rPr>
        <w:t>10.3390/ime4030027</w:t>
      </w:r>
      <w:r>
        <w:fldChar w:fldCharType="end"/>
      </w:r>
    </w:p>
    <w:p w14:paraId="2703F543" w14:textId="77777777" w:rsidR="00F31233" w:rsidRDefault="00540CC2">
      <w:pPr>
        <w:pStyle w:val="Bibliography"/>
        <w:pPrChange w:id="1932" w:author="Comparison" w:date="2026-03-18T14:51:00Z" w16du:dateUtc="2026-03-18T05:51:00Z">
          <w:pPr>
            <w:spacing w:after="240"/>
          </w:pPr>
        </w:pPrChange>
      </w:pPr>
      <w:bookmarkStart w:id="1933" w:name="ref-Cicek2025-ru"/>
      <w:bookmarkEnd w:id="1930"/>
      <w:r>
        <w:t xml:space="preserve">22. </w:t>
      </w:r>
      <w:r>
        <w:tab/>
        <w:t xml:space="preserve">Çiçek FE, Ülker M, Özer M, Kıyak YS. ChatGPT versus expert feedback on clinical reasoning questions and their effect on learning: a randomized controlled trial. </w:t>
      </w:r>
      <w:del w:id="1934" w:author="Comparison" w:date="2026-03-18T14:51:00Z" w16du:dateUtc="2026-03-18T05:51:00Z">
        <w:r w:rsidR="004D4528">
          <w:delText>Postgraduate medical journal</w:delText>
        </w:r>
      </w:del>
      <w:ins w:id="1935" w:author="Comparison" w:date="2026-03-18T14:51:00Z" w16du:dateUtc="2026-03-18T05:51:00Z">
        <w:r>
          <w:t>Postgrad Med J</w:t>
        </w:r>
      </w:ins>
      <w:r>
        <w:t xml:space="preserve"> Postgrad Med J; 2025</w:t>
      </w:r>
      <w:ins w:id="1936" w:author="Comparison" w:date="2026-03-18T14:51:00Z" w16du:dateUtc="2026-03-18T05:51:00Z">
        <w:r>
          <w:t xml:space="preserve"> Apr 22</w:t>
        </w:r>
      </w:ins>
      <w:r>
        <w:t>;101(1195):458–463. PMID:</w:t>
      </w:r>
      <w:r>
        <w:fldChar w:fldCharType="begin"/>
      </w:r>
      <w:r>
        <w:instrText>HYPERLINK "https://www.ncbi.nlm.nih.gov/pubmed/39656920" \h</w:instrText>
      </w:r>
      <w:r>
        <w:fldChar w:fldCharType="separate"/>
      </w:r>
      <w:r>
        <w:rPr>
          <w:rStyle w:val="Hyperlink"/>
        </w:rPr>
        <w:t>39656920</w:t>
      </w:r>
      <w:r>
        <w:fldChar w:fldCharType="end"/>
      </w:r>
    </w:p>
    <w:p w14:paraId="5DE4E2EE" w14:textId="77777777" w:rsidR="00F31233" w:rsidRDefault="00540CC2">
      <w:pPr>
        <w:pStyle w:val="Bibliography"/>
        <w:pPrChange w:id="1937" w:author="Comparison" w:date="2026-03-18T14:51:00Z" w16du:dateUtc="2026-03-18T05:51:00Z">
          <w:pPr>
            <w:spacing w:after="240"/>
          </w:pPr>
        </w:pPrChange>
      </w:pPr>
      <w:bookmarkStart w:id="1938" w:name="ref-Usher2025-md"/>
      <w:bookmarkEnd w:id="1933"/>
      <w:r>
        <w:t xml:space="preserve">23. </w:t>
      </w:r>
      <w:r>
        <w:tab/>
        <w:t xml:space="preserve">Usher M. Generative AI vs. instructor vs. peer assessments: a comparison of grading and feedback in higher education. </w:t>
      </w:r>
      <w:del w:id="1939" w:author="Comparison" w:date="2026-03-18T14:51:00Z" w16du:dateUtc="2026-03-18T05:51:00Z">
        <w:r w:rsidR="004D4528">
          <w:delText>Assessment and evaluation in higher education</w:delText>
        </w:r>
      </w:del>
      <w:ins w:id="1940" w:author="Comparison" w:date="2026-03-18T14:51:00Z" w16du:dateUtc="2026-03-18T05:51:00Z">
        <w:r>
          <w:t>Assess Eval High Educ</w:t>
        </w:r>
      </w:ins>
      <w:r>
        <w:t xml:space="preserve"> Informa UK Limited; 2025</w:t>
      </w:r>
      <w:ins w:id="1941" w:author="Comparison" w:date="2026-03-18T14:51:00Z" w16du:dateUtc="2026-03-18T05:51:00Z">
        <w:r>
          <w:t xml:space="preserve"> Aug 18</w:t>
        </w:r>
      </w:ins>
      <w:r>
        <w:t xml:space="preserve">;50(6):912–927. doi: </w:t>
      </w:r>
      <w:r>
        <w:fldChar w:fldCharType="begin"/>
      </w:r>
      <w:r>
        <w:instrText>HYPERLINK "https://doi.org/10.1080/02602938.2025.2487495" \h</w:instrText>
      </w:r>
      <w:r>
        <w:fldChar w:fldCharType="separate"/>
      </w:r>
      <w:r>
        <w:rPr>
          <w:rStyle w:val="Hyperlink"/>
        </w:rPr>
        <w:t>10.1080/02602938.2025.2487495</w:t>
      </w:r>
      <w:r>
        <w:fldChar w:fldCharType="end"/>
      </w:r>
    </w:p>
    <w:p w14:paraId="30E2AB44" w14:textId="77777777" w:rsidR="00F31233" w:rsidRDefault="00540CC2">
      <w:pPr>
        <w:pStyle w:val="Bibliography"/>
        <w:pPrChange w:id="1942" w:author="Comparison" w:date="2026-03-18T14:51:00Z" w16du:dateUtc="2026-03-18T05:51:00Z">
          <w:pPr>
            <w:spacing w:after="240"/>
          </w:pPr>
        </w:pPrChange>
      </w:pPr>
      <w:bookmarkStart w:id="1943" w:name="ref-Er2025-is"/>
      <w:bookmarkEnd w:id="1938"/>
      <w:r>
        <w:t xml:space="preserve">24. </w:t>
      </w:r>
      <w:r>
        <w:tab/>
        <w:t xml:space="preserve">Er E, Akçapınar G, Bayazıt A, Noroozi O, Banihashem SK. Assessing student perceptions and use of instructor versus AI‐generated feedback. </w:t>
      </w:r>
      <w:del w:id="1944" w:author="Comparison" w:date="2026-03-18T14:51:00Z" w16du:dateUtc="2026-03-18T05:51:00Z">
        <w:r w:rsidR="004D4528">
          <w:delText>British journal of educational technology: journal of the Council for Educational Technology Wiley; 2025</w:delText>
        </w:r>
      </w:del>
      <w:ins w:id="1945" w:author="Comparison" w:date="2026-03-18T14:51:00Z" w16du:dateUtc="2026-03-18T05:51:00Z">
        <w:r>
          <w:t>Br J Educ Technol Wiley; 2025 May 1</w:t>
        </w:r>
      </w:ins>
      <w:r>
        <w:t xml:space="preserve">;56(3):1074–1091. doi: </w:t>
      </w:r>
      <w:r>
        <w:fldChar w:fldCharType="begin"/>
      </w:r>
      <w:r>
        <w:instrText>HYPERLINK "https://doi.org/10.1111/bjet.13558" \h</w:instrText>
      </w:r>
      <w:r>
        <w:fldChar w:fldCharType="separate"/>
      </w:r>
      <w:r>
        <w:rPr>
          <w:rStyle w:val="Hyperlink"/>
        </w:rPr>
        <w:t>10.1111/bjet.13558</w:t>
      </w:r>
      <w:r>
        <w:fldChar w:fldCharType="end"/>
      </w:r>
    </w:p>
    <w:p w14:paraId="02D10B46" w14:textId="77777777" w:rsidR="00F31233" w:rsidRDefault="00540CC2">
      <w:pPr>
        <w:pStyle w:val="Bibliography"/>
        <w:pPrChange w:id="1946" w:author="Comparison" w:date="2026-03-18T14:51:00Z" w16du:dateUtc="2026-03-18T05:51:00Z">
          <w:pPr>
            <w:spacing w:after="240"/>
          </w:pPr>
        </w:pPrChange>
      </w:pPr>
      <w:bookmarkStart w:id="1947" w:name="ref-Ali2025-fd"/>
      <w:bookmarkEnd w:id="1943"/>
      <w:r>
        <w:t xml:space="preserve">25. </w:t>
      </w:r>
      <w:r>
        <w:tab/>
        <w:t xml:space="preserve">Ali M, Harbieh I, Haider KH. Bytes versus brains: A comparative study of AI-generated feedback and human tutor feedback in medical education. </w:t>
      </w:r>
      <w:del w:id="1948" w:author="Comparison" w:date="2026-03-18T14:51:00Z" w16du:dateUtc="2026-03-18T05:51:00Z">
        <w:r w:rsidR="004D4528">
          <w:delText>Medical teacher</w:delText>
        </w:r>
      </w:del>
      <w:ins w:id="1949" w:author="Comparison" w:date="2026-03-18T14:51:00Z" w16du:dateUtc="2026-03-18T05:51:00Z">
        <w:r>
          <w:t>Med Teach</w:t>
        </w:r>
      </w:ins>
      <w:r>
        <w:t xml:space="preserve"> Taylor &amp; Francis; 2025</w:t>
      </w:r>
      <w:ins w:id="1950" w:author="Comparison" w:date="2026-03-18T14:51:00Z" w16du:dateUtc="2026-03-18T05:51:00Z">
        <w:r>
          <w:t xml:space="preserve"> Jun 18</w:t>
        </w:r>
      </w:ins>
      <w:r>
        <w:t>;1–11. PMID:</w:t>
      </w:r>
      <w:r>
        <w:fldChar w:fldCharType="begin"/>
      </w:r>
      <w:r>
        <w:instrText>HYPERLINK "https://www.ncbi.nlm.nih.gov/pubmed/40528415" \h</w:instrText>
      </w:r>
      <w:r>
        <w:fldChar w:fldCharType="separate"/>
      </w:r>
      <w:r>
        <w:rPr>
          <w:rStyle w:val="Hyperlink"/>
        </w:rPr>
        <w:t>40528415</w:t>
      </w:r>
      <w:r>
        <w:fldChar w:fldCharType="end"/>
      </w:r>
    </w:p>
    <w:p w14:paraId="28AA3F6B" w14:textId="77777777" w:rsidR="00F31233" w:rsidRDefault="00540CC2">
      <w:pPr>
        <w:pStyle w:val="Bibliography"/>
        <w:pPrChange w:id="1951" w:author="Comparison" w:date="2026-03-18T14:51:00Z" w16du:dateUtc="2026-03-18T05:51:00Z">
          <w:pPr>
            <w:spacing w:after="240"/>
          </w:pPr>
        </w:pPrChange>
      </w:pPr>
      <w:bookmarkStart w:id="1952" w:name="ref-Andreou2024-mt"/>
      <w:bookmarkEnd w:id="1947"/>
      <w:r>
        <w:t xml:space="preserve">26. </w:t>
      </w:r>
      <w:r>
        <w:tab/>
        <w:t xml:space="preserve">Andreou V, Peters S, Eggermont J, Schoenmakers B. Evaluating feedback comments in Entrustable Professional Activities: A cross-sectional study. </w:t>
      </w:r>
      <w:del w:id="1953" w:author="Comparison" w:date="2026-03-18T14:51:00Z" w16du:dateUtc="2026-03-18T05:51:00Z">
        <w:r w:rsidR="004D4528">
          <w:delText>Journal of medical education and curricular development</w:delText>
        </w:r>
      </w:del>
      <w:ins w:id="1954" w:author="Comparison" w:date="2026-03-18T14:51:00Z" w16du:dateUtc="2026-03-18T05:51:00Z">
        <w:r>
          <w:t>J Med Educ Curric Dev</w:t>
        </w:r>
      </w:ins>
      <w:r>
        <w:t xml:space="preserve"> J Med Educ Curric Dev; 2024</w:t>
      </w:r>
      <w:ins w:id="1955" w:author="Comparison" w:date="2026-03-18T14:51:00Z" w16du:dateUtc="2026-03-18T05:51:00Z">
        <w:r>
          <w:t xml:space="preserve"> Jan 24</w:t>
        </w:r>
      </w:ins>
      <w:r>
        <w:t>;11:23821205241275810. PMID:</w:t>
      </w:r>
      <w:r>
        <w:fldChar w:fldCharType="begin"/>
      </w:r>
      <w:r>
        <w:instrText>HYPERLINK "https://www.ncbi.nlm.nih.gov/pubmed/39346122" \h</w:instrText>
      </w:r>
      <w:r>
        <w:fldChar w:fldCharType="separate"/>
      </w:r>
      <w:r>
        <w:rPr>
          <w:rStyle w:val="Hyperlink"/>
        </w:rPr>
        <w:t>39346122</w:t>
      </w:r>
      <w:r>
        <w:fldChar w:fldCharType="end"/>
      </w:r>
    </w:p>
    <w:p w14:paraId="264FAE30" w14:textId="77777777" w:rsidR="00F31233" w:rsidRDefault="00540CC2">
      <w:pPr>
        <w:pStyle w:val="Bibliography"/>
        <w:pPrChange w:id="1956" w:author="Comparison" w:date="2026-03-18T14:51:00Z" w16du:dateUtc="2026-03-18T05:51:00Z">
          <w:pPr>
            <w:spacing w:after="240"/>
          </w:pPr>
        </w:pPrChange>
      </w:pPr>
      <w:bookmarkStart w:id="1957" w:name="ref-Poeppelman2025-iv"/>
      <w:bookmarkEnd w:id="1952"/>
      <w:r>
        <w:t xml:space="preserve">27. </w:t>
      </w:r>
      <w:r>
        <w:tab/>
        <w:t xml:space="preserve">Poeppelman RS, Cho J, Nachbor K, Sekhar TC, Pruett J, Baim A, Strul S, Barsam A, Langworthy B, Waxman EL, Culican SM. “but why?”: Explanatory feedback is a reliable marker of high-quality narrative assessment of surgical performance. </w:t>
      </w:r>
      <w:del w:id="1958" w:author="Comparison" w:date="2026-03-18T14:51:00Z" w16du:dateUtc="2026-03-18T05:51:00Z">
        <w:r w:rsidR="004D4528">
          <w:delText>Academic medicine: journal of the Association of American Medical Colleges</w:delText>
        </w:r>
      </w:del>
      <w:ins w:id="1959" w:author="Comparison" w:date="2026-03-18T14:51:00Z" w16du:dateUtc="2026-03-18T05:51:00Z">
        <w:r>
          <w:t>Acad Med</w:t>
        </w:r>
      </w:ins>
      <w:r>
        <w:t xml:space="preserve"> Ovid Technologies (Wolters Kluwer Health); 2025</w:t>
      </w:r>
      <w:ins w:id="1960" w:author="Comparison" w:date="2026-03-18T14:51:00Z" w16du:dateUtc="2026-03-18T05:51:00Z">
        <w:r>
          <w:t xml:space="preserve"> May 1</w:t>
        </w:r>
      </w:ins>
      <w:r>
        <w:t>;100(5):614–620. PMID:</w:t>
      </w:r>
      <w:r>
        <w:fldChar w:fldCharType="begin"/>
      </w:r>
      <w:r>
        <w:instrText>HYPERLINK "https://www.ncbi.nlm.nih.gov/pubmed/39889694" \h</w:instrText>
      </w:r>
      <w:r>
        <w:fldChar w:fldCharType="separate"/>
      </w:r>
      <w:r>
        <w:rPr>
          <w:rStyle w:val="Hyperlink"/>
        </w:rPr>
        <w:t>39889694</w:t>
      </w:r>
      <w:r>
        <w:fldChar w:fldCharType="end"/>
      </w:r>
    </w:p>
    <w:p w14:paraId="59DA2866" w14:textId="77777777" w:rsidR="00F31233" w:rsidRDefault="00540CC2">
      <w:pPr>
        <w:pStyle w:val="Bibliography"/>
        <w:pPrChange w:id="1961" w:author="Comparison" w:date="2026-03-18T14:51:00Z" w16du:dateUtc="2026-03-18T05:51:00Z">
          <w:pPr>
            <w:spacing w:after="240"/>
          </w:pPr>
        </w:pPrChange>
      </w:pPr>
      <w:bookmarkStart w:id="1962" w:name="ref-Lu2023-da"/>
      <w:bookmarkEnd w:id="1957"/>
      <w:r>
        <w:t xml:space="preserve">28. </w:t>
      </w:r>
      <w:r>
        <w:tab/>
        <w:t xml:space="preserve">Lu KJQ, Meaney C, Guo E, Leung F-H. Evaluating the applicability of existing lexicon-based sentiment analysis techniques on family medicine resident feedback field notes: Retrospective cohort study. JMIR </w:t>
      </w:r>
      <w:del w:id="1963" w:author="Comparison" w:date="2026-03-18T14:51:00Z" w16du:dateUtc="2026-03-18T05:51:00Z">
        <w:r w:rsidR="004D4528">
          <w:delText>medical education</w:delText>
        </w:r>
      </w:del>
      <w:ins w:id="1964" w:author="Comparison" w:date="2026-03-18T14:51:00Z" w16du:dateUtc="2026-03-18T05:51:00Z">
        <w:r>
          <w:t>Med Educ</w:t>
        </w:r>
      </w:ins>
      <w:r>
        <w:t xml:space="preserve"> JMIR Publications Inc.; 2023</w:t>
      </w:r>
      <w:ins w:id="1965" w:author="Comparison" w:date="2026-03-18T14:51:00Z" w16du:dateUtc="2026-03-18T05:51:00Z">
        <w:r>
          <w:t xml:space="preserve"> Jul 27</w:t>
        </w:r>
      </w:ins>
      <w:r>
        <w:t>;9:e41953. PMID:</w:t>
      </w:r>
      <w:r>
        <w:fldChar w:fldCharType="begin"/>
      </w:r>
      <w:r>
        <w:instrText>HYPERLINK "https://www.ncbi.nlm.nih.gov/pubmed/37498660" \h</w:instrText>
      </w:r>
      <w:r>
        <w:fldChar w:fldCharType="separate"/>
      </w:r>
      <w:r>
        <w:rPr>
          <w:rStyle w:val="Hyperlink"/>
        </w:rPr>
        <w:t>37498660</w:t>
      </w:r>
      <w:r>
        <w:fldChar w:fldCharType="end"/>
      </w:r>
    </w:p>
    <w:p w14:paraId="214CBD67" w14:textId="77777777" w:rsidR="00F31233" w:rsidRDefault="00540CC2">
      <w:pPr>
        <w:pStyle w:val="Bibliography"/>
        <w:pPrChange w:id="1966" w:author="Comparison" w:date="2026-03-18T14:51:00Z" w16du:dateUtc="2026-03-18T05:51:00Z">
          <w:pPr>
            <w:spacing w:after="240"/>
          </w:pPr>
        </w:pPrChange>
      </w:pPr>
      <w:bookmarkStart w:id="1967" w:name="ref-Mooney2022-hy"/>
      <w:bookmarkEnd w:id="1962"/>
      <w:r>
        <w:t xml:space="preserve">29. </w:t>
      </w:r>
      <w:r>
        <w:tab/>
      </w:r>
      <w:r>
        <w:t>Mooney CJ, Pascoe JM, Blatt AE, Lang VJ, Kelly MS, Braun MK, Burch JE, Stone RT. Predictors of faculty narrative evaluation quality in medical school clerkships. Medical education Med Educ; 2022 Dec;56(12). PMID:</w:t>
      </w:r>
      <w:r>
        <w:fldChar w:fldCharType="begin"/>
      </w:r>
      <w:r>
        <w:instrText>HYPERLINK "https://www.ncbi.nlm.nih.gov/pubmed/35950329" \h</w:instrText>
      </w:r>
      <w:r>
        <w:fldChar w:fldCharType="separate"/>
      </w:r>
      <w:r>
        <w:rPr>
          <w:rStyle w:val="Hyperlink"/>
        </w:rPr>
        <w:t>35950329</w:t>
      </w:r>
      <w:r>
        <w:fldChar w:fldCharType="end"/>
      </w:r>
    </w:p>
    <w:p w14:paraId="180AE4EC" w14:textId="77777777" w:rsidR="00F31233" w:rsidRDefault="00540CC2">
      <w:pPr>
        <w:pStyle w:val="Bibliography"/>
        <w:pPrChange w:id="1968" w:author="Comparison" w:date="2026-03-18T14:51:00Z" w16du:dateUtc="2026-03-18T05:51:00Z">
          <w:pPr>
            <w:spacing w:after="240"/>
          </w:pPr>
        </w:pPrChange>
      </w:pPr>
      <w:bookmarkStart w:id="1969" w:name="ref-Coughlin2022-qj"/>
      <w:bookmarkEnd w:id="1967"/>
      <w:r>
        <w:t xml:space="preserve">30. </w:t>
      </w:r>
      <w:r>
        <w:tab/>
        <w:t xml:space="preserve">Coughlin RF, Tsyrulnik A, Gottlieb M, Bod J, Barnicle R, Dziura J, Della-Giustina D, Goldflam K. Differences in faculty feedback for high, expected, and below-expected clinically performing emergency medicine residents. AEM </w:t>
      </w:r>
      <w:del w:id="1970" w:author="Comparison" w:date="2026-03-18T14:51:00Z" w16du:dateUtc="2026-03-18T05:51:00Z">
        <w:r w:rsidR="004D4528">
          <w:delText>education and training</w:delText>
        </w:r>
      </w:del>
      <w:ins w:id="1971" w:author="Comparison" w:date="2026-03-18T14:51:00Z" w16du:dateUtc="2026-03-18T05:51:00Z">
        <w:r>
          <w:t>Educ Train</w:t>
        </w:r>
      </w:ins>
      <w:r>
        <w:t xml:space="preserve"> Wiley; 2022</w:t>
      </w:r>
      <w:ins w:id="1972" w:author="Comparison" w:date="2026-03-18T14:51:00Z" w16du:dateUtc="2026-03-18T05:51:00Z">
        <w:r>
          <w:t xml:space="preserve"> Oct 17</w:t>
        </w:r>
      </w:ins>
      <w:r>
        <w:t>;6(5):e10788. PMID:</w:t>
      </w:r>
      <w:r>
        <w:fldChar w:fldCharType="begin"/>
      </w:r>
      <w:r>
        <w:instrText>HYPERLINK "https://www.ncbi.nlm.nih.gov/pubmed/36189452" \h</w:instrText>
      </w:r>
      <w:r>
        <w:fldChar w:fldCharType="separate"/>
      </w:r>
      <w:r>
        <w:rPr>
          <w:rStyle w:val="Hyperlink"/>
        </w:rPr>
        <w:t>36189452</w:t>
      </w:r>
      <w:r>
        <w:fldChar w:fldCharType="end"/>
      </w:r>
    </w:p>
    <w:p w14:paraId="74FCF6AA" w14:textId="77777777" w:rsidR="00F31233" w:rsidRDefault="00540CC2">
      <w:pPr>
        <w:pStyle w:val="Bibliography"/>
        <w:pPrChange w:id="1973" w:author="Comparison" w:date="2026-03-18T14:51:00Z" w16du:dateUtc="2026-03-18T05:51:00Z">
          <w:pPr>
            <w:spacing w:after="240"/>
          </w:pPr>
        </w:pPrChange>
      </w:pPr>
      <w:bookmarkStart w:id="1974" w:name="ref-Van-Ostaeyen2023-wo"/>
      <w:bookmarkEnd w:id="1969"/>
      <w:r>
        <w:t xml:space="preserve">31. </w:t>
      </w:r>
      <w:r>
        <w:tab/>
        <w:t xml:space="preserve">Van Ostaeyen S, Embo M, Rotsaert T, De Clercq O, Schellens T, Valcke M. A qualitative textual analysis of feedback comments in ePortfolios: Quality and alignment with the CanMEDS roles. </w:t>
      </w:r>
      <w:del w:id="1975" w:author="Comparison" w:date="2026-03-18T14:51:00Z" w16du:dateUtc="2026-03-18T05:51:00Z">
        <w:r w:rsidR="004D4528">
          <w:delText>Perspectives on medical education</w:delText>
        </w:r>
      </w:del>
      <w:ins w:id="1976" w:author="Comparison" w:date="2026-03-18T14:51:00Z" w16du:dateUtc="2026-03-18T05:51:00Z">
        <w:r>
          <w:t>Perspect Med Educ</w:t>
        </w:r>
      </w:ins>
      <w:r>
        <w:t xml:space="preserve"> Perspect Med Educ; 2023</w:t>
      </w:r>
      <w:ins w:id="1977" w:author="Comparison" w:date="2026-03-18T14:51:00Z" w16du:dateUtc="2026-03-18T05:51:00Z">
        <w:r>
          <w:t xml:space="preserve"> Dec 22</w:t>
        </w:r>
      </w:ins>
      <w:r>
        <w:t>;12(1):584–593. PMID:</w:t>
      </w:r>
      <w:r>
        <w:fldChar w:fldCharType="begin"/>
      </w:r>
      <w:r>
        <w:instrText>HYPERLINK "https://www.ncbi.nlm.nih.gov/pubmed/38144672" \h</w:instrText>
      </w:r>
      <w:r>
        <w:fldChar w:fldCharType="separate"/>
      </w:r>
      <w:r>
        <w:rPr>
          <w:rStyle w:val="Hyperlink"/>
        </w:rPr>
        <w:t>38144672</w:t>
      </w:r>
      <w:r>
        <w:fldChar w:fldCharType="end"/>
      </w:r>
    </w:p>
    <w:p w14:paraId="278FDC28" w14:textId="77777777" w:rsidR="00F31233" w:rsidRDefault="00540CC2">
      <w:pPr>
        <w:pStyle w:val="Bibliography"/>
        <w:pPrChange w:id="1978" w:author="Comparison" w:date="2026-03-18T14:51:00Z" w16du:dateUtc="2026-03-18T05:51:00Z">
          <w:pPr>
            <w:spacing w:after="240"/>
          </w:pPr>
        </w:pPrChange>
      </w:pPr>
      <w:bookmarkStart w:id="1979" w:name="ref-Lin2024-zt"/>
      <w:bookmarkEnd w:id="1974"/>
      <w:r>
        <w:t xml:space="preserve">32. </w:t>
      </w:r>
      <w:r>
        <w:tab/>
        <w:t>Lin S, Crosthwaite P. The grass is not always greener: Teacher vs. GPT-assisted written corrective feedback. System Elsevier BV; 2024</w:t>
      </w:r>
      <w:ins w:id="1980" w:author="Comparison" w:date="2026-03-18T14:51:00Z" w16du:dateUtc="2026-03-18T05:51:00Z">
        <w:r>
          <w:t xml:space="preserve"> Dec 1</w:t>
        </w:r>
      </w:ins>
      <w:r>
        <w:t xml:space="preserve">;127(103529):103529. doi: </w:t>
      </w:r>
      <w:r>
        <w:fldChar w:fldCharType="begin"/>
      </w:r>
      <w:r>
        <w:instrText>HYPERLINK "https://doi.org/10.1016/j.system.2024.103529" \h</w:instrText>
      </w:r>
      <w:r>
        <w:fldChar w:fldCharType="separate"/>
      </w:r>
      <w:r>
        <w:rPr>
          <w:rStyle w:val="Hyperlink"/>
        </w:rPr>
        <w:t>10.1016/j.system.2024.103529</w:t>
      </w:r>
      <w:r>
        <w:fldChar w:fldCharType="end"/>
      </w:r>
    </w:p>
    <w:p w14:paraId="54FDC2DF" w14:textId="77777777" w:rsidR="00F31233" w:rsidRDefault="00540CC2">
      <w:pPr>
        <w:pStyle w:val="Bibliography"/>
        <w:pPrChange w:id="1981" w:author="Comparison" w:date="2026-03-18T14:51:00Z" w16du:dateUtc="2026-03-18T05:51:00Z">
          <w:pPr>
            <w:spacing w:after="240"/>
          </w:pPr>
        </w:pPrChange>
      </w:pPr>
      <w:bookmarkStart w:id="1982" w:name="ref-Nazaretsky2024-sf"/>
      <w:bookmarkEnd w:id="1979"/>
      <w:r>
        <w:t xml:space="preserve">33. </w:t>
      </w:r>
      <w:r>
        <w:tab/>
        <w:t xml:space="preserve">Nazaretsky T, Mejia-Domenzain P, Swamy V, Frej J, Käser T. AI or human? Evaluating student feedback perceptions in higher education. Lecture Notes in Computer Science </w:t>
      </w:r>
      <w:del w:id="1983" w:author="Comparison" w:date="2026-03-18T14:51:00Z" w16du:dateUtc="2026-03-18T05:51:00Z">
        <w:r w:rsidR="004D4528">
          <w:delText xml:space="preserve">Cham: </w:delText>
        </w:r>
      </w:del>
      <w:r>
        <w:t xml:space="preserve">Springer Nature Switzerland; 2024. p. 284–298. doi: </w:t>
      </w:r>
      <w:del w:id="1984" w:author="Comparison" w:date="2026-03-18T14:51:00Z" w16du:dateUtc="2026-03-18T05:51:00Z">
        <w:r w:rsidR="004D4528">
          <w:fldChar w:fldCharType="begin"/>
        </w:r>
        <w:r w:rsidR="004D4528">
          <w:delInstrText>HYPERLINK "https://doi.org/10.1007/978-3-031-72315-5\\_20" \h</w:delInstrText>
        </w:r>
        <w:r w:rsidR="004D4528">
          <w:fldChar w:fldCharType="separate"/>
        </w:r>
        <w:r w:rsidR="004D4528">
          <w:rPr>
            <w:rStyle w:val="Hyperlink"/>
          </w:rPr>
          <w:delText>10.1007/978-3-031-72315-5\_20</w:delText>
        </w:r>
        <w:r w:rsidR="004D4528">
          <w:fldChar w:fldCharType="end"/>
        </w:r>
      </w:del>
      <w:ins w:id="1985" w:author="Comparison" w:date="2026-03-18T14:51:00Z" w16du:dateUtc="2026-03-18T05:51:00Z">
        <w:r>
          <w:fldChar w:fldCharType="begin"/>
        </w:r>
        <w:r>
          <w:instrText>HYPERLINK "https://doi.org/10.1007/978-3-031-72315-5_20" \h</w:instrText>
        </w:r>
        <w:r>
          <w:fldChar w:fldCharType="separate"/>
        </w:r>
        <w:r>
          <w:rPr>
            <w:rStyle w:val="Hyperlink"/>
          </w:rPr>
          <w:t>10.1007/978-3-031-72315-5_20</w:t>
        </w:r>
        <w:r>
          <w:fldChar w:fldCharType="end"/>
        </w:r>
      </w:ins>
      <w:r>
        <w:t>ISBN:9783031723148</w:t>
      </w:r>
      <w:del w:id="1986" w:author="Comparison" w:date="2026-03-18T14:51:00Z" w16du:dateUtc="2026-03-18T05:51:00Z">
        <w:r w:rsidR="004D4528">
          <w:delText>,9783031723155</w:delText>
        </w:r>
      </w:del>
    </w:p>
    <w:p w14:paraId="2629C4C6" w14:textId="77777777" w:rsidR="00F31233" w:rsidRDefault="00540CC2">
      <w:pPr>
        <w:pStyle w:val="Bibliography"/>
        <w:pPrChange w:id="1987" w:author="Comparison" w:date="2026-03-18T14:51:00Z" w16du:dateUtc="2026-03-18T05:51:00Z">
          <w:pPr>
            <w:spacing w:after="240"/>
          </w:pPr>
        </w:pPrChange>
      </w:pPr>
      <w:bookmarkStart w:id="1988" w:name="ref-Zhang2025-cg"/>
      <w:bookmarkEnd w:id="1982"/>
      <w:r>
        <w:t xml:space="preserve">34. </w:t>
      </w:r>
      <w:r>
        <w:tab/>
        <w:t>Zhang A, Gao Y, Suraworachet W, Nazaretsky T, Cukurova M. Evaluating trust in AI, human, and co-produced feedback among undergraduate students. arXiv [csHC] 2025</w:t>
      </w:r>
      <w:del w:id="1989" w:author="Comparison" w:date="2026-03-18T14:51:00Z" w16du:dateUtc="2026-03-18T05:51:00Z">
        <w:r w:rsidR="004D4528">
          <w:delText>;</w:delText>
        </w:r>
      </w:del>
      <w:ins w:id="1990" w:author="Comparison" w:date="2026-03-18T14:51:00Z" w16du:dateUtc="2026-03-18T05:51:00Z">
        <w:r>
          <w:t>.</w:t>
        </w:r>
      </w:ins>
      <w:r>
        <w:t xml:space="preserve"> doi: </w:t>
      </w:r>
      <w:r>
        <w:fldChar w:fldCharType="begin"/>
      </w:r>
      <w:r>
        <w:instrText>HYPERLINK "https://doi.org/10.48550/arXiv.2504.10961" \h</w:instrText>
      </w:r>
      <w:r>
        <w:fldChar w:fldCharType="separate"/>
      </w:r>
      <w:r>
        <w:rPr>
          <w:rStyle w:val="Hyperlink"/>
        </w:rPr>
        <w:t>10.48550/arXiv.2504.10961</w:t>
      </w:r>
      <w:r>
        <w:fldChar w:fldCharType="end"/>
      </w:r>
    </w:p>
    <w:p w14:paraId="2B6E98A7" w14:textId="77777777" w:rsidR="00F31233" w:rsidRDefault="00540CC2">
      <w:pPr>
        <w:pStyle w:val="Bibliography"/>
        <w:pPrChange w:id="1991" w:author="Comparison" w:date="2026-03-18T14:51:00Z" w16du:dateUtc="2026-03-18T05:51:00Z">
          <w:pPr>
            <w:spacing w:after="240"/>
          </w:pPr>
        </w:pPrChange>
      </w:pPr>
      <w:bookmarkStart w:id="1992" w:name="ref-Rudian2025-nq"/>
      <w:bookmarkEnd w:id="1988"/>
      <w:r>
        <w:t xml:space="preserve">35. </w:t>
      </w:r>
      <w:r>
        <w:tab/>
        <w:t xml:space="preserve">Rüdian S, Podelo J, Kužílek J, Pinkwart N. Feedback on feedback: Student’s perceptions for feedback from teachers and few-shot LLMs. Proceedings of the 15th International Learning Analytics and Knowledge Conference </w:t>
      </w:r>
      <w:del w:id="1993" w:author="Comparison" w:date="2026-03-18T14:51:00Z" w16du:dateUtc="2026-03-18T05:51:00Z">
        <w:r w:rsidR="004D4528">
          <w:delText xml:space="preserve">New York, NY, USA: </w:delText>
        </w:r>
      </w:del>
      <w:r>
        <w:t xml:space="preserve">ACM; 2025. p. 82–92. doi: </w:t>
      </w:r>
      <w:r>
        <w:fldChar w:fldCharType="begin"/>
      </w:r>
      <w:r>
        <w:instrText>HYPERLINK "https://doi.org/10.1145/3706468.3706479" \h</w:instrText>
      </w:r>
      <w:r>
        <w:fldChar w:fldCharType="separate"/>
      </w:r>
      <w:r>
        <w:rPr>
          <w:rStyle w:val="Hyperlink"/>
        </w:rPr>
        <w:t>10.1145/3706468.3706479</w:t>
      </w:r>
      <w:r>
        <w:fldChar w:fldCharType="end"/>
      </w:r>
    </w:p>
    <w:p w14:paraId="4CE30566" w14:textId="77777777" w:rsidR="00F31233" w:rsidRDefault="00540CC2">
      <w:pPr>
        <w:pStyle w:val="Bibliography"/>
        <w:pPrChange w:id="1994" w:author="Comparison" w:date="2026-03-18T14:51:00Z" w16du:dateUtc="2026-03-18T05:51:00Z">
          <w:pPr>
            <w:spacing w:after="240"/>
          </w:pPr>
        </w:pPrChange>
      </w:pPr>
      <w:bookmarkStart w:id="1995" w:name="ref-Nishigori2024-rr"/>
      <w:bookmarkEnd w:id="1992"/>
      <w:r>
        <w:t xml:space="preserve">36. </w:t>
      </w:r>
      <w:r>
        <w:tab/>
        <w:t xml:space="preserve">Nishigori H. Medical education in Japan. </w:t>
      </w:r>
      <w:del w:id="1996" w:author="Comparison" w:date="2026-03-18T14:51:00Z" w16du:dateUtc="2026-03-18T05:51:00Z">
        <w:r w:rsidR="004D4528">
          <w:delText>Medical teacher</w:delText>
        </w:r>
      </w:del>
      <w:ins w:id="1997" w:author="Comparison" w:date="2026-03-18T14:51:00Z" w16du:dateUtc="2026-03-18T05:51:00Z">
        <w:r>
          <w:t>Med Teach</w:t>
        </w:r>
      </w:ins>
      <w:r>
        <w:t xml:space="preserve"> Informa UK Limited; 2024</w:t>
      </w:r>
      <w:ins w:id="1998" w:author="Comparison" w:date="2026-03-18T14:51:00Z" w16du:dateUtc="2026-03-18T05:51:00Z">
        <w:r>
          <w:t xml:space="preserve"> Sep 4</w:t>
        </w:r>
      </w:ins>
      <w:r>
        <w:t>;46(sup1):S4–S10. PMID:</w:t>
      </w:r>
      <w:r>
        <w:fldChar w:fldCharType="begin"/>
      </w:r>
      <w:r>
        <w:instrText>HYPERLINK "https://www.ncbi.nlm.nih.gov/pubmed/39545499" \h</w:instrText>
      </w:r>
      <w:r>
        <w:fldChar w:fldCharType="separate"/>
      </w:r>
      <w:r>
        <w:rPr>
          <w:rStyle w:val="Hyperlink"/>
        </w:rPr>
        <w:t>39545499</w:t>
      </w:r>
      <w:r>
        <w:fldChar w:fldCharType="end"/>
      </w:r>
    </w:p>
    <w:p w14:paraId="3C5305E1" w14:textId="77777777" w:rsidR="00F31233" w:rsidRDefault="00540CC2">
      <w:pPr>
        <w:pStyle w:val="Bibliography"/>
        <w:pPrChange w:id="1999" w:author="Comparison" w:date="2026-03-18T14:51:00Z" w16du:dateUtc="2026-03-18T05:51:00Z">
          <w:pPr>
            <w:spacing w:after="240"/>
          </w:pPr>
        </w:pPrChange>
      </w:pPr>
      <w:bookmarkStart w:id="2000" w:name="ref-Fetters2013-ob"/>
      <w:bookmarkEnd w:id="1995"/>
      <w:r>
        <w:t xml:space="preserve">37. </w:t>
      </w:r>
      <w:r>
        <w:tab/>
        <w:t xml:space="preserve">Fetters MD, Curry LA, Creswell JW. Achieving integration in mixed methods designs-principles and practices. Health </w:t>
      </w:r>
      <w:del w:id="2001" w:author="Comparison" w:date="2026-03-18T14:51:00Z" w16du:dateUtc="2026-03-18T05:51:00Z">
        <w:r w:rsidR="004D4528">
          <w:delText>services research</w:delText>
        </w:r>
      </w:del>
      <w:ins w:id="2002" w:author="Comparison" w:date="2026-03-18T14:51:00Z" w16du:dateUtc="2026-03-18T05:51:00Z">
        <w:r>
          <w:t>Serv Res</w:t>
        </w:r>
      </w:ins>
      <w:r>
        <w:t xml:space="preserve"> 2013 Dec;48(6 Pt 2):2134–2156. PMID:</w:t>
      </w:r>
      <w:r>
        <w:fldChar w:fldCharType="begin"/>
      </w:r>
      <w:r>
        <w:instrText>HYPERLINK "https://www.ncbi.nlm.nih.gov/pubmed/24279835" \h</w:instrText>
      </w:r>
      <w:r>
        <w:fldChar w:fldCharType="separate"/>
      </w:r>
      <w:r>
        <w:rPr>
          <w:rStyle w:val="Hyperlink"/>
        </w:rPr>
        <w:t>24279835</w:t>
      </w:r>
      <w:r>
        <w:fldChar w:fldCharType="end"/>
      </w:r>
    </w:p>
    <w:p w14:paraId="58154AD3" w14:textId="77777777" w:rsidR="00F31233" w:rsidRDefault="00540CC2">
      <w:pPr>
        <w:pStyle w:val="Bibliography"/>
        <w:pPrChange w:id="2003" w:author="Comparison" w:date="2026-03-18T14:51:00Z" w16du:dateUtc="2026-03-18T05:51:00Z">
          <w:pPr>
            <w:spacing w:after="240"/>
          </w:pPr>
        </w:pPrChange>
      </w:pPr>
      <w:bookmarkStart w:id="2004" w:name="ref-Maudsley2011-wz"/>
      <w:bookmarkEnd w:id="2000"/>
      <w:r>
        <w:t xml:space="preserve">38. </w:t>
      </w:r>
      <w:r>
        <w:tab/>
        <w:t xml:space="preserve">Maudsley G. Mixing it but not mixed-up: mixed methods research in medical education (a critical narrative review). </w:t>
      </w:r>
      <w:del w:id="2005" w:author="Comparison" w:date="2026-03-18T14:51:00Z" w16du:dateUtc="2026-03-18T05:51:00Z">
        <w:r w:rsidR="004D4528">
          <w:delText>Medical teacher</w:delText>
        </w:r>
      </w:del>
      <w:ins w:id="2006" w:author="Comparison" w:date="2026-03-18T14:51:00Z" w16du:dateUtc="2026-03-18T05:51:00Z">
        <w:r>
          <w:t>Med Teach</w:t>
        </w:r>
      </w:ins>
      <w:r>
        <w:t xml:space="preserve"> 2011;33(2):e92–104. PMID:</w:t>
      </w:r>
      <w:r>
        <w:fldChar w:fldCharType="begin"/>
      </w:r>
      <w:r>
        <w:instrText>HYPERLINK "https://www.ncbi.nlm.nih.gov/pubmed/21275539" \h</w:instrText>
      </w:r>
      <w:r>
        <w:fldChar w:fldCharType="separate"/>
      </w:r>
      <w:r>
        <w:rPr>
          <w:rStyle w:val="Hyperlink"/>
        </w:rPr>
        <w:t>21275539</w:t>
      </w:r>
      <w:r>
        <w:fldChar w:fldCharType="end"/>
      </w:r>
    </w:p>
    <w:p w14:paraId="43E4626F" w14:textId="77777777" w:rsidR="00F31233" w:rsidRDefault="00540CC2">
      <w:pPr>
        <w:pStyle w:val="Bibliography"/>
        <w:pPrChange w:id="2007" w:author="Comparison" w:date="2026-03-18T14:51:00Z" w16du:dateUtc="2026-03-18T05:51:00Z">
          <w:pPr>
            <w:spacing w:after="240"/>
          </w:pPr>
        </w:pPrChange>
      </w:pPr>
      <w:bookmarkStart w:id="2008" w:name="ref-Jacobsen2023-jl"/>
      <w:bookmarkEnd w:id="2004"/>
      <w:r>
        <w:t xml:space="preserve">39. </w:t>
      </w:r>
      <w:r>
        <w:tab/>
        <w:t xml:space="preserve">Jacobsen LJ, Weber KE. The Promises and Pitfalls of ChatGPT as a Feedback Provider in Higher Education: An Exploratory Study of Prompt Engineering and the Quality of AI-Driven Feedback. </w:t>
      </w:r>
      <w:ins w:id="2009" w:author="Comparison" w:date="2026-03-18T14:51:00Z" w16du:dateUtc="2026-03-18T05:51:00Z">
        <w:r>
          <w:t xml:space="preserve">OSF Preprints; </w:t>
        </w:r>
      </w:ins>
      <w:r>
        <w:t>2023</w:t>
      </w:r>
      <w:del w:id="2010" w:author="Comparison" w:date="2026-03-18T14:51:00Z" w16du:dateUtc="2026-03-18T05:51:00Z">
        <w:r w:rsidR="004D4528">
          <w:delText xml:space="preserve"> Sep;</w:delText>
        </w:r>
      </w:del>
      <w:ins w:id="2011" w:author="Comparison" w:date="2026-03-18T14:51:00Z" w16du:dateUtc="2026-03-18T05:51:00Z">
        <w:r>
          <w:t>.</w:t>
        </w:r>
      </w:ins>
      <w:r>
        <w:t xml:space="preserve"> doi: </w:t>
      </w:r>
      <w:r>
        <w:fldChar w:fldCharType="begin"/>
      </w:r>
      <w:r>
        <w:instrText>HYPERLINK "https://doi.org/10.31219/osf.io/cr257" \h</w:instrText>
      </w:r>
      <w:r>
        <w:fldChar w:fldCharType="separate"/>
      </w:r>
      <w:r>
        <w:rPr>
          <w:rStyle w:val="Hyperlink"/>
        </w:rPr>
        <w:t>10.31219/osf.io/cr257</w:t>
      </w:r>
      <w:r>
        <w:fldChar w:fldCharType="end"/>
      </w:r>
    </w:p>
    <w:p w14:paraId="2BA117BD" w14:textId="77777777" w:rsidR="00F31233" w:rsidRDefault="00540CC2">
      <w:pPr>
        <w:pStyle w:val="Bibliography"/>
        <w:pPrChange w:id="2012" w:author="Comparison" w:date="2026-03-18T14:51:00Z" w16du:dateUtc="2026-03-18T05:51:00Z">
          <w:pPr>
            <w:spacing w:after="240"/>
          </w:pPr>
        </w:pPrChange>
      </w:pPr>
      <w:bookmarkStart w:id="2013" w:name="ref-Van_Ostaeyen2023-ut"/>
      <w:bookmarkEnd w:id="2008"/>
      <w:r>
        <w:t xml:space="preserve">40. </w:t>
      </w:r>
      <w:r>
        <w:tab/>
        <w:t xml:space="preserve">Van Ostaeyen S, De Langhe L, De Clercq O, Embo M, Schellens T, Valcke M. Automating the Identification of Feedback Quality Criteria and the CanMEDS Roles in Written Feedback Comments Using Natural Language Processing. </w:t>
      </w:r>
      <w:del w:id="2014" w:author="Comparison" w:date="2026-03-18T14:51:00Z" w16du:dateUtc="2026-03-18T05:51:00Z">
        <w:r w:rsidR="004D4528">
          <w:delText>Perspectives on medical education</w:delText>
        </w:r>
      </w:del>
      <w:ins w:id="2015" w:author="Comparison" w:date="2026-03-18T14:51:00Z" w16du:dateUtc="2026-03-18T05:51:00Z">
        <w:r>
          <w:t>Perspect Med Educ</w:t>
        </w:r>
      </w:ins>
      <w:r>
        <w:t xml:space="preserve"> 2023</w:t>
      </w:r>
      <w:ins w:id="2016" w:author="Comparison" w:date="2026-03-18T14:51:00Z" w16du:dateUtc="2026-03-18T05:51:00Z">
        <w:r>
          <w:t xml:space="preserve"> Dec 18</w:t>
        </w:r>
      </w:ins>
      <w:r>
        <w:t>;12(1):540–549. PMID:</w:t>
      </w:r>
      <w:r>
        <w:fldChar w:fldCharType="begin"/>
      </w:r>
      <w:r>
        <w:instrText>HYPERLINK "https://www.ncbi.nlm.nih.gov/pubmed/38144670" \h</w:instrText>
      </w:r>
      <w:r>
        <w:fldChar w:fldCharType="separate"/>
      </w:r>
      <w:r>
        <w:rPr>
          <w:rStyle w:val="Hyperlink"/>
        </w:rPr>
        <w:t>38144670</w:t>
      </w:r>
      <w:r>
        <w:fldChar w:fldCharType="end"/>
      </w:r>
    </w:p>
    <w:p w14:paraId="5E187836" w14:textId="77777777" w:rsidR="00F31233" w:rsidRDefault="00540CC2">
      <w:pPr>
        <w:pStyle w:val="Bibliography"/>
        <w:pPrChange w:id="2017" w:author="Comparison" w:date="2026-03-18T14:51:00Z" w16du:dateUtc="2026-03-18T05:51:00Z">
          <w:pPr>
            <w:spacing w:after="240"/>
          </w:pPr>
        </w:pPrChange>
      </w:pPr>
      <w:bookmarkStart w:id="2018" w:name="ref-OpenAI2024-uk"/>
      <w:bookmarkEnd w:id="2013"/>
      <w:r>
        <w:t xml:space="preserve">41. </w:t>
      </w:r>
      <w:r>
        <w:tab/>
        <w:t xml:space="preserve">OpenAI. Models GPT-4o - OpenAI API. </w:t>
      </w:r>
      <w:ins w:id="2019" w:author="Comparison" w:date="2026-03-18T14:51:00Z" w16du:dateUtc="2026-03-18T05:51:00Z">
        <w:r>
          <w:t xml:space="preserve">OpanAI Platform 2024. Available from: </w:t>
        </w:r>
      </w:ins>
      <w:r>
        <w:fldChar w:fldCharType="begin"/>
      </w:r>
      <w:r>
        <w:instrText>HYPERLINK "https://platform.openai.com/docs/models/gpt-4o" \h</w:instrText>
      </w:r>
      <w:r>
        <w:fldChar w:fldCharType="separate"/>
      </w:r>
      <w:r>
        <w:rPr>
          <w:rStyle w:val="Hyperlink"/>
        </w:rPr>
        <w:t>https://platform.openai.com/docs/models/gpt-4o</w:t>
      </w:r>
      <w:ins w:id="2020" w:author="Comparison" w:date="2026-03-18T14:51:00Z" w16du:dateUtc="2026-03-18T05:51:00Z">
        <w:r>
          <w:rPr>
            <w:rStyle w:val="Hyperlink"/>
          </w:rPr>
          <w:t xml:space="preserve"> </w:t>
        </w:r>
      </w:ins>
      <w:r>
        <w:fldChar w:fldCharType="end"/>
      </w:r>
      <w:del w:id="2021" w:author="Comparison" w:date="2026-03-18T14:51:00Z" w16du:dateUtc="2026-03-18T05:51:00Z">
        <w:r w:rsidR="004D4528">
          <w:delText xml:space="preserve">; 2024. </w:delText>
        </w:r>
      </w:del>
    </w:p>
    <w:p w14:paraId="6BC8A58D" w14:textId="77777777" w:rsidR="00F31233" w:rsidRDefault="00540CC2">
      <w:pPr>
        <w:pStyle w:val="Bibliography"/>
        <w:pPrChange w:id="2022" w:author="Comparison" w:date="2026-03-18T14:51:00Z" w16du:dateUtc="2026-03-18T05:51:00Z">
          <w:pPr>
            <w:spacing w:after="240"/>
          </w:pPr>
        </w:pPrChange>
      </w:pPr>
      <w:bookmarkStart w:id="2023" w:name="ref-Walde2023-vi"/>
      <w:bookmarkEnd w:id="2018"/>
      <w:r>
        <w:t xml:space="preserve">42. </w:t>
      </w:r>
      <w:r>
        <w:tab/>
        <w:t xml:space="preserve">Walde P, Völlm BA. The TRAPD approach as a method for questionnaire translation. </w:t>
      </w:r>
      <w:del w:id="2024" w:author="Comparison" w:date="2026-03-18T14:51:00Z" w16du:dateUtc="2026-03-18T05:51:00Z">
        <w:r w:rsidR="004D4528">
          <w:delText>Frontiers in psychiatry / Frontiers Research Foundation</w:delText>
        </w:r>
      </w:del>
      <w:ins w:id="2025" w:author="Comparison" w:date="2026-03-18T14:51:00Z" w16du:dateUtc="2026-03-18T05:51:00Z">
        <w:r>
          <w:t>Front Psychiatry</w:t>
        </w:r>
      </w:ins>
      <w:r>
        <w:t xml:space="preserve"> 2023</w:t>
      </w:r>
      <w:ins w:id="2026" w:author="Comparison" w:date="2026-03-18T14:51:00Z" w16du:dateUtc="2026-03-18T05:51:00Z">
        <w:r>
          <w:t xml:space="preserve"> Jun 15</w:t>
        </w:r>
      </w:ins>
      <w:r>
        <w:t>;14:1199989. PMID:</w:t>
      </w:r>
      <w:r>
        <w:fldChar w:fldCharType="begin"/>
      </w:r>
      <w:r>
        <w:instrText>HYPERLINK "https://www.ncbi.nlm.nih.gov/pubmed/37398605" \h</w:instrText>
      </w:r>
      <w:r>
        <w:fldChar w:fldCharType="separate"/>
      </w:r>
      <w:r>
        <w:rPr>
          <w:rStyle w:val="Hyperlink"/>
        </w:rPr>
        <w:t>37398605</w:t>
      </w:r>
      <w:r>
        <w:fldChar w:fldCharType="end"/>
      </w:r>
    </w:p>
    <w:p w14:paraId="0B840EAF" w14:textId="77777777" w:rsidR="00F31233" w:rsidRDefault="00540CC2">
      <w:pPr>
        <w:pStyle w:val="Bibliography"/>
        <w:pPrChange w:id="2027" w:author="Comparison" w:date="2026-03-18T14:51:00Z" w16du:dateUtc="2026-03-18T05:51:00Z">
          <w:pPr>
            <w:spacing w:after="240"/>
          </w:pPr>
        </w:pPrChange>
      </w:pPr>
      <w:bookmarkStart w:id="2028" w:name="ref-van-de-Ridder2014-ld"/>
      <w:bookmarkEnd w:id="2023"/>
      <w:r>
        <w:t xml:space="preserve">43. </w:t>
      </w:r>
      <w:r>
        <w:tab/>
      </w:r>
      <w:ins w:id="2029" w:author="Comparison" w:date="2026-03-18T14:51:00Z" w16du:dateUtc="2026-03-18T05:51:00Z">
        <w:r>
          <w:t xml:space="preserve">van de </w:t>
        </w:r>
      </w:ins>
      <w:r>
        <w:t>Ridder JMM</w:t>
      </w:r>
      <w:del w:id="2030" w:author="Comparison" w:date="2026-03-18T14:51:00Z" w16du:dateUtc="2026-03-18T05:51:00Z">
        <w:r w:rsidR="004D4528">
          <w:delText xml:space="preserve"> van de</w:delText>
        </w:r>
      </w:del>
      <w:r>
        <w:t xml:space="preserve">, Berk FCJ, Stokking KM, Ten Cate OTJ. Feedback providers’ credibility impacts students’ satisfaction with feedback and delayed performance. </w:t>
      </w:r>
      <w:del w:id="2031" w:author="Comparison" w:date="2026-03-18T14:51:00Z" w16du:dateUtc="2026-03-18T05:51:00Z">
        <w:r w:rsidR="004D4528">
          <w:delText>Medical teacher</w:delText>
        </w:r>
      </w:del>
      <w:ins w:id="2032" w:author="Comparison" w:date="2026-03-18T14:51:00Z" w16du:dateUtc="2026-03-18T05:51:00Z">
        <w:r>
          <w:t>Med Teach</w:t>
        </w:r>
      </w:ins>
      <w:r>
        <w:t xml:space="preserve"> Informa Healthcare; 2014</w:t>
      </w:r>
      <w:ins w:id="2033" w:author="Comparison" w:date="2026-03-18T14:51:00Z" w16du:dateUtc="2026-03-18T05:51:00Z">
        <w:r>
          <w:t xml:space="preserve"> Oct 13</w:t>
        </w:r>
      </w:ins>
      <w:r>
        <w:t>;37(8):1–8. PMID:</w:t>
      </w:r>
      <w:r>
        <w:fldChar w:fldCharType="begin"/>
      </w:r>
      <w:r>
        <w:instrText>HYPERLINK "https://www.ncbi.nlm.nih.gov/pubmed/25306959" \h</w:instrText>
      </w:r>
      <w:r>
        <w:fldChar w:fldCharType="separate"/>
      </w:r>
      <w:r>
        <w:rPr>
          <w:rStyle w:val="Hyperlink"/>
        </w:rPr>
        <w:t>25306959</w:t>
      </w:r>
      <w:r>
        <w:fldChar w:fldCharType="end"/>
      </w:r>
    </w:p>
    <w:p w14:paraId="6433F7CF" w14:textId="77777777" w:rsidR="00F31233" w:rsidRDefault="00540CC2">
      <w:pPr>
        <w:pStyle w:val="Bibliography"/>
        <w:pPrChange w:id="2034" w:author="Comparison" w:date="2026-03-18T14:51:00Z" w16du:dateUtc="2026-03-18T05:51:00Z">
          <w:pPr>
            <w:spacing w:after="240"/>
          </w:pPr>
        </w:pPrChange>
      </w:pPr>
      <w:bookmarkStart w:id="2035" w:name="ref-Tripodi2021-mc"/>
      <w:bookmarkEnd w:id="2028"/>
      <w:r>
        <w:t xml:space="preserve">44. </w:t>
      </w:r>
      <w:r>
        <w:tab/>
        <w:t xml:space="preserve">Tripodi N, Feehan J, Wospil R, Vaughan B. Twelve tips for developing feedback literacy in health professions learners. </w:t>
      </w:r>
      <w:del w:id="2036" w:author="Comparison" w:date="2026-03-18T14:51:00Z" w16du:dateUtc="2026-03-18T05:51:00Z">
        <w:r w:rsidR="004D4528">
          <w:delText>Medical teacher</w:delText>
        </w:r>
      </w:del>
      <w:ins w:id="2037" w:author="Comparison" w:date="2026-03-18T14:51:00Z" w16du:dateUtc="2026-03-18T05:51:00Z">
        <w:r>
          <w:t>Med Teach</w:t>
        </w:r>
      </w:ins>
      <w:r>
        <w:t xml:space="preserve"> 2021 Aug;43(8):960–965. PMID:</w:t>
      </w:r>
      <w:r>
        <w:fldChar w:fldCharType="begin"/>
      </w:r>
      <w:r>
        <w:instrText>HYPERLINK "https://www.ncbi.nlm.nih.gov/pubmed/33131374" \h</w:instrText>
      </w:r>
      <w:r>
        <w:fldChar w:fldCharType="separate"/>
      </w:r>
      <w:r>
        <w:rPr>
          <w:rStyle w:val="Hyperlink"/>
        </w:rPr>
        <w:t>33131374</w:t>
      </w:r>
      <w:r>
        <w:fldChar w:fldCharType="end"/>
      </w:r>
    </w:p>
    <w:p w14:paraId="38B6AECB" w14:textId="77777777" w:rsidR="00F31233" w:rsidRDefault="00540CC2">
      <w:pPr>
        <w:pStyle w:val="Bibliography"/>
        <w:pPrChange w:id="2038" w:author="Comparison" w:date="2026-03-18T14:51:00Z" w16du:dateUtc="2026-03-18T05:51:00Z">
          <w:pPr>
            <w:spacing w:after="240"/>
          </w:pPr>
        </w:pPrChange>
      </w:pPr>
      <w:bookmarkStart w:id="2039" w:name="ref-R-Core-Team2024-jc"/>
      <w:bookmarkEnd w:id="2035"/>
      <w:r>
        <w:t xml:space="preserve">45. </w:t>
      </w:r>
      <w:r>
        <w:tab/>
        <w:t xml:space="preserve">R Core Team. R: A Language and Environment for Statistical Computing. </w:t>
      </w:r>
      <w:del w:id="2040" w:author="Comparison" w:date="2026-03-18T14:51:00Z" w16du:dateUtc="2026-03-18T05:51:00Z">
        <w:r w:rsidR="004D4528">
          <w:delText>Vienna, Austria: R Foundation for Statistical Computing; 2024.</w:delText>
        </w:r>
      </w:del>
      <w:ins w:id="2041" w:author="Comparison" w:date="2026-03-18T14:51:00Z" w16du:dateUtc="2026-03-18T05:51:00Z">
        <w:r>
          <w:t>2024.</w:t>
        </w:r>
      </w:ins>
      <w:r>
        <w:t xml:space="preserve"> Available from: </w:t>
      </w:r>
      <w:r>
        <w:fldChar w:fldCharType="begin"/>
      </w:r>
      <w:r>
        <w:instrText>HYPERLINK "https://www.R-project.org/" \h</w:instrText>
      </w:r>
      <w:r>
        <w:fldChar w:fldCharType="separate"/>
      </w:r>
      <w:r>
        <w:rPr>
          <w:rStyle w:val="Hyperlink"/>
        </w:rPr>
        <w:t xml:space="preserve">https://www.R-project.org/ </w:t>
      </w:r>
      <w:r>
        <w:fldChar w:fldCharType="end"/>
      </w:r>
    </w:p>
    <w:p w14:paraId="535C7F7B" w14:textId="77777777" w:rsidR="00F31233" w:rsidRDefault="00540CC2">
      <w:pPr>
        <w:pStyle w:val="Bibliography"/>
        <w:pPrChange w:id="2042" w:author="Comparison" w:date="2026-03-18T14:51:00Z" w16du:dateUtc="2026-03-18T05:51:00Z">
          <w:pPr>
            <w:spacing w:after="240"/>
          </w:pPr>
        </w:pPrChange>
      </w:pPr>
      <w:bookmarkStart w:id="2043" w:name="ref-Zhang2018-kh"/>
      <w:bookmarkEnd w:id="2039"/>
      <w:r>
        <w:t xml:space="preserve">46. </w:t>
      </w:r>
      <w:r>
        <w:tab/>
        <w:t xml:space="preserve">Zhang L, Komachi M. Neural machine translation of logographic language using sub-character level information. </w:t>
      </w:r>
      <w:del w:id="2044" w:author="Comparison" w:date="2026-03-18T14:51:00Z" w16du:dateUtc="2026-03-18T05:51:00Z">
        <w:r w:rsidR="004D4528">
          <w:delText xml:space="preserve">In: </w:delText>
        </w:r>
      </w:del>
      <w:r>
        <w:t xml:space="preserve">Bojar O, Chatterjee R, Federmann C, Fishel M, Graham Y, Haddow B, Huck M, Yepes AJ, Koehn P, Monz C, Negri M, Névéol A, Neves M, Post M, Specia L, Turchi M, Verspoor K, editors. Proceedings of the Third Conference on Machine Translation: Research Papers </w:t>
      </w:r>
      <w:del w:id="2045" w:author="Comparison" w:date="2026-03-18T14:51:00Z" w16du:dateUtc="2026-03-18T05:51:00Z">
        <w:r w:rsidR="004D4528">
          <w:delText xml:space="preserve">Stroudsburg, PA, USA: </w:delText>
        </w:r>
      </w:del>
      <w:r>
        <w:t xml:space="preserve">Association for Computational Linguistics; 2018. p. 17–25. doi: </w:t>
      </w:r>
      <w:r>
        <w:fldChar w:fldCharType="begin"/>
      </w:r>
      <w:r>
        <w:instrText>HYPERLINK "https://doi.org/10.18653/v1/w18-6303" \h</w:instrText>
      </w:r>
      <w:r>
        <w:fldChar w:fldCharType="separate"/>
      </w:r>
      <w:r>
        <w:rPr>
          <w:rStyle w:val="Hyperlink"/>
        </w:rPr>
        <w:t>10.18653/v1/w18-6303</w:t>
      </w:r>
      <w:r>
        <w:fldChar w:fldCharType="end"/>
      </w:r>
    </w:p>
    <w:p w14:paraId="1E937471" w14:textId="77777777" w:rsidR="00F31233" w:rsidRDefault="00540CC2">
      <w:pPr>
        <w:pStyle w:val="Bibliography"/>
        <w:pPrChange w:id="2046" w:author="Comparison" w:date="2026-03-18T14:51:00Z" w16du:dateUtc="2026-03-18T05:51:00Z">
          <w:pPr>
            <w:spacing w:after="240"/>
          </w:pPr>
        </w:pPrChange>
      </w:pPr>
      <w:bookmarkStart w:id="2047" w:name="ref-Nowell2017-qr"/>
      <w:bookmarkEnd w:id="2043"/>
      <w:r>
        <w:t xml:space="preserve">47. </w:t>
      </w:r>
      <w:r>
        <w:tab/>
        <w:t xml:space="preserve">Nowell LS, Norris JM, White DE, Moules NJ. Thematic analysis. </w:t>
      </w:r>
      <w:del w:id="2048" w:author="Comparison" w:date="2026-03-18T14:51:00Z" w16du:dateUtc="2026-03-18T05:51:00Z">
        <w:r w:rsidR="004D4528">
          <w:delText>International journal of qualitative methods</w:delText>
        </w:r>
      </w:del>
      <w:ins w:id="2049" w:author="Comparison" w:date="2026-03-18T14:51:00Z" w16du:dateUtc="2026-03-18T05:51:00Z">
        <w:r>
          <w:t>Int J Qual Methods</w:t>
        </w:r>
      </w:ins>
      <w:r>
        <w:t xml:space="preserve"> SAGE Publications; 2017 Dec;16(1):160940691773384. doi: </w:t>
      </w:r>
      <w:r>
        <w:fldChar w:fldCharType="begin"/>
      </w:r>
      <w:r>
        <w:instrText>HYPERLINK "https://doi.org/10.1177/1609406917733847" \h</w:instrText>
      </w:r>
      <w:r>
        <w:fldChar w:fldCharType="separate"/>
      </w:r>
      <w:r>
        <w:rPr>
          <w:rStyle w:val="Hyperlink"/>
        </w:rPr>
        <w:t>10.1177/1609406917733847</w:t>
      </w:r>
      <w:r>
        <w:fldChar w:fldCharType="end"/>
      </w:r>
    </w:p>
    <w:p w14:paraId="19E6D5F7" w14:textId="77777777" w:rsidR="00F31233" w:rsidRDefault="00540CC2">
      <w:pPr>
        <w:pStyle w:val="Bibliography"/>
        <w:pPrChange w:id="2050" w:author="Comparison" w:date="2026-03-18T14:51:00Z" w16du:dateUtc="2026-03-18T05:51:00Z">
          <w:pPr>
            <w:spacing w:after="240"/>
          </w:pPr>
        </w:pPrChange>
      </w:pPr>
      <w:bookmarkStart w:id="2051" w:name="ref-Guetterman2015-qt"/>
      <w:bookmarkEnd w:id="2047"/>
      <w:r>
        <w:t xml:space="preserve">48. </w:t>
      </w:r>
      <w:r>
        <w:tab/>
        <w:t xml:space="preserve">Guetterman TC, Fetters MD, Creswell JW. Integrating quantitative and qualitative results in health science mixed methods research through joint displays. </w:t>
      </w:r>
      <w:del w:id="2052" w:author="Comparison" w:date="2026-03-18T14:51:00Z" w16du:dateUtc="2026-03-18T05:51:00Z">
        <w:r w:rsidR="004D4528">
          <w:delText>Annals of family medicine</w:delText>
        </w:r>
      </w:del>
      <w:ins w:id="2053" w:author="Comparison" w:date="2026-03-18T14:51:00Z" w16du:dateUtc="2026-03-18T05:51:00Z">
        <w:r>
          <w:t>Ann Fam Med</w:t>
        </w:r>
      </w:ins>
      <w:r>
        <w:t xml:space="preserve">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p>
    <w:p w14:paraId="47AB2013" w14:textId="77777777" w:rsidR="00F31233" w:rsidRDefault="00540CC2">
      <w:pPr>
        <w:pStyle w:val="Bibliography"/>
        <w:pPrChange w:id="2054" w:author="Comparison" w:date="2026-03-18T14:51:00Z" w16du:dateUtc="2026-03-18T05:51:00Z">
          <w:pPr>
            <w:spacing w:after="240"/>
          </w:pPr>
        </w:pPrChange>
      </w:pPr>
      <w:bookmarkStart w:id="2055" w:name="ref-McCrudden2021-eo"/>
      <w:bookmarkEnd w:id="2051"/>
      <w:r>
        <w:t xml:space="preserve">49. </w:t>
      </w:r>
      <w:r>
        <w:tab/>
      </w:r>
      <w:r>
        <w:t xml:space="preserve">McCrudden MT, Marchand G, Schutz PA. Joint displays for mixed methods research in psychology. </w:t>
      </w:r>
      <w:del w:id="2056" w:author="Comparison" w:date="2026-03-18T14:51:00Z" w16du:dateUtc="2026-03-18T05:51:00Z">
        <w:r w:rsidR="004D4528">
          <w:delText>Methods in Psychology (Online)</w:delText>
        </w:r>
      </w:del>
      <w:ins w:id="2057" w:author="Comparison" w:date="2026-03-18T14:51:00Z" w16du:dateUtc="2026-03-18T05:51:00Z">
        <w:r>
          <w:t>Meth Psychol</w:t>
        </w:r>
      </w:ins>
      <w:r>
        <w:t xml:space="preserve"> Elsevier BV; 2021</w:t>
      </w:r>
      <w:ins w:id="2058" w:author="Comparison" w:date="2026-03-18T14:51:00Z" w16du:dateUtc="2026-03-18T05:51:00Z">
        <w:r>
          <w:t xml:space="preserve"> Dec 1</w:t>
        </w:r>
      </w:ins>
      <w:r>
        <w:t xml:space="preserve">;5(100067):100067. doi: </w:t>
      </w:r>
      <w:r>
        <w:fldChar w:fldCharType="begin"/>
      </w:r>
      <w:r>
        <w:instrText>HYPERLINK "https://doi.org/10.1016/j.metip.2021.100067" \h</w:instrText>
      </w:r>
      <w:r>
        <w:fldChar w:fldCharType="separate"/>
      </w:r>
      <w:r>
        <w:rPr>
          <w:rStyle w:val="Hyperlink"/>
        </w:rPr>
        <w:t>10.1016/j.metip.2021.100067</w:t>
      </w:r>
      <w:r>
        <w:fldChar w:fldCharType="end"/>
      </w:r>
    </w:p>
    <w:p w14:paraId="0AFA4D5A" w14:textId="77777777" w:rsidR="00F31233" w:rsidRDefault="00540CC2">
      <w:pPr>
        <w:pStyle w:val="Bibliography"/>
        <w:pPrChange w:id="2059" w:author="Comparison" w:date="2026-03-18T14:51:00Z" w16du:dateUtc="2026-03-18T05:51:00Z">
          <w:pPr>
            <w:spacing w:after="240"/>
          </w:pPr>
        </w:pPrChange>
      </w:pPr>
      <w:bookmarkStart w:id="2060" w:name="ref-Curtis2024-yo"/>
      <w:bookmarkEnd w:id="2055"/>
      <w:r>
        <w:t xml:space="preserve">50. </w:t>
      </w:r>
      <w:r>
        <w:tab/>
        <w:t xml:space="preserve">Curtis R, Moon CC, Hanmore T, Hopman WM, Baxter S. Use the right words: evaluating the effect of word choice and word count on quality of narrative feedback in ophthalmology competency-based medical education assessments. </w:t>
      </w:r>
      <w:del w:id="2061" w:author="Comparison" w:date="2026-03-18T14:51:00Z" w16du:dateUtc="2026-03-18T05:51:00Z">
        <w:r w:rsidR="004D4528">
          <w:delText>Canadian medical education journal</w:delText>
        </w:r>
      </w:del>
      <w:ins w:id="2062" w:author="Comparison" w:date="2026-03-18T14:51:00Z" w16du:dateUtc="2026-03-18T05:51:00Z">
        <w:r>
          <w:t>Can Med Educ J</w:t>
        </w:r>
      </w:ins>
      <w:r>
        <w:t xml:space="preserve"> The Association of Faculties of Medicine of Canada; 2024</w:t>
      </w:r>
      <w:ins w:id="2063" w:author="Comparison" w:date="2026-03-18T14:51:00Z" w16du:dateUtc="2026-03-18T05:51:00Z">
        <w:r>
          <w:t xml:space="preserve"> Dec 31</w:t>
        </w:r>
      </w:ins>
      <w:r>
        <w:t>;15(6):58–63. PMID:</w:t>
      </w:r>
      <w:r>
        <w:fldChar w:fldCharType="begin"/>
      </w:r>
      <w:r>
        <w:instrText>HYPERLINK "https://www.ncbi.nlm.nih.gov/pubmed/39807150" \h</w:instrText>
      </w:r>
      <w:r>
        <w:fldChar w:fldCharType="separate"/>
      </w:r>
      <w:r>
        <w:rPr>
          <w:rStyle w:val="Hyperlink"/>
        </w:rPr>
        <w:t>39807150</w:t>
      </w:r>
      <w:r>
        <w:fldChar w:fldCharType="end"/>
      </w:r>
    </w:p>
    <w:p w14:paraId="3F761E02" w14:textId="77777777" w:rsidR="00F31233" w:rsidRDefault="00540CC2">
      <w:pPr>
        <w:pStyle w:val="Bibliography"/>
        <w:pPrChange w:id="2064" w:author="Comparison" w:date="2026-03-18T14:51:00Z" w16du:dateUtc="2026-03-18T05:51:00Z">
          <w:pPr>
            <w:spacing w:after="240"/>
          </w:pPr>
        </w:pPrChange>
      </w:pPr>
      <w:bookmarkStart w:id="2065" w:name="ref-Leclair2023-ul"/>
      <w:bookmarkEnd w:id="2060"/>
      <w:r>
        <w:t xml:space="preserve">51. </w:t>
      </w:r>
      <w:r>
        <w:tab/>
        <w:t xml:space="preserve">Leclair R, Ho JSS, Braund H, Kouzmina E, Bruzzese S, Awad S, Mann S, Zevin B. Exploring the quality of narrative feedback provided to residents during ambulatory patient care in medicine and surgery. </w:t>
      </w:r>
      <w:del w:id="2066" w:author="Comparison" w:date="2026-03-18T14:51:00Z" w16du:dateUtc="2026-03-18T05:51:00Z">
        <w:r w:rsidR="004D4528">
          <w:delText>Journal of medical education and curricular development</w:delText>
        </w:r>
      </w:del>
      <w:ins w:id="2067" w:author="Comparison" w:date="2026-03-18T14:51:00Z" w16du:dateUtc="2026-03-18T05:51:00Z">
        <w:r>
          <w:t>J Med Educ Curric Dev</w:t>
        </w:r>
      </w:ins>
      <w:r>
        <w:t xml:space="preserve"> J Med Educ Curric Dev; 2023</w:t>
      </w:r>
      <w:ins w:id="2068" w:author="Comparison" w:date="2026-03-18T14:51:00Z" w16du:dateUtc="2026-03-18T05:51:00Z">
        <w:r>
          <w:t xml:space="preserve"> Jan 16</w:t>
        </w:r>
      </w:ins>
      <w:r>
        <w:t>;10:23821205231175734. PMID:</w:t>
      </w:r>
      <w:r>
        <w:fldChar w:fldCharType="begin"/>
      </w:r>
      <w:r>
        <w:instrText>HYPERLINK "https://www.ncbi.nlm.nih.gov/pubmed/37216002" \h</w:instrText>
      </w:r>
      <w:r>
        <w:fldChar w:fldCharType="separate"/>
      </w:r>
      <w:r>
        <w:rPr>
          <w:rStyle w:val="Hyperlink"/>
        </w:rPr>
        <w:t>37216002</w:t>
      </w:r>
      <w:r>
        <w:fldChar w:fldCharType="end"/>
      </w:r>
    </w:p>
    <w:p w14:paraId="316A01ED" w14:textId="77777777" w:rsidR="00F31233" w:rsidRDefault="00540CC2">
      <w:pPr>
        <w:pStyle w:val="Bibliography"/>
        <w:pPrChange w:id="2069" w:author="Comparison" w:date="2026-03-18T14:51:00Z" w16du:dateUtc="2026-03-18T05:51:00Z">
          <w:pPr>
            <w:spacing w:after="240"/>
          </w:pPr>
        </w:pPrChange>
      </w:pPr>
      <w:bookmarkStart w:id="2070" w:name="ref-Renting2023-pk"/>
      <w:bookmarkEnd w:id="2065"/>
      <w:r>
        <w:t xml:space="preserve">52. </w:t>
      </w:r>
      <w:r>
        <w:tab/>
        <w:t xml:space="preserve">Renting N, Jaarsma D, Borleffs JC, Slaets JPJ, Cohen-Schotanus J, Gans ROB. Effectiveness of a supervisor training on quality of feedback to internal medicine residents: a controlled longitudinal multicentre study. BMJ </w:t>
      </w:r>
      <w:del w:id="2071" w:author="Comparison" w:date="2026-03-18T14:51:00Z" w16du:dateUtc="2026-03-18T05:51:00Z">
        <w:r w:rsidR="004D4528">
          <w:delText>open</w:delText>
        </w:r>
      </w:del>
      <w:ins w:id="2072" w:author="Comparison" w:date="2026-03-18T14:51:00Z" w16du:dateUtc="2026-03-18T05:51:00Z">
        <w:r>
          <w:t>Open</w:t>
        </w:r>
      </w:ins>
      <w:r>
        <w:t xml:space="preserve"> BMJ; 2023</w:t>
      </w:r>
      <w:ins w:id="2073" w:author="Comparison" w:date="2026-03-18T14:51:00Z" w16du:dateUtc="2026-03-18T05:51:00Z">
        <w:r>
          <w:t xml:space="preserve"> Sep 28</w:t>
        </w:r>
      </w:ins>
      <w:r>
        <w:t>;13(9):e076946. PMID:</w:t>
      </w:r>
      <w:r>
        <w:fldChar w:fldCharType="begin"/>
      </w:r>
      <w:r>
        <w:instrText>HYPERLINK "https://www.ncbi.nlm.nih.gov/pubmed/37770280" \h</w:instrText>
      </w:r>
      <w:r>
        <w:fldChar w:fldCharType="separate"/>
      </w:r>
      <w:r>
        <w:rPr>
          <w:rStyle w:val="Hyperlink"/>
        </w:rPr>
        <w:t>37770280</w:t>
      </w:r>
      <w:r>
        <w:fldChar w:fldCharType="end"/>
      </w:r>
    </w:p>
    <w:p w14:paraId="4AD8BAB6" w14:textId="77777777" w:rsidR="00F31233" w:rsidRDefault="00540CC2">
      <w:pPr>
        <w:pStyle w:val="Bibliography"/>
        <w:pPrChange w:id="2074" w:author="Comparison" w:date="2026-03-18T14:51:00Z" w16du:dateUtc="2026-03-18T05:51:00Z">
          <w:pPr>
            <w:spacing w:after="240"/>
          </w:pPr>
        </w:pPrChange>
      </w:pPr>
      <w:bookmarkStart w:id="2075" w:name="ref-Zhou2025-fj"/>
      <w:bookmarkEnd w:id="2070"/>
      <w:r>
        <w:t xml:space="preserve">53. </w:t>
      </w:r>
      <w:r>
        <w:tab/>
        <w:t xml:space="preserve">Zhou Z, Rizwan A, Rogoza N, Chung AD, Kwan BY. Differentiating between GPT-generated and human-written feedback for radiology residents. </w:t>
      </w:r>
      <w:del w:id="2076" w:author="Comparison" w:date="2026-03-18T14:51:00Z" w16du:dateUtc="2026-03-18T05:51:00Z">
        <w:r w:rsidR="004D4528">
          <w:delText>Current problems in diagnostic radiology</w:delText>
        </w:r>
      </w:del>
      <w:ins w:id="2077" w:author="Comparison" w:date="2026-03-18T14:51:00Z" w16du:dateUtc="2026-03-18T05:51:00Z">
        <w:r>
          <w:t>Curr Probl Diagn Radiol</w:t>
        </w:r>
      </w:ins>
      <w:r>
        <w:t xml:space="preserve"> Elsevier BV; 2025</w:t>
      </w:r>
      <w:ins w:id="2078" w:author="Comparison" w:date="2026-03-18T14:51:00Z" w16du:dateUtc="2026-03-18T05:51:00Z">
        <w:r>
          <w:t xml:space="preserve"> Sep 1</w:t>
        </w:r>
      </w:ins>
      <w:r>
        <w:t>;54(5):574–578. PMID:</w:t>
      </w:r>
      <w:r>
        <w:fldChar w:fldCharType="begin"/>
      </w:r>
      <w:r>
        <w:instrText>HYPERLINK "https://www.ncbi.nlm.nih.gov/pubmed/39984362" \h</w:instrText>
      </w:r>
      <w:r>
        <w:fldChar w:fldCharType="separate"/>
      </w:r>
      <w:r>
        <w:rPr>
          <w:rStyle w:val="Hyperlink"/>
        </w:rPr>
        <w:t>39984362</w:t>
      </w:r>
      <w:r>
        <w:fldChar w:fldCharType="end"/>
      </w:r>
    </w:p>
    <w:p w14:paraId="777FBB3F" w14:textId="77777777" w:rsidR="00F31233" w:rsidRDefault="004D4528">
      <w:pPr>
        <w:pStyle w:val="Bibliography"/>
        <w:rPr>
          <w:ins w:id="2079" w:author="Comparison" w:date="2026-03-18T14:51:00Z" w16du:dateUtc="2026-03-18T05:51:00Z"/>
        </w:rPr>
      </w:pPr>
      <w:bookmarkStart w:id="2080" w:name="ref-strasser-2026"/>
      <w:bookmarkEnd w:id="2075"/>
      <w:del w:id="2081" w:author="Comparison" w:date="2026-03-18T14:51:00Z" w16du:dateUtc="2026-03-18T05:51:00Z">
        <w:r>
          <w:delText>54</w:delText>
        </w:r>
      </w:del>
      <w:ins w:id="2082" w:author="Comparison" w:date="2026-03-18T14:51:00Z" w16du:dateUtc="2026-03-18T05:51:00Z">
        <w:r w:rsidR="00540CC2">
          <w:t xml:space="preserve">54. </w:t>
        </w:r>
        <w:r w:rsidR="00540CC2">
          <w:tab/>
          <w:t xml:space="preserve">Strasser LM, Anschuetz W, Dennstädt F, Hastings J. Performance Evaluation of Large Language Models in Multilingual Medical Multiple-Choice Questions: Mixed Methods Study. JMIR Med Educ JMIR Publications Inc.; 2026 Mar 5;12:e81399–e81399. doi: </w:t>
        </w:r>
        <w:r w:rsidR="00540CC2">
          <w:fldChar w:fldCharType="begin"/>
        </w:r>
        <w:r w:rsidR="00540CC2">
          <w:instrText>HYPERLINK "https://doi.org/10.2196/81399" \h</w:instrText>
        </w:r>
        <w:r w:rsidR="00540CC2">
          <w:fldChar w:fldCharType="separate"/>
        </w:r>
        <w:r w:rsidR="00540CC2">
          <w:rPr>
            <w:rStyle w:val="Hyperlink"/>
          </w:rPr>
          <w:t>10.2196/81399</w:t>
        </w:r>
        <w:r w:rsidR="00540CC2">
          <w:fldChar w:fldCharType="end"/>
        </w:r>
      </w:ins>
    </w:p>
    <w:p w14:paraId="7A3F45A3" w14:textId="77777777" w:rsidR="00F31233" w:rsidRDefault="00540CC2">
      <w:pPr>
        <w:pStyle w:val="Bibliography"/>
        <w:rPr>
          <w:ins w:id="2083" w:author="Comparison" w:date="2026-03-18T14:51:00Z" w16du:dateUtc="2026-03-18T05:51:00Z"/>
        </w:rPr>
      </w:pPr>
      <w:bookmarkStart w:id="2084" w:name="ref-harigai-2024"/>
      <w:bookmarkEnd w:id="2080"/>
      <w:ins w:id="2085" w:author="Comparison" w:date="2026-03-18T14:51:00Z" w16du:dateUtc="2026-03-18T05:51:00Z">
        <w:r>
          <w:t xml:space="preserve">55. </w:t>
        </w:r>
        <w:r>
          <w:tab/>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 </w:t>
        </w:r>
        <w:r>
          <w:fldChar w:fldCharType="begin"/>
        </w:r>
        <w:r>
          <w:instrText>HYPERLINK "https://doi.org/10.1007/s11604-024-01673-6" \h</w:instrText>
        </w:r>
        <w:r>
          <w:fldChar w:fldCharType="separate"/>
        </w:r>
        <w:r>
          <w:rPr>
            <w:rStyle w:val="Hyperlink"/>
          </w:rPr>
          <w:t>10.1007/s11604-024-01673-6</w:t>
        </w:r>
        <w:r>
          <w:fldChar w:fldCharType="end"/>
        </w:r>
      </w:ins>
    </w:p>
    <w:p w14:paraId="685F71D4" w14:textId="77777777" w:rsidR="00F31233" w:rsidRDefault="00540CC2">
      <w:pPr>
        <w:pStyle w:val="Bibliography"/>
        <w:rPr>
          <w:ins w:id="2086" w:author="Comparison" w:date="2026-03-18T14:51:00Z" w16du:dateUtc="2026-03-18T05:51:00Z"/>
        </w:rPr>
      </w:pPr>
      <w:bookmarkStart w:id="2087" w:name="ref-Nishigori2014-qc"/>
      <w:bookmarkEnd w:id="2084"/>
      <w:ins w:id="2088" w:author="Comparison" w:date="2026-03-18T14:51:00Z" w16du:dateUtc="2026-03-18T05:51:00Z">
        <w:r>
          <w:t xml:space="preserve">56. </w:t>
        </w:r>
        <w:r>
          <w:tab/>
          <w:t>Nishigori H, Harrison R, Busari J, Dornan T. Bushido and Medical Professionalism in Japan. Acad Med 2014;89(4):560–563. PMID:</w:t>
        </w:r>
        <w:r>
          <w:fldChar w:fldCharType="begin"/>
        </w:r>
        <w:r>
          <w:instrText>HYPERLINK "https://www.ncbi.nlm.nih.gov/pubmed/24556758" \h</w:instrText>
        </w:r>
        <w:r>
          <w:fldChar w:fldCharType="separate"/>
        </w:r>
        <w:r>
          <w:rPr>
            <w:rStyle w:val="Hyperlink"/>
          </w:rPr>
          <w:t>24556758</w:t>
        </w:r>
        <w:r>
          <w:fldChar w:fldCharType="end"/>
        </w:r>
      </w:ins>
    </w:p>
    <w:p w14:paraId="309EB659" w14:textId="77777777" w:rsidR="00F31233" w:rsidRDefault="00540CC2">
      <w:pPr>
        <w:pStyle w:val="Bibliography"/>
        <w:pPrChange w:id="2089" w:author="Comparison" w:date="2026-03-18T14:51:00Z" w16du:dateUtc="2026-03-18T05:51:00Z">
          <w:pPr>
            <w:spacing w:after="240"/>
          </w:pPr>
        </w:pPrChange>
      </w:pPr>
      <w:bookmarkStart w:id="2090" w:name="ref-Khojasteh2025-vd"/>
      <w:bookmarkEnd w:id="2087"/>
      <w:ins w:id="2091" w:author="Comparison" w:date="2026-03-18T14:51:00Z" w16du:dateUtc="2026-03-18T05:51:00Z">
        <w:r>
          <w:t>57</w:t>
        </w:r>
      </w:ins>
      <w:r>
        <w:t xml:space="preserve">. </w:t>
      </w:r>
      <w:r>
        <w:tab/>
        <w:t xml:space="preserve">Khojasteh L, Kafipour R, Pakdel F, Mukundan J. Empowering medical students with AI writing co-pilots: design and validation of AI self-assessment toolkit. BMC </w:t>
      </w:r>
      <w:del w:id="2092" w:author="Comparison" w:date="2026-03-18T14:51:00Z" w16du:dateUtc="2026-03-18T05:51:00Z">
        <w:r w:rsidR="004D4528">
          <w:delText>medical education</w:delText>
        </w:r>
      </w:del>
      <w:ins w:id="2093" w:author="Comparison" w:date="2026-03-18T14:51:00Z" w16du:dateUtc="2026-03-18T05:51:00Z">
        <w:r>
          <w:t>Med Educ</w:t>
        </w:r>
      </w:ins>
      <w:r>
        <w:t xml:space="preserve"> BioMed Central; 2025</w:t>
      </w:r>
      <w:ins w:id="2094" w:author="Comparison" w:date="2026-03-18T14:51:00Z" w16du:dateUtc="2026-03-18T05:51:00Z">
        <w:r>
          <w:t xml:space="preserve"> Jan 31</w:t>
        </w:r>
      </w:ins>
      <w:r>
        <w:t>;25(1):159. PMID:</w:t>
      </w:r>
      <w:r>
        <w:fldChar w:fldCharType="begin"/>
      </w:r>
      <w:r>
        <w:instrText>HYPERLINK "https://www.ncbi.nlm.nih.gov/pubmed/39891148" \h</w:instrText>
      </w:r>
      <w:r>
        <w:fldChar w:fldCharType="separate"/>
      </w:r>
      <w:r>
        <w:rPr>
          <w:rStyle w:val="Hyperlink"/>
        </w:rPr>
        <w:t>39891148</w:t>
      </w:r>
      <w:r>
        <w:fldChar w:fldCharType="end"/>
      </w:r>
    </w:p>
    <w:p w14:paraId="53C63020" w14:textId="77777777" w:rsidR="00F31233" w:rsidRDefault="004D4528">
      <w:pPr>
        <w:pStyle w:val="Bibliography"/>
        <w:pPrChange w:id="2095" w:author="Comparison" w:date="2026-03-18T14:51:00Z" w16du:dateUtc="2026-03-18T05:51:00Z">
          <w:pPr>
            <w:spacing w:after="240"/>
          </w:pPr>
        </w:pPrChange>
      </w:pPr>
      <w:bookmarkStart w:id="2096" w:name="ref-Banihashem2025-zo"/>
      <w:bookmarkEnd w:id="2090"/>
      <w:del w:id="2097" w:author="Comparison" w:date="2026-03-18T14:51:00Z" w16du:dateUtc="2026-03-18T05:51:00Z">
        <w:r>
          <w:delText>55</w:delText>
        </w:r>
      </w:del>
      <w:ins w:id="2098" w:author="Comparison" w:date="2026-03-18T14:51:00Z" w16du:dateUtc="2026-03-18T05:51:00Z">
        <w:r w:rsidR="00540CC2">
          <w:t>58</w:t>
        </w:r>
      </w:ins>
      <w:r w:rsidR="00540CC2">
        <w:t xml:space="preserve">. </w:t>
      </w:r>
      <w:r w:rsidR="00540CC2">
        <w:tab/>
        <w:t xml:space="preserve">Banihashem SK, Noroozi O, Khosravi H, Schunn CD, Drachsler H. Pedagogical framework for hybrid intelligent feedback. </w:t>
      </w:r>
      <w:del w:id="2099" w:author="Comparison" w:date="2026-03-18T14:51:00Z" w16du:dateUtc="2026-03-18T05:51:00Z">
        <w:r>
          <w:delText>Innovations in education and teaching international</w:delText>
        </w:r>
      </w:del>
      <w:ins w:id="2100" w:author="Comparison" w:date="2026-03-18T14:51:00Z" w16du:dateUtc="2026-03-18T05:51:00Z">
        <w:r w:rsidR="00540CC2">
          <w:t>Innov Educ Teach Int</w:t>
        </w:r>
      </w:ins>
      <w:r w:rsidR="00540CC2">
        <w:t xml:space="preserve"> Informa UK Limited; 2025</w:t>
      </w:r>
      <w:ins w:id="2101" w:author="Comparison" w:date="2026-03-18T14:51:00Z" w16du:dateUtc="2026-03-18T05:51:00Z">
        <w:r w:rsidR="00540CC2">
          <w:t xml:space="preserve"> Apr 29</w:t>
        </w:r>
      </w:ins>
      <w:r w:rsidR="00540CC2">
        <w:t xml:space="preserve">;1–17. doi: </w:t>
      </w:r>
      <w:r w:rsidR="00540CC2">
        <w:fldChar w:fldCharType="begin"/>
      </w:r>
      <w:r w:rsidR="00540CC2">
        <w:instrText>HYPERLINK "https://doi.org/10.1080/14703297.2025.2499174" \h</w:instrText>
      </w:r>
      <w:r w:rsidR="00540CC2">
        <w:fldChar w:fldCharType="separate"/>
      </w:r>
      <w:r w:rsidR="00540CC2">
        <w:rPr>
          <w:rStyle w:val="Hyperlink"/>
        </w:rPr>
        <w:t>10.1080/14703297.2025.2499174</w:t>
      </w:r>
      <w:r w:rsidR="00540CC2">
        <w:fldChar w:fldCharType="end"/>
      </w:r>
      <w:bookmarkEnd w:id="54"/>
      <w:bookmarkEnd w:id="55"/>
      <w:bookmarkEnd w:id="1837"/>
      <w:bookmarkEnd w:id="1840"/>
      <w:bookmarkEnd w:id="2096"/>
    </w:p>
    <w:sectPr w:rsidR="00F31233">
      <w:headerReference w:type="even" r:id="rId21"/>
      <w:headerReference w:type="default" r:id="rId22"/>
      <w:footerReference w:type="even" r:id="rId23"/>
      <w:footerReference w:type="default" r:id="rId24"/>
      <w:headerReference w:type="first" r:id="rId25"/>
      <w:footerReference w:type="first" r:id="rId26"/>
      <w:pgSz w:w="12240" w:h="15840"/>
      <w:pgMar w:top="1985" w:right="1701" w:bottom="1701" w:left="1701" w:header="720" w:footer="720" w:gutter="0"/>
      <w:cols w:space="720"/>
      <w:docGrid w:linePitch="0"/>
      <w:sectPrChange w:id="2109" w:author="Comparison" w:date="2026-03-18T14:51:00Z" w16du:dateUtc="2026-03-18T05:51:00Z">
        <w:sectPr w:rsidR="00F31233">
          <w:pgMar w:top="1440" w:right="1800" w:bottom="1440" w:left="180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4AF6" w14:textId="77777777" w:rsidR="00540CC2" w:rsidRDefault="00540CC2">
      <w:pPr>
        <w:spacing w:after="0"/>
        <w:pPrChange w:id="49" w:author="Comparison" w:date="2026-03-18T14:51:00Z" w16du:dateUtc="2026-03-18T05:51:00Z">
          <w:pPr>
            <w:spacing w:after="240"/>
          </w:pPr>
        </w:pPrChange>
      </w:pPr>
      <w:r>
        <w:separator/>
      </w:r>
    </w:p>
  </w:endnote>
  <w:endnote w:type="continuationSeparator" w:id="0">
    <w:p w14:paraId="451FD116" w14:textId="77777777" w:rsidR="00540CC2" w:rsidRDefault="00540CC2">
      <w:pPr>
        <w:spacing w:after="0"/>
        <w:pPrChange w:id="50" w:author="Comparison" w:date="2026-03-18T14:51:00Z" w16du:dateUtc="2026-03-18T05:51:00Z">
          <w:pPr>
            <w:spacing w:after="24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ucida Grande">
    <w:altName w:val="﷽﷽﷽﷽﷽﷽﷽﷽rande"/>
    <w:charset w:val="00"/>
    <w:family w:val="swiss"/>
    <w:pitch w:val="variable"/>
    <w:sig w:usb0="E1000AEF" w:usb1="5000A1FF" w:usb2="00000000" w:usb3="00000000" w:csb0="000001B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E5A0" w14:textId="77777777" w:rsidR="00881E54" w:rsidRDefault="00881E54">
    <w:pPr>
      <w:pStyle w:val="Footer"/>
      <w:pPrChange w:id="2104" w:author="Comparison" w:date="2026-03-18T14:51:00Z" w16du:dateUtc="2026-03-18T05:51:00Z">
        <w:pPr>
          <w:pStyle w:val="Footer"/>
          <w:spacing w:after="24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0097" w14:textId="77777777" w:rsidR="004D4528" w:rsidRDefault="004D4528">
    <w:pPr>
      <w:pStyle w:val="Footer"/>
      <w:spacing w:after="240"/>
      <w:jc w:val="center"/>
    </w:pPr>
    <w:del w:id="2105" w:author="Comparison" w:date="2026-03-18T14:51:00Z" w16du:dateUtc="2026-03-18T05:51:00Z">
      <w:r>
        <w:fldChar w:fldCharType="begin"/>
      </w:r>
      <w:r>
        <w:delInstrText>PAGE   \* MERGEFORMAT</w:delInstrText>
      </w:r>
      <w:r>
        <w:fldChar w:fldCharType="separate"/>
      </w:r>
      <w:r w:rsidRPr="00FE74CE">
        <w:rPr>
          <w:noProof/>
          <w:lang w:val="en-GB"/>
        </w:rPr>
        <w:delText>16</w:delText>
      </w:r>
      <w:r>
        <w:fldChar w:fldCharType="end"/>
      </w:r>
    </w:del>
  </w:p>
  <w:p w14:paraId="1FEEFDA4" w14:textId="77777777" w:rsidR="00881E54" w:rsidRDefault="00881E54">
    <w:pPr>
      <w:pStyle w:val="Footer"/>
      <w:pPrChange w:id="2106" w:author="Comparison" w:date="2026-03-18T14:51:00Z" w16du:dateUtc="2026-03-18T05:51:00Z">
        <w:pPr>
          <w:pStyle w:val="Footer"/>
          <w:spacing w:after="24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39CA" w14:textId="77777777" w:rsidR="00881E54" w:rsidRDefault="00881E54">
    <w:pPr>
      <w:pStyle w:val="Footer"/>
      <w:pPrChange w:id="2108" w:author="Comparison" w:date="2026-03-18T14:51:00Z" w16du:dateUtc="2026-03-18T05:51:00Z">
        <w:pPr>
          <w:pStyle w:val="Footer"/>
          <w:spacing w:after="24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CFEA" w14:textId="77777777" w:rsidR="00540CC2" w:rsidRDefault="00540CC2">
      <w:pPr>
        <w:pPrChange w:id="47" w:author="Comparison" w:date="2026-03-18T14:51:00Z" w16du:dateUtc="2026-03-18T05:51:00Z">
          <w:pPr>
            <w:spacing w:after="240"/>
          </w:pPr>
        </w:pPrChange>
      </w:pPr>
      <w:r>
        <w:separator/>
      </w:r>
    </w:p>
  </w:footnote>
  <w:footnote w:type="continuationSeparator" w:id="0">
    <w:p w14:paraId="6251FB61" w14:textId="77777777" w:rsidR="00540CC2" w:rsidRDefault="00540CC2">
      <w:pPr>
        <w:pPrChange w:id="48" w:author="Comparison" w:date="2026-03-18T14:51:00Z" w16du:dateUtc="2026-03-18T05:51:00Z">
          <w:pPr>
            <w:spacing w:after="24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6A55" w14:textId="77777777" w:rsidR="00881E54" w:rsidRDefault="00881E54">
    <w:pPr>
      <w:pStyle w:val="Header"/>
      <w:pPrChange w:id="2102" w:author="Comparison" w:date="2026-03-18T14:51:00Z" w16du:dateUtc="2026-03-18T05:51:00Z">
        <w:pPr>
          <w:pStyle w:val="Header"/>
          <w:spacing w:after="24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E469" w14:textId="77777777" w:rsidR="00881E54" w:rsidRDefault="00881E54">
    <w:pPr>
      <w:pStyle w:val="Header"/>
      <w:pPrChange w:id="2103" w:author="Comparison" w:date="2026-03-18T14:51:00Z" w16du:dateUtc="2026-03-18T05:51:00Z">
        <w:pPr>
          <w:pStyle w:val="Header"/>
          <w:spacing w:after="240"/>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EB15" w14:textId="77777777" w:rsidR="00881E54" w:rsidRDefault="00881E54">
    <w:pPr>
      <w:pStyle w:val="Header"/>
      <w:pPrChange w:id="2107" w:author="Comparison" w:date="2026-03-18T14:51:00Z" w16du:dateUtc="2026-03-18T05:51:00Z">
        <w:pPr>
          <w:pStyle w:val="Header"/>
          <w:spacing w:after="24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58F6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765EBA"/>
    <w:multiLevelType w:val="hybridMultilevel"/>
    <w:tmpl w:val="8FA2D970"/>
    <w:lvl w:ilvl="0" w:tplc="761ED03A">
      <w:start w:val="1"/>
      <w:numFmt w:val="decimal"/>
      <w:lvlText w:val="%1."/>
      <w:lvlJc w:val="left"/>
      <w:pPr>
        <w:ind w:left="720" w:hanging="360"/>
      </w:pPr>
    </w:lvl>
    <w:lvl w:ilvl="1" w:tplc="EC8AFDFE" w:tentative="1">
      <w:start w:val="1"/>
      <w:numFmt w:val="lowerLetter"/>
      <w:lvlText w:val="%2."/>
      <w:lvlJc w:val="left"/>
      <w:pPr>
        <w:ind w:left="1440" w:hanging="360"/>
      </w:pPr>
    </w:lvl>
    <w:lvl w:ilvl="2" w:tplc="BF4A161C" w:tentative="1">
      <w:start w:val="1"/>
      <w:numFmt w:val="lowerRoman"/>
      <w:lvlText w:val="%3."/>
      <w:lvlJc w:val="right"/>
      <w:pPr>
        <w:ind w:left="2160" w:hanging="180"/>
      </w:pPr>
    </w:lvl>
    <w:lvl w:ilvl="3" w:tplc="79EA85C4" w:tentative="1">
      <w:start w:val="1"/>
      <w:numFmt w:val="decimal"/>
      <w:lvlText w:val="%4."/>
      <w:lvlJc w:val="left"/>
      <w:pPr>
        <w:ind w:left="2880" w:hanging="360"/>
      </w:pPr>
    </w:lvl>
    <w:lvl w:ilvl="4" w:tplc="53E631C2" w:tentative="1">
      <w:start w:val="1"/>
      <w:numFmt w:val="lowerLetter"/>
      <w:lvlText w:val="%5."/>
      <w:lvlJc w:val="left"/>
      <w:pPr>
        <w:ind w:left="3600" w:hanging="360"/>
      </w:pPr>
    </w:lvl>
    <w:lvl w:ilvl="5" w:tplc="4600BDFA" w:tentative="1">
      <w:start w:val="1"/>
      <w:numFmt w:val="lowerRoman"/>
      <w:lvlText w:val="%6."/>
      <w:lvlJc w:val="right"/>
      <w:pPr>
        <w:ind w:left="4320" w:hanging="180"/>
      </w:pPr>
    </w:lvl>
    <w:lvl w:ilvl="6" w:tplc="C4241338" w:tentative="1">
      <w:start w:val="1"/>
      <w:numFmt w:val="decimal"/>
      <w:lvlText w:val="%7."/>
      <w:lvlJc w:val="left"/>
      <w:pPr>
        <w:ind w:left="5040" w:hanging="360"/>
      </w:pPr>
    </w:lvl>
    <w:lvl w:ilvl="7" w:tplc="B0A64836" w:tentative="1">
      <w:start w:val="1"/>
      <w:numFmt w:val="lowerLetter"/>
      <w:lvlText w:val="%8."/>
      <w:lvlJc w:val="left"/>
      <w:pPr>
        <w:ind w:left="5760" w:hanging="360"/>
      </w:pPr>
    </w:lvl>
    <w:lvl w:ilvl="8" w:tplc="8C42333C" w:tentative="1">
      <w:start w:val="1"/>
      <w:numFmt w:val="lowerRoman"/>
      <w:lvlText w:val="%9."/>
      <w:lvlJc w:val="right"/>
      <w:pPr>
        <w:ind w:left="6480" w:hanging="180"/>
      </w:pPr>
    </w:lvl>
  </w:abstractNum>
  <w:abstractNum w:abstractNumId="2" w15:restartNumberingAfterBreak="0">
    <w:nsid w:val="4BE25BE6"/>
    <w:multiLevelType w:val="hybridMultilevel"/>
    <w:tmpl w:val="2CAE5C14"/>
    <w:lvl w:ilvl="0" w:tplc="F9249C94">
      <w:start w:val="1"/>
      <w:numFmt w:val="decimal"/>
      <w:lvlText w:val="%1."/>
      <w:lvlJc w:val="left"/>
      <w:pPr>
        <w:ind w:left="785" w:hanging="360"/>
      </w:pPr>
      <w:rPr>
        <w:rFonts w:hint="default"/>
      </w:rPr>
    </w:lvl>
    <w:lvl w:ilvl="1" w:tplc="6E5A1258" w:tentative="1">
      <w:start w:val="1"/>
      <w:numFmt w:val="lowerLetter"/>
      <w:lvlText w:val="%2."/>
      <w:lvlJc w:val="left"/>
      <w:pPr>
        <w:ind w:left="1440" w:hanging="360"/>
      </w:pPr>
    </w:lvl>
    <w:lvl w:ilvl="2" w:tplc="072C9442" w:tentative="1">
      <w:start w:val="1"/>
      <w:numFmt w:val="lowerRoman"/>
      <w:lvlText w:val="%3."/>
      <w:lvlJc w:val="right"/>
      <w:pPr>
        <w:ind w:left="2160" w:hanging="180"/>
      </w:pPr>
    </w:lvl>
    <w:lvl w:ilvl="3" w:tplc="52307972" w:tentative="1">
      <w:start w:val="1"/>
      <w:numFmt w:val="decimal"/>
      <w:lvlText w:val="%4."/>
      <w:lvlJc w:val="left"/>
      <w:pPr>
        <w:ind w:left="2880" w:hanging="360"/>
      </w:pPr>
    </w:lvl>
    <w:lvl w:ilvl="4" w:tplc="8D72E04A" w:tentative="1">
      <w:start w:val="1"/>
      <w:numFmt w:val="lowerLetter"/>
      <w:lvlText w:val="%5."/>
      <w:lvlJc w:val="left"/>
      <w:pPr>
        <w:ind w:left="3600" w:hanging="360"/>
      </w:pPr>
    </w:lvl>
    <w:lvl w:ilvl="5" w:tplc="06EE30E4" w:tentative="1">
      <w:start w:val="1"/>
      <w:numFmt w:val="lowerRoman"/>
      <w:lvlText w:val="%6."/>
      <w:lvlJc w:val="right"/>
      <w:pPr>
        <w:ind w:left="4320" w:hanging="180"/>
      </w:pPr>
    </w:lvl>
    <w:lvl w:ilvl="6" w:tplc="0728C8CC" w:tentative="1">
      <w:start w:val="1"/>
      <w:numFmt w:val="decimal"/>
      <w:lvlText w:val="%7."/>
      <w:lvlJc w:val="left"/>
      <w:pPr>
        <w:ind w:left="5040" w:hanging="360"/>
      </w:pPr>
    </w:lvl>
    <w:lvl w:ilvl="7" w:tplc="EEA4C044" w:tentative="1">
      <w:start w:val="1"/>
      <w:numFmt w:val="lowerLetter"/>
      <w:lvlText w:val="%8."/>
      <w:lvlJc w:val="left"/>
      <w:pPr>
        <w:ind w:left="5760" w:hanging="360"/>
      </w:pPr>
    </w:lvl>
    <w:lvl w:ilvl="8" w:tplc="785A8DAC" w:tentative="1">
      <w:start w:val="1"/>
      <w:numFmt w:val="lowerRoman"/>
      <w:lvlText w:val="%9."/>
      <w:lvlJc w:val="right"/>
      <w:pPr>
        <w:ind w:left="6480" w:hanging="180"/>
      </w:pPr>
    </w:lvl>
  </w:abstractNum>
  <w:num w:numId="1" w16cid:durableId="966619220">
    <w:abstractNumId w:val="0"/>
  </w:num>
  <w:num w:numId="2" w16cid:durableId="467286019">
    <w:abstractNumId w:val="2"/>
  </w:num>
  <w:num w:numId="3" w16cid:durableId="45186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1233"/>
    <w:rsid w:val="00034470"/>
    <w:rsid w:val="00067A9B"/>
    <w:rsid w:val="00333E20"/>
    <w:rsid w:val="00394EEC"/>
    <w:rsid w:val="003E7C0E"/>
    <w:rsid w:val="004D4528"/>
    <w:rsid w:val="00540CC2"/>
    <w:rsid w:val="0058433E"/>
    <w:rsid w:val="00881E54"/>
    <w:rsid w:val="00B65AD5"/>
    <w:rsid w:val="00C279C6"/>
    <w:rsid w:val="00DE794D"/>
    <w:rsid w:val="00E83110"/>
    <w:rsid w:val="00F31233"/>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068D56"/>
  <w15:docId w15:val="{78030FEA-A2E1-4EBE-8745-6534BA0DF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Hyperlink" w:uiPriority="99"/>
    <w:lsdException w:name="FollowedHyperlink" w:uiPriority="99"/>
    <w:lsdException w:name="Document Map"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E54"/>
    <w:pPr>
      <w:pPrChange w:id="0" w:author="Comparison" w:date="2026-03-18T14:51:00Z">
        <w:pPr>
          <w:spacing w:afterLines="100" w:after="100"/>
        </w:pPr>
      </w:pPrChange>
    </w:pPr>
    <w:rPr>
      <w:rPrChange w:id="0" w:author="Comparison" w:date="2026-03-18T14:51:00Z">
        <w:rPr>
          <w:rFonts w:asciiTheme="minorHAnsi" w:eastAsiaTheme="minorEastAsia" w:hAnsiTheme="minorHAnsi" w:cstheme="minorBidi"/>
          <w:sz w:val="24"/>
          <w:szCs w:val="24"/>
          <w:lang w:val="en-US" w:eastAsia="en-US" w:bidi="ar-SA"/>
        </w:rPr>
      </w:rPrChange>
    </w:rPr>
  </w:style>
  <w:style w:type="paragraph" w:styleId="Heading1">
    <w:name w:val="heading 1"/>
    <w:basedOn w:val="Normal"/>
    <w:next w:val="BodyText"/>
    <w:link w:val="Heading1Char"/>
    <w:uiPriority w:val="9"/>
    <w:qFormat/>
    <w:rsid w:val="00881E54"/>
    <w:pPr>
      <w:keepNext/>
      <w:keepLines/>
      <w:spacing w:before="480" w:after="0"/>
      <w:outlineLvl w:val="0"/>
      <w:pPrChange w:id="1" w:author="Comparison" w:date="2026-03-18T14:51:00Z">
        <w:pPr>
          <w:keepNext/>
          <w:keepLines/>
          <w:spacing w:before="480" w:afterLines="100" w:after="100"/>
          <w:outlineLvl w:val="0"/>
        </w:pPr>
      </w:pPrChange>
    </w:pPr>
    <w:rPr>
      <w:rFonts w:asciiTheme="majorHAnsi" w:eastAsiaTheme="majorEastAsia" w:hAnsiTheme="majorHAnsi" w:cstheme="majorBidi"/>
      <w:b/>
      <w:bCs/>
      <w:color w:val="4F81BD" w:themeColor="accent1"/>
      <w:sz w:val="32"/>
      <w:szCs w:val="32"/>
      <w:rPrChange w:id="1" w:author="Comparison" w:date="2026-03-18T14:51:00Z">
        <w:rPr>
          <w:rFonts w:asciiTheme="majorHAnsi" w:eastAsiaTheme="majorEastAsia" w:hAnsiTheme="majorHAnsi" w:cstheme="majorBidi"/>
          <w:b/>
          <w:bCs/>
          <w:color w:val="345A8A" w:themeColor="accent1" w:themeShade="B5"/>
          <w:sz w:val="32"/>
          <w:szCs w:val="32"/>
          <w:lang w:val="en-US" w:eastAsia="en-US" w:bidi="ar-SA"/>
        </w:rPr>
      </w:rPrChange>
    </w:rPr>
  </w:style>
  <w:style w:type="paragraph" w:styleId="Heading2">
    <w:name w:val="heading 2"/>
    <w:basedOn w:val="Normal"/>
    <w:next w:val="BodyText"/>
    <w:link w:val="Heading2Char"/>
    <w:uiPriority w:val="9"/>
    <w:unhideWhenUsed/>
    <w:qFormat/>
    <w:rsid w:val="00881E54"/>
    <w:pPr>
      <w:keepNext/>
      <w:keepLines/>
      <w:spacing w:before="200" w:after="0"/>
      <w:outlineLvl w:val="1"/>
      <w:pPrChange w:id="2" w:author="Comparison" w:date="2026-03-18T14:51:00Z">
        <w:pPr>
          <w:keepNext/>
          <w:keepLines/>
          <w:spacing w:before="200" w:afterLines="100" w:after="100"/>
          <w:outlineLvl w:val="1"/>
        </w:pPr>
      </w:pPrChange>
    </w:pPr>
    <w:rPr>
      <w:rFonts w:asciiTheme="majorHAnsi" w:eastAsiaTheme="majorEastAsia" w:hAnsiTheme="majorHAnsi" w:cstheme="majorBidi"/>
      <w:b/>
      <w:bCs/>
      <w:color w:val="4F81BD" w:themeColor="accent1"/>
      <w:sz w:val="28"/>
      <w:szCs w:val="28"/>
      <w:rPrChange w:id="2" w:author="Comparison" w:date="2026-03-18T14:51: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BodyText"/>
    <w:link w:val="Heading3Char"/>
    <w:uiPriority w:val="9"/>
    <w:unhideWhenUsed/>
    <w:qFormat/>
    <w:rsid w:val="00881E54"/>
    <w:pPr>
      <w:keepNext/>
      <w:keepLines/>
      <w:spacing w:before="200" w:after="0"/>
      <w:outlineLvl w:val="2"/>
      <w:pPrChange w:id="3" w:author="Comparison" w:date="2026-03-18T14:51:00Z">
        <w:pPr>
          <w:keepNext/>
          <w:keepLines/>
          <w:spacing w:before="200" w:afterLines="100" w:after="100"/>
          <w:outlineLvl w:val="2"/>
        </w:pPr>
      </w:pPrChange>
    </w:pPr>
    <w:rPr>
      <w:rFonts w:asciiTheme="majorHAnsi" w:eastAsiaTheme="majorEastAsia" w:hAnsiTheme="majorHAnsi" w:cstheme="majorBidi"/>
      <w:b/>
      <w:bCs/>
      <w:color w:val="4F81BD" w:themeColor="accent1"/>
      <w:rPrChange w:id="3" w:author="Comparison" w:date="2026-03-18T14:51:00Z">
        <w:rPr>
          <w:rFonts w:asciiTheme="majorHAnsi" w:eastAsiaTheme="majorEastAsia" w:hAnsiTheme="majorHAnsi" w:cstheme="majorBidi"/>
          <w:b/>
          <w:bCs/>
          <w:color w:val="4F81BD" w:themeColor="accent1"/>
          <w:sz w:val="24"/>
          <w:szCs w:val="24"/>
          <w:lang w:val="en-US" w:eastAsia="en-US" w:bidi="ar-SA"/>
        </w:rPr>
      </w:rPrChange>
    </w:rPr>
  </w:style>
  <w:style w:type="paragraph" w:styleId="Heading4">
    <w:name w:val="heading 4"/>
    <w:basedOn w:val="Normal"/>
    <w:next w:val="BodyText"/>
    <w:link w:val="Heading4Char"/>
    <w:uiPriority w:val="9"/>
    <w:unhideWhenUsed/>
    <w:qFormat/>
    <w:rsid w:val="00881E54"/>
    <w:pPr>
      <w:keepNext/>
      <w:keepLines/>
      <w:spacing w:before="200" w:after="0"/>
      <w:outlineLvl w:val="3"/>
      <w:pPrChange w:id="4" w:author="Comparison" w:date="2026-03-18T14:51:00Z">
        <w:pPr>
          <w:keepNext/>
          <w:keepLines/>
          <w:spacing w:before="200" w:afterLines="100" w:after="100"/>
          <w:outlineLvl w:val="3"/>
        </w:pPr>
      </w:pPrChange>
    </w:pPr>
    <w:rPr>
      <w:rFonts w:asciiTheme="majorHAnsi" w:eastAsiaTheme="majorEastAsia" w:hAnsiTheme="majorHAnsi" w:cstheme="majorBidi"/>
      <w:bCs/>
      <w:i/>
      <w:color w:val="4F81BD" w:themeColor="accent1"/>
      <w:rPrChange w:id="4" w:author="Comparison" w:date="2026-03-18T14:51:00Z">
        <w:rPr>
          <w:rFonts w:asciiTheme="majorHAnsi" w:eastAsiaTheme="majorEastAsia" w:hAnsiTheme="majorHAnsi" w:cstheme="majorBidi"/>
          <w:b/>
          <w:bCs/>
          <w:i/>
          <w:iCs/>
          <w:color w:val="4F81BD" w:themeColor="accent1"/>
          <w:sz w:val="24"/>
          <w:szCs w:val="24"/>
          <w:lang w:val="en-US" w:eastAsia="en-US" w:bidi="ar-SA"/>
        </w:rPr>
      </w:rPrChange>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881E54"/>
    <w:rPr>
      <w:color w:val="4F81BD" w:themeColor="accent1"/>
      <w:rPrChange w:id="5" w:author="Comparison" w:date="2026-03-18T14:51:00Z">
        <w:rPr>
          <w:color w:val="0000FF" w:themeColor="hyperlink"/>
          <w:u w:val="single"/>
        </w:rPr>
      </w:rPrChange>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sid w:val="00881E54"/>
    <w:rPr>
      <w:rFonts w:ascii="Consolas" w:hAnsi="Consolas"/>
      <w:color w:val="003B4F"/>
      <w:sz w:val="22"/>
      <w:shd w:val="clear" w:color="auto" w:fill="F1F3F5"/>
      <w:rPrChange w:id="6" w:author="Comparison" w:date="2026-03-18T14:51:00Z">
        <w:rPr>
          <w:color w:val="003B4F"/>
          <w:shd w:val="clear" w:color="auto" w:fill="F1F3F5"/>
        </w:rPr>
      </w:rPrChange>
    </w:rPr>
  </w:style>
  <w:style w:type="character" w:customStyle="1" w:styleId="DataTypeTok">
    <w:name w:val="DataTypeTok"/>
    <w:basedOn w:val="VerbatimChar"/>
    <w:rsid w:val="00881E54"/>
    <w:rPr>
      <w:rFonts w:ascii="Consolas" w:hAnsi="Consolas"/>
      <w:color w:val="AD0000"/>
      <w:sz w:val="22"/>
      <w:shd w:val="clear" w:color="auto" w:fill="F1F3F5"/>
      <w:rPrChange w:id="7" w:author="Comparison" w:date="2026-03-18T14:51:00Z">
        <w:rPr>
          <w:color w:val="AD0000"/>
          <w:shd w:val="clear" w:color="auto" w:fill="F1F3F5"/>
        </w:rPr>
      </w:rPrChange>
    </w:rPr>
  </w:style>
  <w:style w:type="character" w:customStyle="1" w:styleId="DecValTok">
    <w:name w:val="DecValTok"/>
    <w:basedOn w:val="VerbatimChar"/>
    <w:rsid w:val="00881E54"/>
    <w:rPr>
      <w:rFonts w:ascii="Consolas" w:hAnsi="Consolas"/>
      <w:color w:val="AD0000"/>
      <w:sz w:val="22"/>
      <w:shd w:val="clear" w:color="auto" w:fill="F1F3F5"/>
      <w:rPrChange w:id="8" w:author="Comparison" w:date="2026-03-18T14:51:00Z">
        <w:rPr>
          <w:color w:val="AD0000"/>
          <w:shd w:val="clear" w:color="auto" w:fill="F1F3F5"/>
        </w:rPr>
      </w:rPrChange>
    </w:rPr>
  </w:style>
  <w:style w:type="character" w:customStyle="1" w:styleId="BaseNTok">
    <w:name w:val="BaseNTok"/>
    <w:basedOn w:val="VerbatimChar"/>
    <w:rsid w:val="00881E54"/>
    <w:rPr>
      <w:rFonts w:ascii="Consolas" w:hAnsi="Consolas"/>
      <w:color w:val="AD0000"/>
      <w:sz w:val="22"/>
      <w:shd w:val="clear" w:color="auto" w:fill="F1F3F5"/>
      <w:rPrChange w:id="9" w:author="Comparison" w:date="2026-03-18T14:51:00Z">
        <w:rPr>
          <w:color w:val="AD0000"/>
          <w:shd w:val="clear" w:color="auto" w:fill="F1F3F5"/>
        </w:rPr>
      </w:rPrChange>
    </w:rPr>
  </w:style>
  <w:style w:type="character" w:customStyle="1" w:styleId="FloatTok">
    <w:name w:val="FloatTok"/>
    <w:basedOn w:val="VerbatimChar"/>
    <w:rsid w:val="00881E54"/>
    <w:rPr>
      <w:rFonts w:ascii="Consolas" w:hAnsi="Consolas"/>
      <w:color w:val="AD0000"/>
      <w:sz w:val="22"/>
      <w:shd w:val="clear" w:color="auto" w:fill="F1F3F5"/>
      <w:rPrChange w:id="10" w:author="Comparison" w:date="2026-03-18T14:51:00Z">
        <w:rPr>
          <w:color w:val="AD0000"/>
          <w:shd w:val="clear" w:color="auto" w:fill="F1F3F5"/>
        </w:rPr>
      </w:rPrChange>
    </w:rPr>
  </w:style>
  <w:style w:type="character" w:customStyle="1" w:styleId="ConstantTok">
    <w:name w:val="ConstantTok"/>
    <w:basedOn w:val="VerbatimChar"/>
    <w:rsid w:val="00881E54"/>
    <w:rPr>
      <w:rFonts w:ascii="Consolas" w:hAnsi="Consolas"/>
      <w:color w:val="8F5902"/>
      <w:sz w:val="22"/>
      <w:shd w:val="clear" w:color="auto" w:fill="F1F3F5"/>
      <w:rPrChange w:id="11" w:author="Comparison" w:date="2026-03-18T14:51:00Z">
        <w:rPr>
          <w:color w:val="8F5902"/>
          <w:shd w:val="clear" w:color="auto" w:fill="F1F3F5"/>
        </w:rPr>
      </w:rPrChange>
    </w:rPr>
  </w:style>
  <w:style w:type="character" w:customStyle="1" w:styleId="CharTok">
    <w:name w:val="CharTok"/>
    <w:basedOn w:val="VerbatimChar"/>
    <w:rsid w:val="00881E54"/>
    <w:rPr>
      <w:rFonts w:ascii="Consolas" w:hAnsi="Consolas"/>
      <w:color w:val="20794D"/>
      <w:sz w:val="22"/>
      <w:shd w:val="clear" w:color="auto" w:fill="F1F3F5"/>
      <w:rPrChange w:id="12" w:author="Comparison" w:date="2026-03-18T14:51:00Z">
        <w:rPr>
          <w:color w:val="20794D"/>
          <w:shd w:val="clear" w:color="auto" w:fill="F1F3F5"/>
        </w:rPr>
      </w:rPrChange>
    </w:rPr>
  </w:style>
  <w:style w:type="character" w:customStyle="1" w:styleId="SpecialCharTok">
    <w:name w:val="SpecialCharTok"/>
    <w:basedOn w:val="VerbatimChar"/>
    <w:rsid w:val="00881E54"/>
    <w:rPr>
      <w:rFonts w:ascii="Consolas" w:hAnsi="Consolas"/>
      <w:color w:val="5E5E5E"/>
      <w:sz w:val="22"/>
      <w:shd w:val="clear" w:color="auto" w:fill="F1F3F5"/>
      <w:rPrChange w:id="13" w:author="Comparison" w:date="2026-03-18T14:51:00Z">
        <w:rPr>
          <w:color w:val="5E5E5E"/>
          <w:shd w:val="clear" w:color="auto" w:fill="F1F3F5"/>
        </w:rPr>
      </w:rPrChange>
    </w:rPr>
  </w:style>
  <w:style w:type="character" w:customStyle="1" w:styleId="StringTok">
    <w:name w:val="StringTok"/>
    <w:basedOn w:val="VerbatimChar"/>
    <w:rsid w:val="00881E54"/>
    <w:rPr>
      <w:rFonts w:ascii="Consolas" w:hAnsi="Consolas"/>
      <w:color w:val="20794D"/>
      <w:sz w:val="22"/>
      <w:shd w:val="clear" w:color="auto" w:fill="F1F3F5"/>
      <w:rPrChange w:id="14" w:author="Comparison" w:date="2026-03-18T14:51:00Z">
        <w:rPr>
          <w:color w:val="20794D"/>
          <w:shd w:val="clear" w:color="auto" w:fill="F1F3F5"/>
        </w:rPr>
      </w:rPrChange>
    </w:rPr>
  </w:style>
  <w:style w:type="character" w:customStyle="1" w:styleId="VerbatimStringTok">
    <w:name w:val="VerbatimStringTok"/>
    <w:basedOn w:val="VerbatimChar"/>
    <w:rsid w:val="00881E54"/>
    <w:rPr>
      <w:rFonts w:ascii="Consolas" w:hAnsi="Consolas"/>
      <w:color w:val="20794D"/>
      <w:sz w:val="22"/>
      <w:shd w:val="clear" w:color="auto" w:fill="F1F3F5"/>
      <w:rPrChange w:id="15" w:author="Comparison" w:date="2026-03-18T14:51:00Z">
        <w:rPr>
          <w:color w:val="20794D"/>
          <w:shd w:val="clear" w:color="auto" w:fill="F1F3F5"/>
        </w:rPr>
      </w:rPrChange>
    </w:rPr>
  </w:style>
  <w:style w:type="character" w:customStyle="1" w:styleId="SpecialStringTok">
    <w:name w:val="SpecialStringTok"/>
    <w:basedOn w:val="VerbatimChar"/>
    <w:rsid w:val="00881E54"/>
    <w:rPr>
      <w:rFonts w:ascii="Consolas" w:hAnsi="Consolas"/>
      <w:color w:val="20794D"/>
      <w:sz w:val="22"/>
      <w:shd w:val="clear" w:color="auto" w:fill="F1F3F5"/>
      <w:rPrChange w:id="16" w:author="Comparison" w:date="2026-03-18T14:51:00Z">
        <w:rPr>
          <w:color w:val="20794D"/>
          <w:shd w:val="clear" w:color="auto" w:fill="F1F3F5"/>
        </w:rPr>
      </w:rPrChange>
    </w:rPr>
  </w:style>
  <w:style w:type="character" w:customStyle="1" w:styleId="ImportTok">
    <w:name w:val="ImportTok"/>
    <w:basedOn w:val="VerbatimChar"/>
    <w:rsid w:val="00881E54"/>
    <w:rPr>
      <w:rFonts w:ascii="Consolas" w:hAnsi="Consolas"/>
      <w:color w:val="00769E"/>
      <w:sz w:val="22"/>
      <w:shd w:val="clear" w:color="auto" w:fill="F1F3F5"/>
      <w:rPrChange w:id="17" w:author="Comparison" w:date="2026-03-18T14:51:00Z">
        <w:rPr>
          <w:color w:val="00769E"/>
          <w:shd w:val="clear" w:color="auto" w:fill="F1F3F5"/>
        </w:rPr>
      </w:rPrChange>
    </w:rPr>
  </w:style>
  <w:style w:type="character" w:customStyle="1" w:styleId="CommentTok">
    <w:name w:val="CommentTok"/>
    <w:basedOn w:val="VerbatimChar"/>
    <w:rsid w:val="00881E54"/>
    <w:rPr>
      <w:rFonts w:ascii="Consolas" w:hAnsi="Consolas"/>
      <w:color w:val="5E5E5E"/>
      <w:sz w:val="22"/>
      <w:shd w:val="clear" w:color="auto" w:fill="F1F3F5"/>
      <w:rPrChange w:id="18" w:author="Comparison" w:date="2026-03-18T14:51:00Z">
        <w:rPr>
          <w:color w:val="5E5E5E"/>
          <w:shd w:val="clear" w:color="auto" w:fill="F1F3F5"/>
        </w:rPr>
      </w:rPrChange>
    </w:rPr>
  </w:style>
  <w:style w:type="character" w:customStyle="1" w:styleId="DocumentationTok">
    <w:name w:val="DocumentationTok"/>
    <w:basedOn w:val="VerbatimChar"/>
    <w:rsid w:val="00881E54"/>
    <w:rPr>
      <w:rFonts w:ascii="Consolas" w:hAnsi="Consolas"/>
      <w:i/>
      <w:color w:val="5E5E5E"/>
      <w:sz w:val="22"/>
      <w:shd w:val="clear" w:color="auto" w:fill="F1F3F5"/>
      <w:rPrChange w:id="19" w:author="Comparison" w:date="2026-03-18T14:51:00Z">
        <w:rPr>
          <w:i/>
          <w:color w:val="5E5E5E"/>
          <w:shd w:val="clear" w:color="auto" w:fill="F1F3F5"/>
        </w:rPr>
      </w:rPrChange>
    </w:rPr>
  </w:style>
  <w:style w:type="character" w:customStyle="1" w:styleId="AnnotationTok">
    <w:name w:val="AnnotationTok"/>
    <w:basedOn w:val="VerbatimChar"/>
    <w:rsid w:val="00881E54"/>
    <w:rPr>
      <w:rFonts w:ascii="Consolas" w:hAnsi="Consolas"/>
      <w:color w:val="5E5E5E"/>
      <w:sz w:val="22"/>
      <w:shd w:val="clear" w:color="auto" w:fill="F1F3F5"/>
      <w:rPrChange w:id="20" w:author="Comparison" w:date="2026-03-18T14:51:00Z">
        <w:rPr>
          <w:color w:val="5E5E5E"/>
          <w:shd w:val="clear" w:color="auto" w:fill="F1F3F5"/>
        </w:rPr>
      </w:rPrChange>
    </w:rPr>
  </w:style>
  <w:style w:type="character" w:customStyle="1" w:styleId="CommentVarTok">
    <w:name w:val="CommentVarTok"/>
    <w:basedOn w:val="VerbatimChar"/>
    <w:rsid w:val="00881E54"/>
    <w:rPr>
      <w:rFonts w:ascii="Consolas" w:hAnsi="Consolas"/>
      <w:i/>
      <w:color w:val="5E5E5E"/>
      <w:sz w:val="22"/>
      <w:shd w:val="clear" w:color="auto" w:fill="F1F3F5"/>
      <w:rPrChange w:id="21" w:author="Comparison" w:date="2026-03-18T14:51:00Z">
        <w:rPr>
          <w:i/>
          <w:color w:val="5E5E5E"/>
          <w:shd w:val="clear" w:color="auto" w:fill="F1F3F5"/>
        </w:rPr>
      </w:rPrChange>
    </w:rPr>
  </w:style>
  <w:style w:type="character" w:customStyle="1" w:styleId="OtherTok">
    <w:name w:val="OtherTok"/>
    <w:basedOn w:val="VerbatimChar"/>
    <w:rsid w:val="00881E54"/>
    <w:rPr>
      <w:rFonts w:ascii="Consolas" w:hAnsi="Consolas"/>
      <w:color w:val="003B4F"/>
      <w:sz w:val="22"/>
      <w:shd w:val="clear" w:color="auto" w:fill="F1F3F5"/>
      <w:rPrChange w:id="22" w:author="Comparison" w:date="2026-03-18T14:51:00Z">
        <w:rPr>
          <w:color w:val="003B4F"/>
          <w:shd w:val="clear" w:color="auto" w:fill="F1F3F5"/>
        </w:rPr>
      </w:rPrChange>
    </w:rPr>
  </w:style>
  <w:style w:type="character" w:customStyle="1" w:styleId="FunctionTok">
    <w:name w:val="FunctionTok"/>
    <w:basedOn w:val="VerbatimChar"/>
    <w:rsid w:val="00881E54"/>
    <w:rPr>
      <w:rFonts w:ascii="Consolas" w:hAnsi="Consolas"/>
      <w:color w:val="4758AB"/>
      <w:sz w:val="22"/>
      <w:shd w:val="clear" w:color="auto" w:fill="F1F3F5"/>
      <w:rPrChange w:id="23" w:author="Comparison" w:date="2026-03-18T14:51:00Z">
        <w:rPr>
          <w:color w:val="4758AB"/>
          <w:shd w:val="clear" w:color="auto" w:fill="F1F3F5"/>
        </w:rPr>
      </w:rPrChange>
    </w:rPr>
  </w:style>
  <w:style w:type="character" w:customStyle="1" w:styleId="VariableTok">
    <w:name w:val="VariableTok"/>
    <w:basedOn w:val="VerbatimChar"/>
    <w:rsid w:val="00881E54"/>
    <w:rPr>
      <w:rFonts w:ascii="Consolas" w:hAnsi="Consolas"/>
      <w:color w:val="111111"/>
      <w:sz w:val="22"/>
      <w:shd w:val="clear" w:color="auto" w:fill="F1F3F5"/>
      <w:rPrChange w:id="24" w:author="Comparison" w:date="2026-03-18T14:51:00Z">
        <w:rPr>
          <w:color w:val="111111"/>
          <w:shd w:val="clear" w:color="auto" w:fill="F1F3F5"/>
        </w:rPr>
      </w:rPrChange>
    </w:rPr>
  </w:style>
  <w:style w:type="character" w:customStyle="1" w:styleId="ControlFlowTok">
    <w:name w:val="ControlFlowTok"/>
    <w:basedOn w:val="VerbatimChar"/>
    <w:rsid w:val="00881E54"/>
    <w:rPr>
      <w:rFonts w:ascii="Consolas" w:hAnsi="Consolas"/>
      <w:color w:val="003B4F"/>
      <w:sz w:val="22"/>
      <w:shd w:val="clear" w:color="auto" w:fill="F1F3F5"/>
      <w:rPrChange w:id="25" w:author="Comparison" w:date="2026-03-18T14:51:00Z">
        <w:rPr>
          <w:color w:val="003B4F"/>
          <w:shd w:val="clear" w:color="auto" w:fill="F1F3F5"/>
        </w:rPr>
      </w:rPrChange>
    </w:rPr>
  </w:style>
  <w:style w:type="character" w:customStyle="1" w:styleId="OperatorTok">
    <w:name w:val="OperatorTok"/>
    <w:basedOn w:val="VerbatimChar"/>
    <w:rsid w:val="00881E54"/>
    <w:rPr>
      <w:rFonts w:ascii="Consolas" w:hAnsi="Consolas"/>
      <w:color w:val="5E5E5E"/>
      <w:sz w:val="22"/>
      <w:shd w:val="clear" w:color="auto" w:fill="F1F3F5"/>
      <w:rPrChange w:id="26" w:author="Comparison" w:date="2026-03-18T14:51:00Z">
        <w:rPr>
          <w:color w:val="5E5E5E"/>
          <w:shd w:val="clear" w:color="auto" w:fill="F1F3F5"/>
        </w:rPr>
      </w:rPrChange>
    </w:rPr>
  </w:style>
  <w:style w:type="character" w:customStyle="1" w:styleId="BuiltInTok">
    <w:name w:val="BuiltInTok"/>
    <w:basedOn w:val="VerbatimChar"/>
    <w:rsid w:val="00881E54"/>
    <w:rPr>
      <w:rFonts w:ascii="Consolas" w:hAnsi="Consolas"/>
      <w:color w:val="003B4F"/>
      <w:sz w:val="22"/>
      <w:shd w:val="clear" w:color="auto" w:fill="F1F3F5"/>
      <w:rPrChange w:id="27" w:author="Comparison" w:date="2026-03-18T14:51:00Z">
        <w:rPr>
          <w:color w:val="003B4F"/>
          <w:shd w:val="clear" w:color="auto" w:fill="F1F3F5"/>
        </w:rPr>
      </w:rPrChange>
    </w:rPr>
  </w:style>
  <w:style w:type="character" w:customStyle="1" w:styleId="ExtensionTok">
    <w:name w:val="ExtensionTok"/>
    <w:basedOn w:val="VerbatimChar"/>
    <w:rsid w:val="00881E54"/>
    <w:rPr>
      <w:rFonts w:ascii="Consolas" w:hAnsi="Consolas"/>
      <w:color w:val="003B4F"/>
      <w:sz w:val="22"/>
      <w:shd w:val="clear" w:color="auto" w:fill="F1F3F5"/>
      <w:rPrChange w:id="28" w:author="Comparison" w:date="2026-03-18T14:51:00Z">
        <w:rPr>
          <w:color w:val="003B4F"/>
          <w:shd w:val="clear" w:color="auto" w:fill="F1F3F5"/>
        </w:rPr>
      </w:rPrChange>
    </w:rPr>
  </w:style>
  <w:style w:type="character" w:customStyle="1" w:styleId="PreprocessorTok">
    <w:name w:val="PreprocessorTok"/>
    <w:basedOn w:val="VerbatimChar"/>
    <w:rsid w:val="00881E54"/>
    <w:rPr>
      <w:rFonts w:ascii="Consolas" w:hAnsi="Consolas"/>
      <w:color w:val="AD0000"/>
      <w:sz w:val="22"/>
      <w:shd w:val="clear" w:color="auto" w:fill="F1F3F5"/>
      <w:rPrChange w:id="29" w:author="Comparison" w:date="2026-03-18T14:51:00Z">
        <w:rPr>
          <w:color w:val="AD0000"/>
          <w:shd w:val="clear" w:color="auto" w:fill="F1F3F5"/>
        </w:rPr>
      </w:rPrChange>
    </w:rPr>
  </w:style>
  <w:style w:type="character" w:customStyle="1" w:styleId="AttributeTok">
    <w:name w:val="AttributeTok"/>
    <w:basedOn w:val="VerbatimChar"/>
    <w:rsid w:val="00881E54"/>
    <w:rPr>
      <w:rFonts w:ascii="Consolas" w:hAnsi="Consolas"/>
      <w:color w:val="657422"/>
      <w:sz w:val="22"/>
      <w:shd w:val="clear" w:color="auto" w:fill="F1F3F5"/>
      <w:rPrChange w:id="30" w:author="Comparison" w:date="2026-03-18T14:51:00Z">
        <w:rPr>
          <w:color w:val="657422"/>
          <w:shd w:val="clear" w:color="auto" w:fill="F1F3F5"/>
        </w:rPr>
      </w:rPrChange>
    </w:rPr>
  </w:style>
  <w:style w:type="character" w:customStyle="1" w:styleId="RegionMarkerTok">
    <w:name w:val="RegionMarkerTok"/>
    <w:basedOn w:val="VerbatimChar"/>
    <w:rsid w:val="00881E54"/>
    <w:rPr>
      <w:rFonts w:ascii="Consolas" w:hAnsi="Consolas"/>
      <w:color w:val="003B4F"/>
      <w:sz w:val="22"/>
      <w:shd w:val="clear" w:color="auto" w:fill="F1F3F5"/>
      <w:rPrChange w:id="31" w:author="Comparison" w:date="2026-03-18T14:51:00Z">
        <w:rPr>
          <w:color w:val="003B4F"/>
          <w:shd w:val="clear" w:color="auto" w:fill="F1F3F5"/>
        </w:rPr>
      </w:rPrChange>
    </w:rPr>
  </w:style>
  <w:style w:type="character" w:customStyle="1" w:styleId="InformationTok">
    <w:name w:val="InformationTok"/>
    <w:basedOn w:val="VerbatimChar"/>
    <w:rsid w:val="00881E54"/>
    <w:rPr>
      <w:rFonts w:ascii="Consolas" w:hAnsi="Consolas"/>
      <w:color w:val="5E5E5E"/>
      <w:sz w:val="22"/>
      <w:shd w:val="clear" w:color="auto" w:fill="F1F3F5"/>
      <w:rPrChange w:id="32" w:author="Comparison" w:date="2026-03-18T14:51:00Z">
        <w:rPr>
          <w:color w:val="5E5E5E"/>
          <w:shd w:val="clear" w:color="auto" w:fill="F1F3F5"/>
        </w:rPr>
      </w:rPrChange>
    </w:rPr>
  </w:style>
  <w:style w:type="character" w:customStyle="1" w:styleId="WarningTok">
    <w:name w:val="WarningTok"/>
    <w:basedOn w:val="VerbatimChar"/>
    <w:rsid w:val="00881E54"/>
    <w:rPr>
      <w:rFonts w:ascii="Consolas" w:hAnsi="Consolas"/>
      <w:i/>
      <w:color w:val="5E5E5E"/>
      <w:sz w:val="22"/>
      <w:shd w:val="clear" w:color="auto" w:fill="F1F3F5"/>
      <w:rPrChange w:id="33" w:author="Comparison" w:date="2026-03-18T14:51:00Z">
        <w:rPr>
          <w:i/>
          <w:color w:val="5E5E5E"/>
          <w:shd w:val="clear" w:color="auto" w:fill="F1F3F5"/>
        </w:rPr>
      </w:rPrChange>
    </w:rPr>
  </w:style>
  <w:style w:type="character" w:customStyle="1" w:styleId="AlertTok">
    <w:name w:val="AlertTok"/>
    <w:basedOn w:val="VerbatimChar"/>
    <w:rsid w:val="00881E54"/>
    <w:rPr>
      <w:rFonts w:ascii="Consolas" w:hAnsi="Consolas"/>
      <w:color w:val="AD0000"/>
      <w:sz w:val="22"/>
      <w:shd w:val="clear" w:color="auto" w:fill="F1F3F5"/>
      <w:rPrChange w:id="34" w:author="Comparison" w:date="2026-03-18T14:51:00Z">
        <w:rPr>
          <w:color w:val="AD0000"/>
          <w:shd w:val="clear" w:color="auto" w:fill="F1F3F5"/>
        </w:rPr>
      </w:rPrChange>
    </w:rPr>
  </w:style>
  <w:style w:type="character" w:customStyle="1" w:styleId="ErrorTok">
    <w:name w:val="ErrorTok"/>
    <w:basedOn w:val="VerbatimChar"/>
    <w:rsid w:val="00881E54"/>
    <w:rPr>
      <w:rFonts w:ascii="Consolas" w:hAnsi="Consolas"/>
      <w:color w:val="AD0000"/>
      <w:sz w:val="22"/>
      <w:shd w:val="clear" w:color="auto" w:fill="F1F3F5"/>
      <w:rPrChange w:id="35" w:author="Comparison" w:date="2026-03-18T14:51:00Z">
        <w:rPr>
          <w:color w:val="AD0000"/>
          <w:shd w:val="clear" w:color="auto" w:fill="F1F3F5"/>
        </w:rPr>
      </w:rPrChange>
    </w:rPr>
  </w:style>
  <w:style w:type="character" w:customStyle="1" w:styleId="NormalTok">
    <w:name w:val="NormalTok"/>
    <w:basedOn w:val="VerbatimChar"/>
    <w:rsid w:val="00881E54"/>
    <w:rPr>
      <w:rFonts w:ascii="Consolas" w:hAnsi="Consolas"/>
      <w:color w:val="003B4F"/>
      <w:sz w:val="22"/>
      <w:shd w:val="clear" w:color="auto" w:fill="F1F3F5"/>
      <w:rPrChange w:id="36" w:author="Comparison" w:date="2026-03-18T14:51:00Z">
        <w:rPr>
          <w:color w:val="003B4F"/>
          <w:shd w:val="clear" w:color="auto" w:fill="F1F3F5"/>
        </w:rPr>
      </w:rPrChange>
    </w:rPr>
  </w:style>
  <w:style w:type="paragraph" w:styleId="Header">
    <w:name w:val="header"/>
    <w:basedOn w:val="Normal"/>
    <w:link w:val="HeaderChar"/>
    <w:uiPriority w:val="99"/>
    <w:rsid w:val="00881E54"/>
    <w:pPr>
      <w:tabs>
        <w:tab w:val="center" w:pos="4252"/>
        <w:tab w:val="right" w:pos="8504"/>
      </w:tabs>
      <w:snapToGrid w:val="0"/>
      <w:pPrChange w:id="37" w:author="Comparison" w:date="2026-03-18T14:51:00Z">
        <w:pPr>
          <w:tabs>
            <w:tab w:val="center" w:pos="4252"/>
            <w:tab w:val="right" w:pos="8504"/>
          </w:tabs>
          <w:snapToGrid w:val="0"/>
          <w:spacing w:afterLines="100" w:after="100"/>
        </w:pPr>
      </w:pPrChange>
    </w:pPr>
    <w:rPr>
      <w:rPrChange w:id="37" w:author="Comparison" w:date="2026-03-18T14:51:00Z">
        <w:rPr>
          <w:rFonts w:asciiTheme="minorHAnsi" w:eastAsiaTheme="minorEastAsia" w:hAnsiTheme="minorHAnsi" w:cstheme="minorBidi"/>
          <w:sz w:val="24"/>
          <w:szCs w:val="24"/>
          <w:lang w:val="en-US" w:eastAsia="en-US" w:bidi="ar-SA"/>
        </w:rPr>
      </w:rPrChange>
    </w:rPr>
  </w:style>
  <w:style w:type="character" w:customStyle="1" w:styleId="HeaderChar">
    <w:name w:val="Header Char"/>
    <w:basedOn w:val="DefaultParagraphFont"/>
    <w:link w:val="Header"/>
    <w:uiPriority w:val="99"/>
    <w:rsid w:val="00333E20"/>
  </w:style>
  <w:style w:type="paragraph" w:styleId="Footer">
    <w:name w:val="footer"/>
    <w:basedOn w:val="Normal"/>
    <w:link w:val="FooterChar"/>
    <w:uiPriority w:val="99"/>
    <w:rsid w:val="00881E54"/>
    <w:pPr>
      <w:tabs>
        <w:tab w:val="center" w:pos="4252"/>
        <w:tab w:val="right" w:pos="8504"/>
      </w:tabs>
      <w:snapToGrid w:val="0"/>
      <w:pPrChange w:id="38" w:author="Comparison" w:date="2026-03-18T14:51:00Z">
        <w:pPr>
          <w:tabs>
            <w:tab w:val="center" w:pos="4252"/>
            <w:tab w:val="right" w:pos="8504"/>
          </w:tabs>
          <w:snapToGrid w:val="0"/>
          <w:spacing w:afterLines="100" w:after="100"/>
        </w:pPr>
      </w:pPrChange>
    </w:pPr>
    <w:rPr>
      <w:rPrChange w:id="38" w:author="Comparison" w:date="2026-03-18T14:51:00Z">
        <w:rPr>
          <w:rFonts w:asciiTheme="minorHAnsi" w:eastAsiaTheme="minorEastAsia" w:hAnsiTheme="minorHAnsi" w:cstheme="minorBidi"/>
          <w:sz w:val="24"/>
          <w:szCs w:val="24"/>
          <w:lang w:val="en-US" w:eastAsia="en-US" w:bidi="ar-SA"/>
        </w:rPr>
      </w:rPrChange>
    </w:rPr>
  </w:style>
  <w:style w:type="character" w:customStyle="1" w:styleId="FooterChar">
    <w:name w:val="Footer Char"/>
    <w:basedOn w:val="DefaultParagraphFont"/>
    <w:link w:val="Footer"/>
    <w:uiPriority w:val="99"/>
    <w:rsid w:val="00333E20"/>
  </w:style>
  <w:style w:type="character" w:styleId="CommentReference">
    <w:name w:val="annotation reference"/>
    <w:basedOn w:val="DefaultParagraphFont"/>
    <w:uiPriority w:val="99"/>
    <w:unhideWhenUsed/>
    <w:rsid w:val="00881E54"/>
    <w:rPr>
      <w:sz w:val="18"/>
      <w:szCs w:val="18"/>
      <w:rPrChange w:id="39" w:author="Comparison" w:date="2026-03-18T14:51:00Z">
        <w:rPr>
          <w:sz w:val="18"/>
          <w:szCs w:val="18"/>
        </w:rPr>
      </w:rPrChange>
    </w:rPr>
  </w:style>
  <w:style w:type="paragraph" w:styleId="CommentText">
    <w:name w:val="annotation text"/>
    <w:basedOn w:val="Normal"/>
    <w:link w:val="CommentTextChar"/>
    <w:uiPriority w:val="99"/>
    <w:unhideWhenUsed/>
    <w:rsid w:val="00881E54"/>
    <w:pPr>
      <w:spacing w:afterLines="100" w:after="100"/>
      <w:pPrChange w:id="40" w:author="Comparison" w:date="2026-03-18T14:51:00Z">
        <w:pPr>
          <w:spacing w:afterLines="100" w:after="100"/>
        </w:pPr>
      </w:pPrChange>
    </w:pPr>
    <w:rPr>
      <w:rPrChange w:id="40" w:author="Comparison" w:date="2026-03-18T14:51:00Z">
        <w:rPr>
          <w:rFonts w:asciiTheme="minorHAnsi" w:eastAsiaTheme="minorEastAsia" w:hAnsiTheme="minorHAnsi" w:cstheme="minorBidi"/>
          <w:sz w:val="24"/>
          <w:szCs w:val="24"/>
          <w:lang w:val="en-US" w:eastAsia="en-US" w:bidi="ar-SA"/>
        </w:rPr>
      </w:rPrChange>
    </w:rPr>
  </w:style>
  <w:style w:type="character" w:customStyle="1" w:styleId="CommentTextChar">
    <w:name w:val="Comment Text Char"/>
    <w:basedOn w:val="DefaultParagraphFont"/>
    <w:link w:val="CommentText"/>
    <w:uiPriority w:val="99"/>
    <w:rsid w:val="00881E54"/>
  </w:style>
  <w:style w:type="paragraph" w:styleId="CommentSubject">
    <w:name w:val="annotation subject"/>
    <w:basedOn w:val="CommentText"/>
    <w:next w:val="CommentText"/>
    <w:link w:val="CommentSubjectChar"/>
    <w:uiPriority w:val="99"/>
    <w:unhideWhenUsed/>
    <w:rsid w:val="00881E54"/>
    <w:pPr>
      <w:pPrChange w:id="41" w:author="Comparison" w:date="2026-03-18T14:51:00Z">
        <w:pPr>
          <w:spacing w:afterLines="100" w:after="100"/>
        </w:pPr>
      </w:pPrChange>
    </w:pPr>
    <w:rPr>
      <w:b/>
      <w:bCs/>
      <w:sz w:val="20"/>
      <w:szCs w:val="20"/>
      <w:rPrChange w:id="41" w:author="Comparison" w:date="2026-03-18T14:51:00Z">
        <w:rPr>
          <w:rFonts w:asciiTheme="minorHAnsi" w:eastAsiaTheme="minorEastAsia" w:hAnsiTheme="minorHAnsi" w:cstheme="minorBidi"/>
          <w:b/>
          <w:bCs/>
          <w:lang w:val="en-US" w:eastAsia="en-US" w:bidi="ar-SA"/>
        </w:rPr>
      </w:rPrChange>
    </w:rPr>
  </w:style>
  <w:style w:type="character" w:customStyle="1" w:styleId="CommentSubjectChar">
    <w:name w:val="Comment Subject Char"/>
    <w:basedOn w:val="CommentTextChar"/>
    <w:link w:val="CommentSubject"/>
    <w:uiPriority w:val="99"/>
    <w:rsid w:val="00881E54"/>
    <w:rPr>
      <w:b/>
      <w:bCs/>
      <w:sz w:val="20"/>
      <w:szCs w:val="20"/>
    </w:rPr>
  </w:style>
  <w:style w:type="paragraph" w:styleId="BalloonText">
    <w:name w:val="Balloon Text"/>
    <w:basedOn w:val="Normal"/>
    <w:link w:val="BalloonTextChar"/>
    <w:uiPriority w:val="99"/>
    <w:unhideWhenUsed/>
    <w:rsid w:val="00881E54"/>
    <w:pPr>
      <w:spacing w:afterLines="100" w:after="100"/>
      <w:pPrChange w:id="42" w:author="Comparison" w:date="2026-03-18T14:51:00Z">
        <w:pPr>
          <w:spacing w:afterLines="100" w:after="100"/>
        </w:pPr>
      </w:pPrChange>
    </w:pPr>
    <w:rPr>
      <w:rFonts w:ascii="Lucida Grande" w:hAnsi="Lucida Grande"/>
      <w:sz w:val="18"/>
      <w:szCs w:val="18"/>
      <w:rPrChange w:id="42" w:author="Comparison" w:date="2026-03-18T14:51:00Z">
        <w:rPr>
          <w:rFonts w:ascii="Lucida Grande" w:eastAsiaTheme="minorEastAsia" w:hAnsi="Lucida Grande" w:cstheme="minorBidi"/>
          <w:sz w:val="18"/>
          <w:szCs w:val="18"/>
          <w:lang w:val="en-US" w:eastAsia="en-US" w:bidi="ar-SA"/>
        </w:rPr>
      </w:rPrChange>
    </w:rPr>
  </w:style>
  <w:style w:type="character" w:customStyle="1" w:styleId="BalloonTextChar">
    <w:name w:val="Balloon Text Char"/>
    <w:basedOn w:val="DefaultParagraphFont"/>
    <w:link w:val="BalloonText"/>
    <w:uiPriority w:val="99"/>
    <w:rsid w:val="00881E54"/>
    <w:rPr>
      <w:rFonts w:ascii="Lucida Grande" w:hAnsi="Lucida Grande"/>
      <w:sz w:val="18"/>
      <w:szCs w:val="18"/>
    </w:rPr>
  </w:style>
  <w:style w:type="character" w:customStyle="1" w:styleId="Heading2Char">
    <w:name w:val="Heading 2 Char"/>
    <w:basedOn w:val="DefaultParagraphFont"/>
    <w:link w:val="Heading2"/>
    <w:uiPriority w:val="9"/>
    <w:rsid w:val="00881E54"/>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881E5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81E54"/>
    <w:rPr>
      <w:rFonts w:asciiTheme="majorHAnsi" w:eastAsiaTheme="majorEastAsia" w:hAnsiTheme="majorHAnsi" w:cstheme="majorBidi"/>
      <w:bCs/>
      <w:i/>
      <w:color w:val="4F81BD" w:themeColor="accent1"/>
    </w:rPr>
  </w:style>
  <w:style w:type="paragraph" w:styleId="ListParagraph">
    <w:name w:val="List Paragraph"/>
    <w:basedOn w:val="Normal"/>
    <w:uiPriority w:val="34"/>
    <w:qFormat/>
    <w:rsid w:val="00881E54"/>
    <w:pPr>
      <w:spacing w:afterLines="100" w:after="100"/>
      <w:ind w:left="720"/>
      <w:contextualSpacing/>
      <w:pPrChange w:id="43" w:author="Comparison" w:date="2026-03-18T14:51:00Z">
        <w:pPr>
          <w:spacing w:afterLines="100" w:after="100"/>
          <w:ind w:left="720"/>
          <w:contextualSpacing/>
        </w:pPr>
      </w:pPrChange>
    </w:pPr>
    <w:rPr>
      <w:rPrChange w:id="43" w:author="Comparison" w:date="2026-03-18T14:51:00Z">
        <w:rPr>
          <w:rFonts w:asciiTheme="minorHAnsi" w:eastAsiaTheme="minorEastAsia" w:hAnsiTheme="minorHAnsi" w:cstheme="minorBidi"/>
          <w:sz w:val="24"/>
          <w:szCs w:val="24"/>
          <w:lang w:val="en-US" w:eastAsia="en-US" w:bidi="ar-SA"/>
        </w:rPr>
      </w:rPrChange>
    </w:rPr>
  </w:style>
  <w:style w:type="character" w:styleId="FollowedHyperlink">
    <w:name w:val="FollowedHyperlink"/>
    <w:basedOn w:val="DefaultParagraphFont"/>
    <w:uiPriority w:val="99"/>
    <w:unhideWhenUsed/>
    <w:rsid w:val="00881E54"/>
    <w:rPr>
      <w:color w:val="800080" w:themeColor="followedHyperlink"/>
      <w:u w:val="single"/>
      <w:rPrChange w:id="44" w:author="Comparison" w:date="2026-03-18T14:51:00Z">
        <w:rPr>
          <w:color w:val="800080" w:themeColor="followedHyperlink"/>
          <w:u w:val="single"/>
        </w:rPr>
      </w:rPrChange>
    </w:rPr>
  </w:style>
  <w:style w:type="table" w:styleId="TableGrid">
    <w:name w:val="Table Grid"/>
    <w:basedOn w:val="TableNormal"/>
    <w:uiPriority w:val="59"/>
    <w:rsid w:val="00881E5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1E54"/>
    <w:rPr>
      <w:rFonts w:asciiTheme="majorHAnsi" w:eastAsiaTheme="majorEastAsia" w:hAnsiTheme="majorHAnsi" w:cstheme="majorBidi"/>
      <w:b/>
      <w:bCs/>
      <w:color w:val="4F81BD" w:themeColor="accent1"/>
      <w:sz w:val="32"/>
      <w:szCs w:val="32"/>
    </w:rPr>
  </w:style>
  <w:style w:type="paragraph" w:styleId="DocumentMap">
    <w:name w:val="Document Map"/>
    <w:basedOn w:val="Normal"/>
    <w:link w:val="DocumentMapChar"/>
    <w:uiPriority w:val="99"/>
    <w:unhideWhenUsed/>
    <w:rsid w:val="00881E54"/>
    <w:pPr>
      <w:spacing w:afterLines="100" w:after="100"/>
      <w:pPrChange w:id="45" w:author="Comparison" w:date="2026-03-18T14:51:00Z">
        <w:pPr>
          <w:spacing w:afterLines="100" w:after="100"/>
        </w:pPr>
      </w:pPrChange>
    </w:pPr>
    <w:rPr>
      <w:rFonts w:ascii="Lucida Grande" w:hAnsi="Lucida Grande" w:cs="Lucida Grande"/>
      <w:rPrChange w:id="45" w:author="Comparison" w:date="2026-03-18T14:51:00Z">
        <w:rPr>
          <w:rFonts w:ascii="Lucida Grande" w:eastAsiaTheme="minorEastAsia" w:hAnsi="Lucida Grande" w:cs="Lucida Grande"/>
          <w:sz w:val="24"/>
          <w:szCs w:val="24"/>
          <w:lang w:val="en-US" w:eastAsia="en-US" w:bidi="ar-SA"/>
        </w:rPr>
      </w:rPrChange>
    </w:rPr>
  </w:style>
  <w:style w:type="character" w:customStyle="1" w:styleId="DocumentMapChar">
    <w:name w:val="Document Map Char"/>
    <w:basedOn w:val="DefaultParagraphFont"/>
    <w:link w:val="DocumentMap"/>
    <w:uiPriority w:val="99"/>
    <w:rsid w:val="00881E54"/>
    <w:rPr>
      <w:rFonts w:ascii="Lucida Grande" w:hAnsi="Lucida Grande" w:cs="Lucida Grande"/>
    </w:rPr>
  </w:style>
  <w:style w:type="paragraph" w:styleId="Revision">
    <w:name w:val="Revision"/>
    <w:hidden/>
    <w:uiPriority w:val="99"/>
    <w:rsid w:val="00881E54"/>
    <w:pPr>
      <w:spacing w:after="0"/>
      <w:pPrChange w:id="46" w:author="Comparison" w:date="2026-03-18T14:51:00Z">
        <w:pPr/>
      </w:pPrChange>
    </w:pPr>
    <w:rPr>
      <w:rPrChange w:id="46" w:author="Comparison" w:date="2026-03-18T14:51:00Z">
        <w:rPr>
          <w:rFonts w:asciiTheme="minorHAnsi" w:eastAsiaTheme="minorEastAsia" w:hAnsiTheme="minorHAnsi" w:cstheme="minorBidi"/>
          <w:sz w:val="24"/>
          <w:szCs w:val="24"/>
          <w:lang w:val="en-US" w:eastAsia="en-US" w:bidi="ar-SA"/>
        </w:rPr>
      </w:rPrChange>
    </w:rPr>
  </w:style>
  <w:style w:type="character" w:customStyle="1" w:styleId="UnresolvedMention1">
    <w:name w:val="Unresolved Mention1"/>
    <w:basedOn w:val="DefaultParagraphFont"/>
    <w:uiPriority w:val="99"/>
    <w:semiHidden/>
    <w:unhideWhenUsed/>
    <w:rsid w:val="00881E54"/>
    <w:rPr>
      <w:color w:val="605E5C"/>
      <w:shd w:val="clear" w:color="auto" w:fill="E1DFDD"/>
    </w:rPr>
  </w:style>
  <w:style w:type="character" w:styleId="UnresolvedMention">
    <w:name w:val="Unresolved Mention"/>
    <w:basedOn w:val="DefaultParagraphFont"/>
    <w:uiPriority w:val="99"/>
    <w:semiHidden/>
    <w:unhideWhenUsed/>
    <w:rsid w:val="00881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768">
      <w:bodyDiv w:val="1"/>
      <w:marLeft w:val="0"/>
      <w:marRight w:val="0"/>
      <w:marTop w:val="0"/>
      <w:marBottom w:val="0"/>
      <w:divBdr>
        <w:top w:val="none" w:sz="0" w:space="0" w:color="auto"/>
        <w:left w:val="none" w:sz="0" w:space="0" w:color="auto"/>
        <w:bottom w:val="none" w:sz="0" w:space="0" w:color="auto"/>
        <w:right w:val="none" w:sz="0" w:space="0" w:color="auto"/>
      </w:divBdr>
      <w:divsChild>
        <w:div w:id="195241476">
          <w:marLeft w:val="0"/>
          <w:marRight w:val="0"/>
          <w:marTop w:val="0"/>
          <w:marBottom w:val="0"/>
          <w:divBdr>
            <w:top w:val="none" w:sz="0" w:space="0" w:color="auto"/>
            <w:left w:val="none" w:sz="0" w:space="0" w:color="auto"/>
            <w:bottom w:val="none" w:sz="0" w:space="0" w:color="auto"/>
            <w:right w:val="none" w:sz="0" w:space="0" w:color="auto"/>
          </w:divBdr>
          <w:divsChild>
            <w:div w:id="1333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1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6835">
          <w:marLeft w:val="0"/>
          <w:marRight w:val="0"/>
          <w:marTop w:val="0"/>
          <w:marBottom w:val="0"/>
          <w:divBdr>
            <w:top w:val="none" w:sz="0" w:space="0" w:color="auto"/>
            <w:left w:val="none" w:sz="0" w:space="0" w:color="auto"/>
            <w:bottom w:val="none" w:sz="0" w:space="0" w:color="auto"/>
            <w:right w:val="none" w:sz="0" w:space="0" w:color="auto"/>
          </w:divBdr>
          <w:divsChild>
            <w:div w:id="140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902">
      <w:bodyDiv w:val="1"/>
      <w:marLeft w:val="0"/>
      <w:marRight w:val="0"/>
      <w:marTop w:val="0"/>
      <w:marBottom w:val="0"/>
      <w:divBdr>
        <w:top w:val="none" w:sz="0" w:space="0" w:color="auto"/>
        <w:left w:val="none" w:sz="0" w:space="0" w:color="auto"/>
        <w:bottom w:val="none" w:sz="0" w:space="0" w:color="auto"/>
        <w:right w:val="none" w:sz="0" w:space="0" w:color="auto"/>
      </w:divBdr>
      <w:divsChild>
        <w:div w:id="2093815943">
          <w:marLeft w:val="0"/>
          <w:marRight w:val="0"/>
          <w:marTop w:val="0"/>
          <w:marBottom w:val="0"/>
          <w:divBdr>
            <w:top w:val="none" w:sz="0" w:space="0" w:color="auto"/>
            <w:left w:val="none" w:sz="0" w:space="0" w:color="auto"/>
            <w:bottom w:val="none" w:sz="0" w:space="0" w:color="auto"/>
            <w:right w:val="none" w:sz="0" w:space="0" w:color="auto"/>
          </w:divBdr>
          <w:divsChild>
            <w:div w:id="5174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816">
      <w:bodyDiv w:val="1"/>
      <w:marLeft w:val="0"/>
      <w:marRight w:val="0"/>
      <w:marTop w:val="0"/>
      <w:marBottom w:val="0"/>
      <w:divBdr>
        <w:top w:val="none" w:sz="0" w:space="0" w:color="auto"/>
        <w:left w:val="none" w:sz="0" w:space="0" w:color="auto"/>
        <w:bottom w:val="none" w:sz="0" w:space="0" w:color="auto"/>
        <w:right w:val="none" w:sz="0" w:space="0" w:color="auto"/>
      </w:divBdr>
      <w:divsChild>
        <w:div w:id="271280719">
          <w:marLeft w:val="0"/>
          <w:marRight w:val="0"/>
          <w:marTop w:val="0"/>
          <w:marBottom w:val="0"/>
          <w:divBdr>
            <w:top w:val="none" w:sz="0" w:space="0" w:color="auto"/>
            <w:left w:val="none" w:sz="0" w:space="0" w:color="auto"/>
            <w:bottom w:val="none" w:sz="0" w:space="0" w:color="auto"/>
            <w:right w:val="none" w:sz="0" w:space="0" w:color="auto"/>
          </w:divBdr>
          <w:divsChild>
            <w:div w:id="21389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746">
      <w:bodyDiv w:val="1"/>
      <w:marLeft w:val="0"/>
      <w:marRight w:val="0"/>
      <w:marTop w:val="0"/>
      <w:marBottom w:val="0"/>
      <w:divBdr>
        <w:top w:val="none" w:sz="0" w:space="0" w:color="auto"/>
        <w:left w:val="none" w:sz="0" w:space="0" w:color="auto"/>
        <w:bottom w:val="none" w:sz="0" w:space="0" w:color="auto"/>
        <w:right w:val="none" w:sz="0" w:space="0" w:color="auto"/>
      </w:divBdr>
      <w:divsChild>
        <w:div w:id="1676105411">
          <w:marLeft w:val="0"/>
          <w:marRight w:val="0"/>
          <w:marTop w:val="0"/>
          <w:marBottom w:val="0"/>
          <w:divBdr>
            <w:top w:val="none" w:sz="0" w:space="0" w:color="auto"/>
            <w:left w:val="none" w:sz="0" w:space="0" w:color="auto"/>
            <w:bottom w:val="none" w:sz="0" w:space="0" w:color="auto"/>
            <w:right w:val="none" w:sz="0" w:space="0" w:color="auto"/>
          </w:divBdr>
          <w:divsChild>
            <w:div w:id="782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112">
      <w:bodyDiv w:val="1"/>
      <w:marLeft w:val="0"/>
      <w:marRight w:val="0"/>
      <w:marTop w:val="0"/>
      <w:marBottom w:val="0"/>
      <w:divBdr>
        <w:top w:val="none" w:sz="0" w:space="0" w:color="auto"/>
        <w:left w:val="none" w:sz="0" w:space="0" w:color="auto"/>
        <w:bottom w:val="none" w:sz="0" w:space="0" w:color="auto"/>
        <w:right w:val="none" w:sz="0" w:space="0" w:color="auto"/>
      </w:divBdr>
      <w:divsChild>
        <w:div w:id="1195576821">
          <w:marLeft w:val="0"/>
          <w:marRight w:val="0"/>
          <w:marTop w:val="0"/>
          <w:marBottom w:val="0"/>
          <w:divBdr>
            <w:top w:val="none" w:sz="0" w:space="0" w:color="auto"/>
            <w:left w:val="none" w:sz="0" w:space="0" w:color="auto"/>
            <w:bottom w:val="none" w:sz="0" w:space="0" w:color="auto"/>
            <w:right w:val="none" w:sz="0" w:space="0" w:color="auto"/>
          </w:divBdr>
          <w:divsChild>
            <w:div w:id="10818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1408">
      <w:bodyDiv w:val="1"/>
      <w:marLeft w:val="0"/>
      <w:marRight w:val="0"/>
      <w:marTop w:val="0"/>
      <w:marBottom w:val="0"/>
      <w:divBdr>
        <w:top w:val="none" w:sz="0" w:space="0" w:color="auto"/>
        <w:left w:val="none" w:sz="0" w:space="0" w:color="auto"/>
        <w:bottom w:val="none" w:sz="0" w:space="0" w:color="auto"/>
        <w:right w:val="none" w:sz="0" w:space="0" w:color="auto"/>
      </w:divBdr>
      <w:divsChild>
        <w:div w:id="578321730">
          <w:marLeft w:val="0"/>
          <w:marRight w:val="0"/>
          <w:marTop w:val="0"/>
          <w:marBottom w:val="0"/>
          <w:divBdr>
            <w:top w:val="none" w:sz="0" w:space="0" w:color="auto"/>
            <w:left w:val="none" w:sz="0" w:space="0" w:color="auto"/>
            <w:bottom w:val="none" w:sz="0" w:space="0" w:color="auto"/>
            <w:right w:val="none" w:sz="0" w:space="0" w:color="auto"/>
          </w:divBdr>
          <w:divsChild>
            <w:div w:id="248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307">
      <w:bodyDiv w:val="1"/>
      <w:marLeft w:val="0"/>
      <w:marRight w:val="0"/>
      <w:marTop w:val="0"/>
      <w:marBottom w:val="0"/>
      <w:divBdr>
        <w:top w:val="none" w:sz="0" w:space="0" w:color="auto"/>
        <w:left w:val="none" w:sz="0" w:space="0" w:color="auto"/>
        <w:bottom w:val="none" w:sz="0" w:space="0" w:color="auto"/>
        <w:right w:val="none" w:sz="0" w:space="0" w:color="auto"/>
      </w:divBdr>
      <w:divsChild>
        <w:div w:id="334654532">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999">
      <w:bodyDiv w:val="1"/>
      <w:marLeft w:val="0"/>
      <w:marRight w:val="0"/>
      <w:marTop w:val="0"/>
      <w:marBottom w:val="0"/>
      <w:divBdr>
        <w:top w:val="none" w:sz="0" w:space="0" w:color="auto"/>
        <w:left w:val="none" w:sz="0" w:space="0" w:color="auto"/>
        <w:bottom w:val="none" w:sz="0" w:space="0" w:color="auto"/>
        <w:right w:val="none" w:sz="0" w:space="0" w:color="auto"/>
      </w:divBdr>
      <w:divsChild>
        <w:div w:id="777330854">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071">
      <w:bodyDiv w:val="1"/>
      <w:marLeft w:val="0"/>
      <w:marRight w:val="0"/>
      <w:marTop w:val="0"/>
      <w:marBottom w:val="0"/>
      <w:divBdr>
        <w:top w:val="none" w:sz="0" w:space="0" w:color="auto"/>
        <w:left w:val="none" w:sz="0" w:space="0" w:color="auto"/>
        <w:bottom w:val="none" w:sz="0" w:space="0" w:color="auto"/>
        <w:right w:val="none" w:sz="0" w:space="0" w:color="auto"/>
      </w:divBdr>
      <w:divsChild>
        <w:div w:id="1661037189">
          <w:marLeft w:val="0"/>
          <w:marRight w:val="0"/>
          <w:marTop w:val="0"/>
          <w:marBottom w:val="0"/>
          <w:divBdr>
            <w:top w:val="none" w:sz="0" w:space="0" w:color="auto"/>
            <w:left w:val="none" w:sz="0" w:space="0" w:color="auto"/>
            <w:bottom w:val="none" w:sz="0" w:space="0" w:color="auto"/>
            <w:right w:val="none" w:sz="0" w:space="0" w:color="auto"/>
          </w:divBdr>
          <w:divsChild>
            <w:div w:id="940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425">
      <w:bodyDiv w:val="1"/>
      <w:marLeft w:val="0"/>
      <w:marRight w:val="0"/>
      <w:marTop w:val="0"/>
      <w:marBottom w:val="0"/>
      <w:divBdr>
        <w:top w:val="none" w:sz="0" w:space="0" w:color="auto"/>
        <w:left w:val="none" w:sz="0" w:space="0" w:color="auto"/>
        <w:bottom w:val="none" w:sz="0" w:space="0" w:color="auto"/>
        <w:right w:val="none" w:sz="0" w:space="0" w:color="auto"/>
      </w:divBdr>
      <w:divsChild>
        <w:div w:id="1462655673">
          <w:marLeft w:val="0"/>
          <w:marRight w:val="0"/>
          <w:marTop w:val="0"/>
          <w:marBottom w:val="0"/>
          <w:divBdr>
            <w:top w:val="none" w:sz="0" w:space="0" w:color="auto"/>
            <w:left w:val="none" w:sz="0" w:space="0" w:color="auto"/>
            <w:bottom w:val="none" w:sz="0" w:space="0" w:color="auto"/>
            <w:right w:val="none" w:sz="0" w:space="0" w:color="auto"/>
          </w:divBdr>
          <w:divsChild>
            <w:div w:id="734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033">
      <w:bodyDiv w:val="1"/>
      <w:marLeft w:val="0"/>
      <w:marRight w:val="0"/>
      <w:marTop w:val="0"/>
      <w:marBottom w:val="0"/>
      <w:divBdr>
        <w:top w:val="none" w:sz="0" w:space="0" w:color="auto"/>
        <w:left w:val="none" w:sz="0" w:space="0" w:color="auto"/>
        <w:bottom w:val="none" w:sz="0" w:space="0" w:color="auto"/>
        <w:right w:val="none" w:sz="0" w:space="0" w:color="auto"/>
      </w:divBdr>
      <w:divsChild>
        <w:div w:id="1291131650">
          <w:marLeft w:val="0"/>
          <w:marRight w:val="0"/>
          <w:marTop w:val="0"/>
          <w:marBottom w:val="0"/>
          <w:divBdr>
            <w:top w:val="none" w:sz="0" w:space="0" w:color="auto"/>
            <w:left w:val="none" w:sz="0" w:space="0" w:color="auto"/>
            <w:bottom w:val="none" w:sz="0" w:space="0" w:color="auto"/>
            <w:right w:val="none" w:sz="0" w:space="0" w:color="auto"/>
          </w:divBdr>
          <w:divsChild>
            <w:div w:id="14563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8971">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
          <w:marLeft w:val="0"/>
          <w:marRight w:val="0"/>
          <w:marTop w:val="0"/>
          <w:marBottom w:val="0"/>
          <w:divBdr>
            <w:top w:val="none" w:sz="0" w:space="0" w:color="auto"/>
            <w:left w:val="none" w:sz="0" w:space="0" w:color="auto"/>
            <w:bottom w:val="none" w:sz="0" w:space="0" w:color="auto"/>
            <w:right w:val="none" w:sz="0" w:space="0" w:color="auto"/>
          </w:divBdr>
          <w:divsChild>
            <w:div w:id="1005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082">
      <w:bodyDiv w:val="1"/>
      <w:marLeft w:val="0"/>
      <w:marRight w:val="0"/>
      <w:marTop w:val="0"/>
      <w:marBottom w:val="0"/>
      <w:divBdr>
        <w:top w:val="none" w:sz="0" w:space="0" w:color="auto"/>
        <w:left w:val="none" w:sz="0" w:space="0" w:color="auto"/>
        <w:bottom w:val="none" w:sz="0" w:space="0" w:color="auto"/>
        <w:right w:val="none" w:sz="0" w:space="0" w:color="auto"/>
      </w:divBdr>
      <w:divsChild>
        <w:div w:id="1548951802">
          <w:marLeft w:val="0"/>
          <w:marRight w:val="0"/>
          <w:marTop w:val="0"/>
          <w:marBottom w:val="0"/>
          <w:divBdr>
            <w:top w:val="none" w:sz="0" w:space="0" w:color="auto"/>
            <w:left w:val="none" w:sz="0" w:space="0" w:color="auto"/>
            <w:bottom w:val="none" w:sz="0" w:space="0" w:color="auto"/>
            <w:right w:val="none" w:sz="0" w:space="0" w:color="auto"/>
          </w:divBdr>
          <w:divsChild>
            <w:div w:id="1427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0059">
      <w:bodyDiv w:val="1"/>
      <w:marLeft w:val="0"/>
      <w:marRight w:val="0"/>
      <w:marTop w:val="0"/>
      <w:marBottom w:val="0"/>
      <w:divBdr>
        <w:top w:val="none" w:sz="0" w:space="0" w:color="auto"/>
        <w:left w:val="none" w:sz="0" w:space="0" w:color="auto"/>
        <w:bottom w:val="none" w:sz="0" w:space="0" w:color="auto"/>
        <w:right w:val="none" w:sz="0" w:space="0" w:color="auto"/>
      </w:divBdr>
      <w:divsChild>
        <w:div w:id="698051305">
          <w:marLeft w:val="0"/>
          <w:marRight w:val="0"/>
          <w:marTop w:val="0"/>
          <w:marBottom w:val="0"/>
          <w:divBdr>
            <w:top w:val="none" w:sz="0" w:space="0" w:color="auto"/>
            <w:left w:val="none" w:sz="0" w:space="0" w:color="auto"/>
            <w:bottom w:val="none" w:sz="0" w:space="0" w:color="auto"/>
            <w:right w:val="none" w:sz="0" w:space="0" w:color="auto"/>
          </w:divBdr>
          <w:divsChild>
            <w:div w:id="1136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102">
      <w:bodyDiv w:val="1"/>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sChild>
            <w:div w:id="1223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171">
      <w:bodyDiv w:val="1"/>
      <w:marLeft w:val="0"/>
      <w:marRight w:val="0"/>
      <w:marTop w:val="0"/>
      <w:marBottom w:val="0"/>
      <w:divBdr>
        <w:top w:val="none" w:sz="0" w:space="0" w:color="auto"/>
        <w:left w:val="none" w:sz="0" w:space="0" w:color="auto"/>
        <w:bottom w:val="none" w:sz="0" w:space="0" w:color="auto"/>
        <w:right w:val="none" w:sz="0" w:space="0" w:color="auto"/>
      </w:divBdr>
      <w:divsChild>
        <w:div w:id="502014569">
          <w:marLeft w:val="0"/>
          <w:marRight w:val="0"/>
          <w:marTop w:val="0"/>
          <w:marBottom w:val="0"/>
          <w:divBdr>
            <w:top w:val="none" w:sz="0" w:space="0" w:color="auto"/>
            <w:left w:val="none" w:sz="0" w:space="0" w:color="auto"/>
            <w:bottom w:val="none" w:sz="0" w:space="0" w:color="auto"/>
            <w:right w:val="none" w:sz="0" w:space="0" w:color="auto"/>
          </w:divBdr>
          <w:divsChild>
            <w:div w:id="1119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66">
      <w:bodyDiv w:val="1"/>
      <w:marLeft w:val="0"/>
      <w:marRight w:val="0"/>
      <w:marTop w:val="0"/>
      <w:marBottom w:val="0"/>
      <w:divBdr>
        <w:top w:val="none" w:sz="0" w:space="0" w:color="auto"/>
        <w:left w:val="none" w:sz="0" w:space="0" w:color="auto"/>
        <w:bottom w:val="none" w:sz="0" w:space="0" w:color="auto"/>
        <w:right w:val="none" w:sz="0" w:space="0" w:color="auto"/>
      </w:divBdr>
      <w:divsChild>
        <w:div w:id="139080238">
          <w:marLeft w:val="0"/>
          <w:marRight w:val="0"/>
          <w:marTop w:val="0"/>
          <w:marBottom w:val="0"/>
          <w:divBdr>
            <w:top w:val="none" w:sz="0" w:space="0" w:color="auto"/>
            <w:left w:val="none" w:sz="0" w:space="0" w:color="auto"/>
            <w:bottom w:val="none" w:sz="0" w:space="0" w:color="auto"/>
            <w:right w:val="none" w:sz="0" w:space="0" w:color="auto"/>
          </w:divBdr>
          <w:divsChild>
            <w:div w:id="15072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87">
      <w:bodyDiv w:val="1"/>
      <w:marLeft w:val="0"/>
      <w:marRight w:val="0"/>
      <w:marTop w:val="0"/>
      <w:marBottom w:val="0"/>
      <w:divBdr>
        <w:top w:val="none" w:sz="0" w:space="0" w:color="auto"/>
        <w:left w:val="none" w:sz="0" w:space="0" w:color="auto"/>
        <w:bottom w:val="none" w:sz="0" w:space="0" w:color="auto"/>
        <w:right w:val="none" w:sz="0" w:space="0" w:color="auto"/>
      </w:divBdr>
      <w:divsChild>
        <w:div w:id="650520009">
          <w:marLeft w:val="0"/>
          <w:marRight w:val="0"/>
          <w:marTop w:val="0"/>
          <w:marBottom w:val="0"/>
          <w:divBdr>
            <w:top w:val="none" w:sz="0" w:space="0" w:color="auto"/>
            <w:left w:val="none" w:sz="0" w:space="0" w:color="auto"/>
            <w:bottom w:val="none" w:sz="0" w:space="0" w:color="auto"/>
            <w:right w:val="none" w:sz="0" w:space="0" w:color="auto"/>
          </w:divBdr>
          <w:divsChild>
            <w:div w:id="2584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2910">
      <w:bodyDiv w:val="1"/>
      <w:marLeft w:val="0"/>
      <w:marRight w:val="0"/>
      <w:marTop w:val="0"/>
      <w:marBottom w:val="0"/>
      <w:divBdr>
        <w:top w:val="none" w:sz="0" w:space="0" w:color="auto"/>
        <w:left w:val="none" w:sz="0" w:space="0" w:color="auto"/>
        <w:bottom w:val="none" w:sz="0" w:space="0" w:color="auto"/>
        <w:right w:val="none" w:sz="0" w:space="0" w:color="auto"/>
      </w:divBdr>
      <w:divsChild>
        <w:div w:id="1842967531">
          <w:marLeft w:val="0"/>
          <w:marRight w:val="0"/>
          <w:marTop w:val="0"/>
          <w:marBottom w:val="0"/>
          <w:divBdr>
            <w:top w:val="none" w:sz="0" w:space="0" w:color="auto"/>
            <w:left w:val="none" w:sz="0" w:space="0" w:color="auto"/>
            <w:bottom w:val="none" w:sz="0" w:space="0" w:color="auto"/>
            <w:right w:val="none" w:sz="0" w:space="0" w:color="auto"/>
          </w:divBdr>
          <w:divsChild>
            <w:div w:id="122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477">
      <w:bodyDiv w:val="1"/>
      <w:marLeft w:val="0"/>
      <w:marRight w:val="0"/>
      <w:marTop w:val="0"/>
      <w:marBottom w:val="0"/>
      <w:divBdr>
        <w:top w:val="none" w:sz="0" w:space="0" w:color="auto"/>
        <w:left w:val="none" w:sz="0" w:space="0" w:color="auto"/>
        <w:bottom w:val="none" w:sz="0" w:space="0" w:color="auto"/>
        <w:right w:val="none" w:sz="0" w:space="0" w:color="auto"/>
      </w:divBdr>
      <w:divsChild>
        <w:div w:id="874466377">
          <w:marLeft w:val="0"/>
          <w:marRight w:val="0"/>
          <w:marTop w:val="0"/>
          <w:marBottom w:val="0"/>
          <w:divBdr>
            <w:top w:val="none" w:sz="0" w:space="0" w:color="auto"/>
            <w:left w:val="none" w:sz="0" w:space="0" w:color="auto"/>
            <w:bottom w:val="none" w:sz="0" w:space="0" w:color="auto"/>
            <w:right w:val="none" w:sz="0" w:space="0" w:color="auto"/>
          </w:divBdr>
          <w:divsChild>
            <w:div w:id="741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315">
      <w:bodyDiv w:val="1"/>
      <w:marLeft w:val="0"/>
      <w:marRight w:val="0"/>
      <w:marTop w:val="0"/>
      <w:marBottom w:val="0"/>
      <w:divBdr>
        <w:top w:val="none" w:sz="0" w:space="0" w:color="auto"/>
        <w:left w:val="none" w:sz="0" w:space="0" w:color="auto"/>
        <w:bottom w:val="none" w:sz="0" w:space="0" w:color="auto"/>
        <w:right w:val="none" w:sz="0" w:space="0" w:color="auto"/>
      </w:divBdr>
      <w:divsChild>
        <w:div w:id="1364746642">
          <w:marLeft w:val="0"/>
          <w:marRight w:val="0"/>
          <w:marTop w:val="0"/>
          <w:marBottom w:val="0"/>
          <w:divBdr>
            <w:top w:val="none" w:sz="0" w:space="0" w:color="auto"/>
            <w:left w:val="none" w:sz="0" w:space="0" w:color="auto"/>
            <w:bottom w:val="none" w:sz="0" w:space="0" w:color="auto"/>
            <w:right w:val="none" w:sz="0" w:space="0" w:color="auto"/>
          </w:divBdr>
          <w:divsChild>
            <w:div w:id="1160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22208">
          <w:marLeft w:val="0"/>
          <w:marRight w:val="0"/>
          <w:marTop w:val="0"/>
          <w:marBottom w:val="0"/>
          <w:divBdr>
            <w:top w:val="none" w:sz="0" w:space="0" w:color="auto"/>
            <w:left w:val="none" w:sz="0" w:space="0" w:color="auto"/>
            <w:bottom w:val="none" w:sz="0" w:space="0" w:color="auto"/>
            <w:right w:val="none" w:sz="0" w:space="0" w:color="auto"/>
          </w:divBdr>
          <w:divsChild>
            <w:div w:id="478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2934">
          <w:marLeft w:val="0"/>
          <w:marRight w:val="0"/>
          <w:marTop w:val="0"/>
          <w:marBottom w:val="0"/>
          <w:divBdr>
            <w:top w:val="none" w:sz="0" w:space="0" w:color="auto"/>
            <w:left w:val="none" w:sz="0" w:space="0" w:color="auto"/>
            <w:bottom w:val="none" w:sz="0" w:space="0" w:color="auto"/>
            <w:right w:val="none" w:sz="0" w:space="0" w:color="auto"/>
          </w:divBdr>
          <w:divsChild>
            <w:div w:id="2031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4201">
      <w:bodyDiv w:val="1"/>
      <w:marLeft w:val="0"/>
      <w:marRight w:val="0"/>
      <w:marTop w:val="0"/>
      <w:marBottom w:val="0"/>
      <w:divBdr>
        <w:top w:val="none" w:sz="0" w:space="0" w:color="auto"/>
        <w:left w:val="none" w:sz="0" w:space="0" w:color="auto"/>
        <w:bottom w:val="none" w:sz="0" w:space="0" w:color="auto"/>
        <w:right w:val="none" w:sz="0" w:space="0" w:color="auto"/>
      </w:divBdr>
      <w:divsChild>
        <w:div w:id="1966889668">
          <w:marLeft w:val="0"/>
          <w:marRight w:val="0"/>
          <w:marTop w:val="0"/>
          <w:marBottom w:val="0"/>
          <w:divBdr>
            <w:top w:val="none" w:sz="0" w:space="0" w:color="auto"/>
            <w:left w:val="none" w:sz="0" w:space="0" w:color="auto"/>
            <w:bottom w:val="none" w:sz="0" w:space="0" w:color="auto"/>
            <w:right w:val="none" w:sz="0" w:space="0" w:color="auto"/>
          </w:divBdr>
          <w:divsChild>
            <w:div w:id="15614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846">
      <w:bodyDiv w:val="1"/>
      <w:marLeft w:val="0"/>
      <w:marRight w:val="0"/>
      <w:marTop w:val="0"/>
      <w:marBottom w:val="0"/>
      <w:divBdr>
        <w:top w:val="none" w:sz="0" w:space="0" w:color="auto"/>
        <w:left w:val="none" w:sz="0" w:space="0" w:color="auto"/>
        <w:bottom w:val="none" w:sz="0" w:space="0" w:color="auto"/>
        <w:right w:val="none" w:sz="0" w:space="0" w:color="auto"/>
      </w:divBdr>
      <w:divsChild>
        <w:div w:id="1112440729">
          <w:marLeft w:val="0"/>
          <w:marRight w:val="0"/>
          <w:marTop w:val="0"/>
          <w:marBottom w:val="0"/>
          <w:divBdr>
            <w:top w:val="none" w:sz="0" w:space="0" w:color="auto"/>
            <w:left w:val="none" w:sz="0" w:space="0" w:color="auto"/>
            <w:bottom w:val="none" w:sz="0" w:space="0" w:color="auto"/>
            <w:right w:val="none" w:sz="0" w:space="0" w:color="auto"/>
          </w:divBdr>
          <w:divsChild>
            <w:div w:id="225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043">
      <w:bodyDiv w:val="1"/>
      <w:marLeft w:val="0"/>
      <w:marRight w:val="0"/>
      <w:marTop w:val="0"/>
      <w:marBottom w:val="0"/>
      <w:divBdr>
        <w:top w:val="none" w:sz="0" w:space="0" w:color="auto"/>
        <w:left w:val="none" w:sz="0" w:space="0" w:color="auto"/>
        <w:bottom w:val="none" w:sz="0" w:space="0" w:color="auto"/>
        <w:right w:val="none" w:sz="0" w:space="0" w:color="auto"/>
      </w:divBdr>
      <w:divsChild>
        <w:div w:id="1769231985">
          <w:marLeft w:val="0"/>
          <w:marRight w:val="0"/>
          <w:marTop w:val="0"/>
          <w:marBottom w:val="0"/>
          <w:divBdr>
            <w:top w:val="none" w:sz="0" w:space="0" w:color="auto"/>
            <w:left w:val="none" w:sz="0" w:space="0" w:color="auto"/>
            <w:bottom w:val="none" w:sz="0" w:space="0" w:color="auto"/>
            <w:right w:val="none" w:sz="0" w:space="0" w:color="auto"/>
          </w:divBdr>
          <w:divsChild>
            <w:div w:id="196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408">
      <w:bodyDiv w:val="1"/>
      <w:marLeft w:val="0"/>
      <w:marRight w:val="0"/>
      <w:marTop w:val="0"/>
      <w:marBottom w:val="0"/>
      <w:divBdr>
        <w:top w:val="none" w:sz="0" w:space="0" w:color="auto"/>
        <w:left w:val="none" w:sz="0" w:space="0" w:color="auto"/>
        <w:bottom w:val="none" w:sz="0" w:space="0" w:color="auto"/>
        <w:right w:val="none" w:sz="0" w:space="0" w:color="auto"/>
      </w:divBdr>
      <w:divsChild>
        <w:div w:id="2106536425">
          <w:marLeft w:val="0"/>
          <w:marRight w:val="0"/>
          <w:marTop w:val="0"/>
          <w:marBottom w:val="0"/>
          <w:divBdr>
            <w:top w:val="none" w:sz="0" w:space="0" w:color="auto"/>
            <w:left w:val="none" w:sz="0" w:space="0" w:color="auto"/>
            <w:bottom w:val="none" w:sz="0" w:space="0" w:color="auto"/>
            <w:right w:val="none" w:sz="0" w:space="0" w:color="auto"/>
          </w:divBdr>
          <w:divsChild>
            <w:div w:id="13330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4916">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0">
          <w:marLeft w:val="0"/>
          <w:marRight w:val="0"/>
          <w:marTop w:val="0"/>
          <w:marBottom w:val="0"/>
          <w:divBdr>
            <w:top w:val="none" w:sz="0" w:space="0" w:color="auto"/>
            <w:left w:val="none" w:sz="0" w:space="0" w:color="auto"/>
            <w:bottom w:val="none" w:sz="0" w:space="0" w:color="auto"/>
            <w:right w:val="none" w:sz="0" w:space="0" w:color="auto"/>
          </w:divBdr>
          <w:divsChild>
            <w:div w:id="863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685">
      <w:bodyDiv w:val="1"/>
      <w:marLeft w:val="0"/>
      <w:marRight w:val="0"/>
      <w:marTop w:val="0"/>
      <w:marBottom w:val="0"/>
      <w:divBdr>
        <w:top w:val="none" w:sz="0" w:space="0" w:color="auto"/>
        <w:left w:val="none" w:sz="0" w:space="0" w:color="auto"/>
        <w:bottom w:val="none" w:sz="0" w:space="0" w:color="auto"/>
        <w:right w:val="none" w:sz="0" w:space="0" w:color="auto"/>
      </w:divBdr>
      <w:divsChild>
        <w:div w:id="1522815124">
          <w:marLeft w:val="0"/>
          <w:marRight w:val="0"/>
          <w:marTop w:val="0"/>
          <w:marBottom w:val="0"/>
          <w:divBdr>
            <w:top w:val="none" w:sz="0" w:space="0" w:color="auto"/>
            <w:left w:val="none" w:sz="0" w:space="0" w:color="auto"/>
            <w:bottom w:val="none" w:sz="0" w:space="0" w:color="auto"/>
            <w:right w:val="none" w:sz="0" w:space="0" w:color="auto"/>
          </w:divBdr>
          <w:divsChild>
            <w:div w:id="1883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087">
      <w:bodyDiv w:val="1"/>
      <w:marLeft w:val="0"/>
      <w:marRight w:val="0"/>
      <w:marTop w:val="0"/>
      <w:marBottom w:val="0"/>
      <w:divBdr>
        <w:top w:val="none" w:sz="0" w:space="0" w:color="auto"/>
        <w:left w:val="none" w:sz="0" w:space="0" w:color="auto"/>
        <w:bottom w:val="none" w:sz="0" w:space="0" w:color="auto"/>
        <w:right w:val="none" w:sz="0" w:space="0" w:color="auto"/>
      </w:divBdr>
      <w:divsChild>
        <w:div w:id="1737122945">
          <w:marLeft w:val="0"/>
          <w:marRight w:val="0"/>
          <w:marTop w:val="0"/>
          <w:marBottom w:val="0"/>
          <w:divBdr>
            <w:top w:val="none" w:sz="0" w:space="0" w:color="auto"/>
            <w:left w:val="none" w:sz="0" w:space="0" w:color="auto"/>
            <w:bottom w:val="none" w:sz="0" w:space="0" w:color="auto"/>
            <w:right w:val="none" w:sz="0" w:space="0" w:color="auto"/>
          </w:divBdr>
          <w:divsChild>
            <w:div w:id="709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549">
      <w:bodyDiv w:val="1"/>
      <w:marLeft w:val="0"/>
      <w:marRight w:val="0"/>
      <w:marTop w:val="0"/>
      <w:marBottom w:val="0"/>
      <w:divBdr>
        <w:top w:val="none" w:sz="0" w:space="0" w:color="auto"/>
        <w:left w:val="none" w:sz="0" w:space="0" w:color="auto"/>
        <w:bottom w:val="none" w:sz="0" w:space="0" w:color="auto"/>
        <w:right w:val="none" w:sz="0" w:space="0" w:color="auto"/>
      </w:divBdr>
      <w:divsChild>
        <w:div w:id="1120536739">
          <w:marLeft w:val="0"/>
          <w:marRight w:val="0"/>
          <w:marTop w:val="0"/>
          <w:marBottom w:val="0"/>
          <w:divBdr>
            <w:top w:val="none" w:sz="0" w:space="0" w:color="auto"/>
            <w:left w:val="none" w:sz="0" w:space="0" w:color="auto"/>
            <w:bottom w:val="none" w:sz="0" w:space="0" w:color="auto"/>
            <w:right w:val="none" w:sz="0" w:space="0" w:color="auto"/>
          </w:divBdr>
          <w:divsChild>
            <w:div w:id="478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218">
      <w:bodyDiv w:val="1"/>
      <w:marLeft w:val="0"/>
      <w:marRight w:val="0"/>
      <w:marTop w:val="0"/>
      <w:marBottom w:val="0"/>
      <w:divBdr>
        <w:top w:val="none" w:sz="0" w:space="0" w:color="auto"/>
        <w:left w:val="none" w:sz="0" w:space="0" w:color="auto"/>
        <w:bottom w:val="none" w:sz="0" w:space="0" w:color="auto"/>
        <w:right w:val="none" w:sz="0" w:space="0" w:color="auto"/>
      </w:divBdr>
      <w:divsChild>
        <w:div w:id="1385985728">
          <w:marLeft w:val="0"/>
          <w:marRight w:val="0"/>
          <w:marTop w:val="0"/>
          <w:marBottom w:val="0"/>
          <w:divBdr>
            <w:top w:val="none" w:sz="0" w:space="0" w:color="auto"/>
            <w:left w:val="none" w:sz="0" w:space="0" w:color="auto"/>
            <w:bottom w:val="none" w:sz="0" w:space="0" w:color="auto"/>
            <w:right w:val="none" w:sz="0" w:space="0" w:color="auto"/>
          </w:divBdr>
          <w:divsChild>
            <w:div w:id="1775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563">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6">
          <w:marLeft w:val="0"/>
          <w:marRight w:val="0"/>
          <w:marTop w:val="0"/>
          <w:marBottom w:val="0"/>
          <w:divBdr>
            <w:top w:val="none" w:sz="0" w:space="0" w:color="auto"/>
            <w:left w:val="none" w:sz="0" w:space="0" w:color="auto"/>
            <w:bottom w:val="none" w:sz="0" w:space="0" w:color="auto"/>
            <w:right w:val="none" w:sz="0" w:space="0" w:color="auto"/>
          </w:divBdr>
          <w:divsChild>
            <w:div w:id="19545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777">
      <w:bodyDiv w:val="1"/>
      <w:marLeft w:val="0"/>
      <w:marRight w:val="0"/>
      <w:marTop w:val="0"/>
      <w:marBottom w:val="0"/>
      <w:divBdr>
        <w:top w:val="none" w:sz="0" w:space="0" w:color="auto"/>
        <w:left w:val="none" w:sz="0" w:space="0" w:color="auto"/>
        <w:bottom w:val="none" w:sz="0" w:space="0" w:color="auto"/>
        <w:right w:val="none" w:sz="0" w:space="0" w:color="auto"/>
      </w:divBdr>
      <w:divsChild>
        <w:div w:id="110587724">
          <w:marLeft w:val="0"/>
          <w:marRight w:val="0"/>
          <w:marTop w:val="0"/>
          <w:marBottom w:val="0"/>
          <w:divBdr>
            <w:top w:val="none" w:sz="0" w:space="0" w:color="auto"/>
            <w:left w:val="none" w:sz="0" w:space="0" w:color="auto"/>
            <w:bottom w:val="none" w:sz="0" w:space="0" w:color="auto"/>
            <w:right w:val="none" w:sz="0" w:space="0" w:color="auto"/>
          </w:divBdr>
          <w:divsChild>
            <w:div w:id="136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251">
      <w:bodyDiv w:val="1"/>
      <w:marLeft w:val="0"/>
      <w:marRight w:val="0"/>
      <w:marTop w:val="0"/>
      <w:marBottom w:val="0"/>
      <w:divBdr>
        <w:top w:val="none" w:sz="0" w:space="0" w:color="auto"/>
        <w:left w:val="none" w:sz="0" w:space="0" w:color="auto"/>
        <w:bottom w:val="none" w:sz="0" w:space="0" w:color="auto"/>
        <w:right w:val="none" w:sz="0" w:space="0" w:color="auto"/>
      </w:divBdr>
      <w:divsChild>
        <w:div w:id="2072775393">
          <w:marLeft w:val="0"/>
          <w:marRight w:val="0"/>
          <w:marTop w:val="0"/>
          <w:marBottom w:val="0"/>
          <w:divBdr>
            <w:top w:val="none" w:sz="0" w:space="0" w:color="auto"/>
            <w:left w:val="none" w:sz="0" w:space="0" w:color="auto"/>
            <w:bottom w:val="none" w:sz="0" w:space="0" w:color="auto"/>
            <w:right w:val="none" w:sz="0" w:space="0" w:color="auto"/>
          </w:divBdr>
          <w:divsChild>
            <w:div w:id="20463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8082">
      <w:bodyDiv w:val="1"/>
      <w:marLeft w:val="0"/>
      <w:marRight w:val="0"/>
      <w:marTop w:val="0"/>
      <w:marBottom w:val="0"/>
      <w:divBdr>
        <w:top w:val="none" w:sz="0" w:space="0" w:color="auto"/>
        <w:left w:val="none" w:sz="0" w:space="0" w:color="auto"/>
        <w:bottom w:val="none" w:sz="0" w:space="0" w:color="auto"/>
        <w:right w:val="none" w:sz="0" w:space="0" w:color="auto"/>
      </w:divBdr>
      <w:divsChild>
        <w:div w:id="2113550586">
          <w:marLeft w:val="0"/>
          <w:marRight w:val="0"/>
          <w:marTop w:val="0"/>
          <w:marBottom w:val="0"/>
          <w:divBdr>
            <w:top w:val="none" w:sz="0" w:space="0" w:color="auto"/>
            <w:left w:val="none" w:sz="0" w:space="0" w:color="auto"/>
            <w:bottom w:val="none" w:sz="0" w:space="0" w:color="auto"/>
            <w:right w:val="none" w:sz="0" w:space="0" w:color="auto"/>
          </w:divBdr>
          <w:divsChild>
            <w:div w:id="201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13">
      <w:bodyDiv w:val="1"/>
      <w:marLeft w:val="0"/>
      <w:marRight w:val="0"/>
      <w:marTop w:val="0"/>
      <w:marBottom w:val="0"/>
      <w:divBdr>
        <w:top w:val="none" w:sz="0" w:space="0" w:color="auto"/>
        <w:left w:val="none" w:sz="0" w:space="0" w:color="auto"/>
        <w:bottom w:val="none" w:sz="0" w:space="0" w:color="auto"/>
        <w:right w:val="none" w:sz="0" w:space="0" w:color="auto"/>
      </w:divBdr>
      <w:divsChild>
        <w:div w:id="1012342371">
          <w:marLeft w:val="0"/>
          <w:marRight w:val="0"/>
          <w:marTop w:val="0"/>
          <w:marBottom w:val="0"/>
          <w:divBdr>
            <w:top w:val="none" w:sz="0" w:space="0" w:color="auto"/>
            <w:left w:val="none" w:sz="0" w:space="0" w:color="auto"/>
            <w:bottom w:val="none" w:sz="0" w:space="0" w:color="auto"/>
            <w:right w:val="none" w:sz="0" w:space="0" w:color="auto"/>
          </w:divBdr>
          <w:divsChild>
            <w:div w:id="343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496">
      <w:bodyDiv w:val="1"/>
      <w:marLeft w:val="0"/>
      <w:marRight w:val="0"/>
      <w:marTop w:val="0"/>
      <w:marBottom w:val="0"/>
      <w:divBdr>
        <w:top w:val="none" w:sz="0" w:space="0" w:color="auto"/>
        <w:left w:val="none" w:sz="0" w:space="0" w:color="auto"/>
        <w:bottom w:val="none" w:sz="0" w:space="0" w:color="auto"/>
        <w:right w:val="none" w:sz="0" w:space="0" w:color="auto"/>
      </w:divBdr>
      <w:divsChild>
        <w:div w:id="40255988">
          <w:marLeft w:val="0"/>
          <w:marRight w:val="0"/>
          <w:marTop w:val="0"/>
          <w:marBottom w:val="0"/>
          <w:divBdr>
            <w:top w:val="none" w:sz="0" w:space="0" w:color="auto"/>
            <w:left w:val="none" w:sz="0" w:space="0" w:color="auto"/>
            <w:bottom w:val="none" w:sz="0" w:space="0" w:color="auto"/>
            <w:right w:val="none" w:sz="0" w:space="0" w:color="auto"/>
          </w:divBdr>
          <w:divsChild>
            <w:div w:id="12115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6783">
      <w:bodyDiv w:val="1"/>
      <w:marLeft w:val="0"/>
      <w:marRight w:val="0"/>
      <w:marTop w:val="0"/>
      <w:marBottom w:val="0"/>
      <w:divBdr>
        <w:top w:val="none" w:sz="0" w:space="0" w:color="auto"/>
        <w:left w:val="none" w:sz="0" w:space="0" w:color="auto"/>
        <w:bottom w:val="none" w:sz="0" w:space="0" w:color="auto"/>
        <w:right w:val="none" w:sz="0" w:space="0" w:color="auto"/>
      </w:divBdr>
      <w:divsChild>
        <w:div w:id="1837376790">
          <w:marLeft w:val="0"/>
          <w:marRight w:val="0"/>
          <w:marTop w:val="0"/>
          <w:marBottom w:val="0"/>
          <w:divBdr>
            <w:top w:val="none" w:sz="0" w:space="0" w:color="auto"/>
            <w:left w:val="none" w:sz="0" w:space="0" w:color="auto"/>
            <w:bottom w:val="none" w:sz="0" w:space="0" w:color="auto"/>
            <w:right w:val="none" w:sz="0" w:space="0" w:color="auto"/>
          </w:divBdr>
          <w:divsChild>
            <w:div w:id="14057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6834">
      <w:bodyDiv w:val="1"/>
      <w:marLeft w:val="0"/>
      <w:marRight w:val="0"/>
      <w:marTop w:val="0"/>
      <w:marBottom w:val="0"/>
      <w:divBdr>
        <w:top w:val="none" w:sz="0" w:space="0" w:color="auto"/>
        <w:left w:val="none" w:sz="0" w:space="0" w:color="auto"/>
        <w:bottom w:val="none" w:sz="0" w:space="0" w:color="auto"/>
        <w:right w:val="none" w:sz="0" w:space="0" w:color="auto"/>
      </w:divBdr>
      <w:divsChild>
        <w:div w:id="175730918">
          <w:marLeft w:val="0"/>
          <w:marRight w:val="0"/>
          <w:marTop w:val="0"/>
          <w:marBottom w:val="0"/>
          <w:divBdr>
            <w:top w:val="none" w:sz="0" w:space="0" w:color="auto"/>
            <w:left w:val="none" w:sz="0" w:space="0" w:color="auto"/>
            <w:bottom w:val="none" w:sz="0" w:space="0" w:color="auto"/>
            <w:right w:val="none" w:sz="0" w:space="0" w:color="auto"/>
          </w:divBdr>
          <w:divsChild>
            <w:div w:id="1008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778">
      <w:bodyDiv w:val="1"/>
      <w:marLeft w:val="0"/>
      <w:marRight w:val="0"/>
      <w:marTop w:val="0"/>
      <w:marBottom w:val="0"/>
      <w:divBdr>
        <w:top w:val="none" w:sz="0" w:space="0" w:color="auto"/>
        <w:left w:val="none" w:sz="0" w:space="0" w:color="auto"/>
        <w:bottom w:val="none" w:sz="0" w:space="0" w:color="auto"/>
        <w:right w:val="none" w:sz="0" w:space="0" w:color="auto"/>
      </w:divBdr>
      <w:divsChild>
        <w:div w:id="113522354">
          <w:marLeft w:val="0"/>
          <w:marRight w:val="0"/>
          <w:marTop w:val="0"/>
          <w:marBottom w:val="0"/>
          <w:divBdr>
            <w:top w:val="none" w:sz="0" w:space="0" w:color="auto"/>
            <w:left w:val="none" w:sz="0" w:space="0" w:color="auto"/>
            <w:bottom w:val="none" w:sz="0" w:space="0" w:color="auto"/>
            <w:right w:val="none" w:sz="0" w:space="0" w:color="auto"/>
          </w:divBdr>
          <w:divsChild>
            <w:div w:id="701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11">
      <w:bodyDiv w:val="1"/>
      <w:marLeft w:val="0"/>
      <w:marRight w:val="0"/>
      <w:marTop w:val="0"/>
      <w:marBottom w:val="0"/>
      <w:divBdr>
        <w:top w:val="none" w:sz="0" w:space="0" w:color="auto"/>
        <w:left w:val="none" w:sz="0" w:space="0" w:color="auto"/>
        <w:bottom w:val="none" w:sz="0" w:space="0" w:color="auto"/>
        <w:right w:val="none" w:sz="0" w:space="0" w:color="auto"/>
      </w:divBdr>
      <w:divsChild>
        <w:div w:id="1033850317">
          <w:marLeft w:val="0"/>
          <w:marRight w:val="0"/>
          <w:marTop w:val="0"/>
          <w:marBottom w:val="0"/>
          <w:divBdr>
            <w:top w:val="none" w:sz="0" w:space="0" w:color="auto"/>
            <w:left w:val="none" w:sz="0" w:space="0" w:color="auto"/>
            <w:bottom w:val="none" w:sz="0" w:space="0" w:color="auto"/>
            <w:right w:val="none" w:sz="0" w:space="0" w:color="auto"/>
          </w:divBdr>
          <w:divsChild>
            <w:div w:id="10841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38">
      <w:bodyDiv w:val="1"/>
      <w:marLeft w:val="0"/>
      <w:marRight w:val="0"/>
      <w:marTop w:val="0"/>
      <w:marBottom w:val="0"/>
      <w:divBdr>
        <w:top w:val="none" w:sz="0" w:space="0" w:color="auto"/>
        <w:left w:val="none" w:sz="0" w:space="0" w:color="auto"/>
        <w:bottom w:val="none" w:sz="0" w:space="0" w:color="auto"/>
        <w:right w:val="none" w:sz="0" w:space="0" w:color="auto"/>
      </w:divBdr>
      <w:divsChild>
        <w:div w:id="1766608267">
          <w:marLeft w:val="0"/>
          <w:marRight w:val="0"/>
          <w:marTop w:val="0"/>
          <w:marBottom w:val="0"/>
          <w:divBdr>
            <w:top w:val="none" w:sz="0" w:space="0" w:color="auto"/>
            <w:left w:val="none" w:sz="0" w:space="0" w:color="auto"/>
            <w:bottom w:val="none" w:sz="0" w:space="0" w:color="auto"/>
            <w:right w:val="none" w:sz="0" w:space="0" w:color="auto"/>
          </w:divBdr>
          <w:divsChild>
            <w:div w:id="753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065">
      <w:bodyDiv w:val="1"/>
      <w:marLeft w:val="0"/>
      <w:marRight w:val="0"/>
      <w:marTop w:val="0"/>
      <w:marBottom w:val="0"/>
      <w:divBdr>
        <w:top w:val="none" w:sz="0" w:space="0" w:color="auto"/>
        <w:left w:val="none" w:sz="0" w:space="0" w:color="auto"/>
        <w:bottom w:val="none" w:sz="0" w:space="0" w:color="auto"/>
        <w:right w:val="none" w:sz="0" w:space="0" w:color="auto"/>
      </w:divBdr>
      <w:divsChild>
        <w:div w:id="1047755133">
          <w:marLeft w:val="0"/>
          <w:marRight w:val="0"/>
          <w:marTop w:val="0"/>
          <w:marBottom w:val="0"/>
          <w:divBdr>
            <w:top w:val="none" w:sz="0" w:space="0" w:color="auto"/>
            <w:left w:val="none" w:sz="0" w:space="0" w:color="auto"/>
            <w:bottom w:val="none" w:sz="0" w:space="0" w:color="auto"/>
            <w:right w:val="none" w:sz="0" w:space="0" w:color="auto"/>
          </w:divBdr>
          <w:divsChild>
            <w:div w:id="1520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115">
      <w:bodyDiv w:val="1"/>
      <w:marLeft w:val="0"/>
      <w:marRight w:val="0"/>
      <w:marTop w:val="0"/>
      <w:marBottom w:val="0"/>
      <w:divBdr>
        <w:top w:val="none" w:sz="0" w:space="0" w:color="auto"/>
        <w:left w:val="none" w:sz="0" w:space="0" w:color="auto"/>
        <w:bottom w:val="none" w:sz="0" w:space="0" w:color="auto"/>
        <w:right w:val="none" w:sz="0" w:space="0" w:color="auto"/>
      </w:divBdr>
      <w:divsChild>
        <w:div w:id="2021151983">
          <w:marLeft w:val="0"/>
          <w:marRight w:val="0"/>
          <w:marTop w:val="0"/>
          <w:marBottom w:val="0"/>
          <w:divBdr>
            <w:top w:val="none" w:sz="0" w:space="0" w:color="auto"/>
            <w:left w:val="none" w:sz="0" w:space="0" w:color="auto"/>
            <w:bottom w:val="none" w:sz="0" w:space="0" w:color="auto"/>
            <w:right w:val="none" w:sz="0" w:space="0" w:color="auto"/>
          </w:divBdr>
          <w:divsChild>
            <w:div w:id="13342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6546">
      <w:bodyDiv w:val="1"/>
      <w:marLeft w:val="0"/>
      <w:marRight w:val="0"/>
      <w:marTop w:val="0"/>
      <w:marBottom w:val="0"/>
      <w:divBdr>
        <w:top w:val="none" w:sz="0" w:space="0" w:color="auto"/>
        <w:left w:val="none" w:sz="0" w:space="0" w:color="auto"/>
        <w:bottom w:val="none" w:sz="0" w:space="0" w:color="auto"/>
        <w:right w:val="none" w:sz="0" w:space="0" w:color="auto"/>
      </w:divBdr>
      <w:divsChild>
        <w:div w:id="1898123221">
          <w:marLeft w:val="0"/>
          <w:marRight w:val="0"/>
          <w:marTop w:val="0"/>
          <w:marBottom w:val="0"/>
          <w:divBdr>
            <w:top w:val="none" w:sz="0" w:space="0" w:color="auto"/>
            <w:left w:val="none" w:sz="0" w:space="0" w:color="auto"/>
            <w:bottom w:val="none" w:sz="0" w:space="0" w:color="auto"/>
            <w:right w:val="none" w:sz="0" w:space="0" w:color="auto"/>
          </w:divBdr>
          <w:divsChild>
            <w:div w:id="14020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164">
      <w:bodyDiv w:val="1"/>
      <w:marLeft w:val="0"/>
      <w:marRight w:val="0"/>
      <w:marTop w:val="0"/>
      <w:marBottom w:val="0"/>
      <w:divBdr>
        <w:top w:val="none" w:sz="0" w:space="0" w:color="auto"/>
        <w:left w:val="none" w:sz="0" w:space="0" w:color="auto"/>
        <w:bottom w:val="none" w:sz="0" w:space="0" w:color="auto"/>
        <w:right w:val="none" w:sz="0" w:space="0" w:color="auto"/>
      </w:divBdr>
      <w:divsChild>
        <w:div w:id="926428856">
          <w:marLeft w:val="0"/>
          <w:marRight w:val="0"/>
          <w:marTop w:val="0"/>
          <w:marBottom w:val="0"/>
          <w:divBdr>
            <w:top w:val="none" w:sz="0" w:space="0" w:color="auto"/>
            <w:left w:val="none" w:sz="0" w:space="0" w:color="auto"/>
            <w:bottom w:val="none" w:sz="0" w:space="0" w:color="auto"/>
            <w:right w:val="none" w:sz="0" w:space="0" w:color="auto"/>
          </w:divBdr>
          <w:divsChild>
            <w:div w:id="1858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538">
      <w:bodyDiv w:val="1"/>
      <w:marLeft w:val="0"/>
      <w:marRight w:val="0"/>
      <w:marTop w:val="0"/>
      <w:marBottom w:val="0"/>
      <w:divBdr>
        <w:top w:val="none" w:sz="0" w:space="0" w:color="auto"/>
        <w:left w:val="none" w:sz="0" w:space="0" w:color="auto"/>
        <w:bottom w:val="none" w:sz="0" w:space="0" w:color="auto"/>
        <w:right w:val="none" w:sz="0" w:space="0" w:color="auto"/>
      </w:divBdr>
      <w:divsChild>
        <w:div w:id="1886716827">
          <w:marLeft w:val="0"/>
          <w:marRight w:val="0"/>
          <w:marTop w:val="0"/>
          <w:marBottom w:val="0"/>
          <w:divBdr>
            <w:top w:val="none" w:sz="0" w:space="0" w:color="auto"/>
            <w:left w:val="none" w:sz="0" w:space="0" w:color="auto"/>
            <w:bottom w:val="none" w:sz="0" w:space="0" w:color="auto"/>
            <w:right w:val="none" w:sz="0" w:space="0" w:color="auto"/>
          </w:divBdr>
          <w:divsChild>
            <w:div w:id="6746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43">
      <w:bodyDiv w:val="1"/>
      <w:marLeft w:val="0"/>
      <w:marRight w:val="0"/>
      <w:marTop w:val="0"/>
      <w:marBottom w:val="0"/>
      <w:divBdr>
        <w:top w:val="none" w:sz="0" w:space="0" w:color="auto"/>
        <w:left w:val="none" w:sz="0" w:space="0" w:color="auto"/>
        <w:bottom w:val="none" w:sz="0" w:space="0" w:color="auto"/>
        <w:right w:val="none" w:sz="0" w:space="0" w:color="auto"/>
      </w:divBdr>
      <w:divsChild>
        <w:div w:id="652566247">
          <w:marLeft w:val="0"/>
          <w:marRight w:val="0"/>
          <w:marTop w:val="0"/>
          <w:marBottom w:val="0"/>
          <w:divBdr>
            <w:top w:val="none" w:sz="0" w:space="0" w:color="auto"/>
            <w:left w:val="none" w:sz="0" w:space="0" w:color="auto"/>
            <w:bottom w:val="none" w:sz="0" w:space="0" w:color="auto"/>
            <w:right w:val="none" w:sz="0" w:space="0" w:color="auto"/>
          </w:divBdr>
          <w:divsChild>
            <w:div w:id="842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28">
      <w:bodyDiv w:val="1"/>
      <w:marLeft w:val="0"/>
      <w:marRight w:val="0"/>
      <w:marTop w:val="0"/>
      <w:marBottom w:val="0"/>
      <w:divBdr>
        <w:top w:val="none" w:sz="0" w:space="0" w:color="auto"/>
        <w:left w:val="none" w:sz="0" w:space="0" w:color="auto"/>
        <w:bottom w:val="none" w:sz="0" w:space="0" w:color="auto"/>
        <w:right w:val="none" w:sz="0" w:space="0" w:color="auto"/>
      </w:divBdr>
      <w:divsChild>
        <w:div w:id="1604528587">
          <w:marLeft w:val="0"/>
          <w:marRight w:val="0"/>
          <w:marTop w:val="0"/>
          <w:marBottom w:val="0"/>
          <w:divBdr>
            <w:top w:val="none" w:sz="0" w:space="0" w:color="auto"/>
            <w:left w:val="none" w:sz="0" w:space="0" w:color="auto"/>
            <w:bottom w:val="none" w:sz="0" w:space="0" w:color="auto"/>
            <w:right w:val="none" w:sz="0" w:space="0" w:color="auto"/>
          </w:divBdr>
          <w:divsChild>
            <w:div w:id="1293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708">
      <w:bodyDiv w:val="1"/>
      <w:marLeft w:val="0"/>
      <w:marRight w:val="0"/>
      <w:marTop w:val="0"/>
      <w:marBottom w:val="0"/>
      <w:divBdr>
        <w:top w:val="none" w:sz="0" w:space="0" w:color="auto"/>
        <w:left w:val="none" w:sz="0" w:space="0" w:color="auto"/>
        <w:bottom w:val="none" w:sz="0" w:space="0" w:color="auto"/>
        <w:right w:val="none" w:sz="0" w:space="0" w:color="auto"/>
      </w:divBdr>
      <w:divsChild>
        <w:div w:id="10570747">
          <w:marLeft w:val="0"/>
          <w:marRight w:val="0"/>
          <w:marTop w:val="0"/>
          <w:marBottom w:val="0"/>
          <w:divBdr>
            <w:top w:val="none" w:sz="0" w:space="0" w:color="auto"/>
            <w:left w:val="none" w:sz="0" w:space="0" w:color="auto"/>
            <w:bottom w:val="none" w:sz="0" w:space="0" w:color="auto"/>
            <w:right w:val="none" w:sz="0" w:space="0" w:color="auto"/>
          </w:divBdr>
          <w:divsChild>
            <w:div w:id="12863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9147">
      <w:bodyDiv w:val="1"/>
      <w:marLeft w:val="0"/>
      <w:marRight w:val="0"/>
      <w:marTop w:val="0"/>
      <w:marBottom w:val="0"/>
      <w:divBdr>
        <w:top w:val="none" w:sz="0" w:space="0" w:color="auto"/>
        <w:left w:val="none" w:sz="0" w:space="0" w:color="auto"/>
        <w:bottom w:val="none" w:sz="0" w:space="0" w:color="auto"/>
        <w:right w:val="none" w:sz="0" w:space="0" w:color="auto"/>
      </w:divBdr>
      <w:divsChild>
        <w:div w:id="1339625529">
          <w:marLeft w:val="0"/>
          <w:marRight w:val="0"/>
          <w:marTop w:val="0"/>
          <w:marBottom w:val="0"/>
          <w:divBdr>
            <w:top w:val="none" w:sz="0" w:space="0" w:color="auto"/>
            <w:left w:val="none" w:sz="0" w:space="0" w:color="auto"/>
            <w:bottom w:val="none" w:sz="0" w:space="0" w:color="auto"/>
            <w:right w:val="none" w:sz="0" w:space="0" w:color="auto"/>
          </w:divBdr>
          <w:divsChild>
            <w:div w:id="1462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18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413">
          <w:marLeft w:val="0"/>
          <w:marRight w:val="0"/>
          <w:marTop w:val="0"/>
          <w:marBottom w:val="0"/>
          <w:divBdr>
            <w:top w:val="none" w:sz="0" w:space="0" w:color="auto"/>
            <w:left w:val="none" w:sz="0" w:space="0" w:color="auto"/>
            <w:bottom w:val="none" w:sz="0" w:space="0" w:color="auto"/>
            <w:right w:val="none" w:sz="0" w:space="0" w:color="auto"/>
          </w:divBdr>
          <w:divsChild>
            <w:div w:id="267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08">
      <w:bodyDiv w:val="1"/>
      <w:marLeft w:val="0"/>
      <w:marRight w:val="0"/>
      <w:marTop w:val="0"/>
      <w:marBottom w:val="0"/>
      <w:divBdr>
        <w:top w:val="none" w:sz="0" w:space="0" w:color="auto"/>
        <w:left w:val="none" w:sz="0" w:space="0" w:color="auto"/>
        <w:bottom w:val="none" w:sz="0" w:space="0" w:color="auto"/>
        <w:right w:val="none" w:sz="0" w:space="0" w:color="auto"/>
      </w:divBdr>
      <w:divsChild>
        <w:div w:id="1004867124">
          <w:marLeft w:val="0"/>
          <w:marRight w:val="0"/>
          <w:marTop w:val="0"/>
          <w:marBottom w:val="0"/>
          <w:divBdr>
            <w:top w:val="none" w:sz="0" w:space="0" w:color="auto"/>
            <w:left w:val="none" w:sz="0" w:space="0" w:color="auto"/>
            <w:bottom w:val="none" w:sz="0" w:space="0" w:color="auto"/>
            <w:right w:val="none" w:sz="0" w:space="0" w:color="auto"/>
          </w:divBdr>
          <w:divsChild>
            <w:div w:id="2024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657">
      <w:bodyDiv w:val="1"/>
      <w:marLeft w:val="0"/>
      <w:marRight w:val="0"/>
      <w:marTop w:val="0"/>
      <w:marBottom w:val="0"/>
      <w:divBdr>
        <w:top w:val="none" w:sz="0" w:space="0" w:color="auto"/>
        <w:left w:val="none" w:sz="0" w:space="0" w:color="auto"/>
        <w:bottom w:val="none" w:sz="0" w:space="0" w:color="auto"/>
        <w:right w:val="none" w:sz="0" w:space="0" w:color="auto"/>
      </w:divBdr>
      <w:divsChild>
        <w:div w:id="269901377">
          <w:marLeft w:val="0"/>
          <w:marRight w:val="0"/>
          <w:marTop w:val="0"/>
          <w:marBottom w:val="0"/>
          <w:divBdr>
            <w:top w:val="none" w:sz="0" w:space="0" w:color="auto"/>
            <w:left w:val="none" w:sz="0" w:space="0" w:color="auto"/>
            <w:bottom w:val="none" w:sz="0" w:space="0" w:color="auto"/>
            <w:right w:val="none" w:sz="0" w:space="0" w:color="auto"/>
          </w:divBdr>
          <w:divsChild>
            <w:div w:id="3795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4120">
      <w:bodyDiv w:val="1"/>
      <w:marLeft w:val="0"/>
      <w:marRight w:val="0"/>
      <w:marTop w:val="0"/>
      <w:marBottom w:val="0"/>
      <w:divBdr>
        <w:top w:val="none" w:sz="0" w:space="0" w:color="auto"/>
        <w:left w:val="none" w:sz="0" w:space="0" w:color="auto"/>
        <w:bottom w:val="none" w:sz="0" w:space="0" w:color="auto"/>
        <w:right w:val="none" w:sz="0" w:space="0" w:color="auto"/>
      </w:divBdr>
      <w:divsChild>
        <w:div w:id="671758803">
          <w:marLeft w:val="0"/>
          <w:marRight w:val="0"/>
          <w:marTop w:val="0"/>
          <w:marBottom w:val="0"/>
          <w:divBdr>
            <w:top w:val="none" w:sz="0" w:space="0" w:color="auto"/>
            <w:left w:val="none" w:sz="0" w:space="0" w:color="auto"/>
            <w:bottom w:val="none" w:sz="0" w:space="0" w:color="auto"/>
            <w:right w:val="none" w:sz="0" w:space="0" w:color="auto"/>
          </w:divBdr>
          <w:divsChild>
            <w:div w:id="157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17049</Words>
  <Characters>97183</Characters>
  <Application>Microsoft Office Word</Application>
  <DocSecurity>0</DocSecurity>
  <Lines>809</Lines>
  <Paragraphs>228</Paragraphs>
  <ScaleCrop>false</ScaleCrop>
  <Company/>
  <LinksUpToDate>false</LinksUpToDate>
  <CharactersWithSpaces>114004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cp:lastModifiedBy>Takeshi Kondo</cp:lastModifiedBy>
  <cp:revision>1</cp:revision>
  <dcterms:created xsi:type="dcterms:W3CDTF">2026-03-18T05:49:00Z</dcterms:created>
  <dcterms:modified xsi:type="dcterms:W3CDTF">2026-03-18T05:51:00Z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
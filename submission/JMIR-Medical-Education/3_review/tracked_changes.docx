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C5F1" w14:textId="77777777" w:rsidR="00F8232D" w:rsidRDefault="006558BB">
      <w:pPr>
        <w:pStyle w:val="Heading2"/>
      </w:pPr>
      <w:bookmarkStart w:id="20" w:name="original-paper"/>
      <w:r>
        <w:t>Original Paper</w:t>
      </w:r>
    </w:p>
    <w:p w14:paraId="521BB532" w14:textId="77777777" w:rsidR="00F8232D" w:rsidRDefault="006558BB">
      <w:pPr>
        <w:pStyle w:val="Heading1"/>
      </w:pPr>
      <w:bookmarkStart w:id="21" w:name="Xb0a100bcd5c2d029ed21b1f2e717aceebd65656"/>
      <w:bookmarkEnd w:id="20"/>
      <w:r>
        <w:t>AI-generated versus human supervisor feedback on medical students’ clinical clerkship logs: convergent mixed methods study</w:t>
      </w:r>
    </w:p>
    <w:p w14:paraId="0C0328BE" w14:textId="77777777" w:rsidR="00F8232D" w:rsidRDefault="006558BB">
      <w:pPr>
        <w:pStyle w:val="FirstParagraph"/>
      </w:pPr>
      <w:r>
        <w:t>Takeshi Kondo ,MD, MHPE, PhD; Jeroen Donkers, PhD; Hiroshi Nishigori, MD, MMEd, PhD; Sanne Rovers, PhD; Sylvia Heeneman, PhD</w:t>
      </w:r>
    </w:p>
    <w:p w14:paraId="703EB1E0" w14:textId="77777777" w:rsidR="00F8232D" w:rsidRDefault="006558BB">
      <w:pPr>
        <w:pStyle w:val="BodyText"/>
      </w:pPr>
      <w:r>
        <w:t>Corresponding author: Takeshi Kondo, MD, MHPE, PhD Department of General Medicine/Family &amp; Community Medicine, Nagoya University Graduate School of Medicine, Nagoya, Japan 65, Tsurumai-cho, Showa-ku, Nagoya-city, Aichi,  Japan  E-mail: ncukondo@gmail.com;  Tel: +81-52-741-2111 Fax: +81-52-741-2111 ORCID ID: https://orcid.org/0000-0002-3307-671X</w:t>
      </w:r>
    </w:p>
    <w:p w14:paraId="303AC8B3" w14:textId="77777777" w:rsidR="00F8232D" w:rsidRDefault="006558BB">
      <w:pPr>
        <w:pStyle w:val="Heading2"/>
      </w:pPr>
      <w:bookmarkStart w:id="22" w:name="abstract"/>
      <w:r>
        <w:t>Abstract</w:t>
      </w:r>
    </w:p>
    <w:p w14:paraId="5A324B46" w14:textId="77777777" w:rsidR="00F8232D" w:rsidRDefault="006558BB">
      <w:pPr>
        <w:pStyle w:val="FirstParagraph"/>
      </w:pPr>
      <w:r>
        <w:rPr>
          <w:b/>
          <w:bCs/>
        </w:rPr>
        <w:t>Background:</w:t>
      </w:r>
      <w:r>
        <w:t xml:space="preserve"> 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14:paraId="567EAADF" w14:textId="77777777" w:rsidR="00F8232D" w:rsidRDefault="006558BB">
      <w:pPr>
        <w:pStyle w:val="BodyText"/>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546E232C" w14:textId="77777777" w:rsidR="00F8232D" w:rsidRDefault="006558BB">
      <w:pPr>
        <w:pStyle w:val="BodyText"/>
      </w:pPr>
      <w:r>
        <w:rPr>
          <w:b/>
          <w:bCs/>
        </w:rPr>
        <w:t>Methods:</w:t>
      </w:r>
      <w:r>
        <w:t xml:space="preserve"> 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w:t>
      </w:r>
      <w:r>
        <w:t>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14:paraId="204839FC" w14:textId="77777777" w:rsidR="00F8232D" w:rsidRDefault="006558BB">
      <w:pPr>
        <w:pStyle w:val="BodyText"/>
      </w:pPr>
      <w:r>
        <w:rPr>
          <w:b/>
          <w:bCs/>
        </w:rPr>
        <w:t>Results:</w:t>
      </w:r>
      <w:r>
        <w:t xml:space="preserve"> AI feedback was significantly longer than supervisor feedback (mean 382 vs 98 characters; Cohen </w:t>
      </w:r>
      <w:r>
        <w:rPr>
          <w:i/>
          <w:iCs/>
        </w:rPr>
        <w:t>d</w:t>
      </w:r>
      <w:r>
        <w:t xml:space="preserve">=2.84, 95% CI 2.50–3.19; </w:t>
      </w:r>
      <w:r>
        <w:rPr>
          <w:i/>
          <w:iCs/>
        </w:rPr>
        <w:t>P</w:t>
      </w:r>
      <w:r>
        <w:t xml:space="preserve">&lt;.001). Cumulative link mixed models showed AI scored higher on criteria-based (OR 11.81, 95% CI 7.64–18.27; </w:t>
      </w:r>
      <w:r>
        <w:rPr>
          <w:i/>
          <w:iCs/>
        </w:rPr>
        <w:t>P</w:t>
      </w:r>
      <w:r>
        <w:t xml:space="preserve">&lt;.001) and clear direction (OR 6.61, 95% CI 4.35–10.06; </w:t>
      </w:r>
      <w:r>
        <w:rPr>
          <w:i/>
          <w:iCs/>
        </w:rPr>
        <w:t>P</w:t>
      </w:r>
      <w:r>
        <w:t xml:space="preserve">&lt;.001), with no significant differences on accuracy (OR 1.35, 95% CI 0.91–2.00; </w:t>
      </w:r>
      <w:r>
        <w:rPr>
          <w:i/>
          <w:iCs/>
        </w:rPr>
        <w:t>P</w:t>
      </w:r>
      <w:r>
        <w:t xml:space="preserve">&gt;.99), prioritization (OR 1.70, 95% CI 1.16–2.50; </w:t>
      </w:r>
      <w:r>
        <w:rPr>
          <w:i/>
          <w:iCs/>
        </w:rPr>
        <w:t>P</w:t>
      </w:r>
      <w:r>
        <w:t xml:space="preserve">=.098), or supportive tone (OR 1.34, 95% CI 0.87–2.06; </w:t>
      </w:r>
      <w:r>
        <w:rPr>
          <w:i/>
          <w:iCs/>
        </w:rPr>
        <w:t>P</w:t>
      </w:r>
      <w:r>
        <w:t>&gt;.99). AI feedback showed greater</w:t>
      </w:r>
      <w:r>
        <w:t xml:space="preserve"> consistency (variance ratio 3.9:1; Levene </w:t>
      </w:r>
      <w:r>
        <w:rPr>
          <w:i/>
          <w:iCs/>
        </w:rPr>
        <w:t>F</w:t>
      </w:r>
      <w:r>
        <w:t xml:space="preserve">(1,320)=73.20, </w:t>
      </w:r>
      <w:r>
        <w:rPr>
          <w:i/>
          <w:iCs/>
        </w:rPr>
        <w:t>P</w:t>
      </w:r>
      <w:r>
        <w:t>&lt;.001).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14:paraId="0DE53AB6" w14:textId="77777777" w:rsidR="00F8232D" w:rsidRDefault="006558BB">
      <w:pPr>
        <w:pStyle w:val="BodyText"/>
      </w:pPr>
      <w:r>
        <w:rPr>
          <w:b/>
          <w:bCs/>
        </w:rPr>
        <w:t>Conclusions:</w:t>
      </w:r>
      <w:r>
        <w:t xml:space="preserve"> 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w:t>
      </w:r>
      <w:r>
        <w:t>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14:paraId="2E0A1A81" w14:textId="77777777" w:rsidR="00F8232D" w:rsidRDefault="006558BB">
      <w:pPr>
        <w:pStyle w:val="BodyText"/>
      </w:pPr>
      <w:r>
        <w:t>Keywords: artificial intelligence; clinical clerkship; feedback; large language model; medical education; mixed-methods research</w:t>
      </w:r>
    </w:p>
    <w:p w14:paraId="54A79E27" w14:textId="77777777" w:rsidR="00F8232D" w:rsidRDefault="006558BB">
      <w:pPr>
        <w:pStyle w:val="Heading2"/>
      </w:pPr>
      <w:bookmarkStart w:id="23" w:name="introduction"/>
      <w:bookmarkEnd w:id="22"/>
      <w:r>
        <w:t>Introduction</w:t>
      </w:r>
    </w:p>
    <w:p w14:paraId="3D6B2F76" w14:textId="77777777" w:rsidR="00F8232D" w:rsidRDefault="006558BB">
      <w:pPr>
        <w:pStyle w:val="Heading3"/>
      </w:pPr>
      <w:bookmarkStart w:id="24" w:name="background"/>
      <w:r>
        <w:t>Background</w:t>
      </w:r>
    </w:p>
    <w:p w14:paraId="54088DEB" w14:textId="77777777" w:rsidR="00F8232D" w:rsidRDefault="006558BB">
      <w:pPr>
        <w:pStyle w:val="FirstParagraph"/>
      </w:pPr>
      <w:r>
        <w:t xml:space="preserve">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w:t>
      </w:r>
      <w:r>
        <w:t>multiple tasks, which puts a strain on the time they have to support learning through feedback [9]. Particularly regarding written feedback, supervising physicians are often unable to provide this in a sufficiently elaborated manner [9,10].</w:t>
      </w:r>
    </w:p>
    <w:p w14:paraId="67395838" w14:textId="77777777" w:rsidR="00F8232D" w:rsidRDefault="006558BB">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w:t>
      </w:r>
      <w:r>
        <w:t>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w:t>
      </w:r>
      <w:r>
        <w:t>at AI can generate high-quality feedback argue that AI feedback should complement rather than replace human feedback, citing student preferences and the responsibility that human instructors should maintain [20–22].</w:t>
      </w:r>
    </w:p>
    <w:p w14:paraId="1DFA531C" w14:textId="77777777" w:rsidR="00F8232D" w:rsidRDefault="006558BB">
      <w:pPr>
        <w:pStyle w:val="Heading3"/>
      </w:pPr>
      <w:bookmarkStart w:id="25" w:name="rationale-and-research-question"/>
      <w:bookmarkEnd w:id="24"/>
      <w:r>
        <w:t>Rationale and research question</w:t>
      </w:r>
    </w:p>
    <w:p w14:paraId="275308D4" w14:textId="77777777" w:rsidR="00F8232D" w:rsidRDefault="006558BB">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w:t>
      </w:r>
      <w:r>
        <w:t>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w:t>
      </w:r>
      <w:r>
        <w:t xml:space="preserv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w:t>
      </w:r>
      <w:r>
        <w:t>rgences likely relate to contextual variation such as differences in discipline, task authenticity, and assessment purpose.</w:t>
      </w:r>
    </w:p>
    <w:p w14:paraId="37867493" w14:textId="77777777" w:rsidR="00F8232D" w:rsidRDefault="006558BB">
      <w:pPr>
        <w:pStyle w:val="BodyText"/>
      </w:pPr>
      <w:r>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w:t>
      </w:r>
      <w:r>
        <w:t>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3C32F0C9" w14:textId="77777777" w:rsidR="00F8232D" w:rsidRDefault="006558BB">
      <w:pPr>
        <w:pStyle w:val="BodyText"/>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w:t>
      </w:r>
      <w:r>
        <w:t>iffer when applied to medical students’ clinical clerkship logs?</w:t>
      </w:r>
    </w:p>
    <w:p w14:paraId="094C3081" w14:textId="77777777" w:rsidR="00F8232D" w:rsidRDefault="006558BB">
      <w:pPr>
        <w:pStyle w:val="Heading2"/>
      </w:pPr>
      <w:bookmarkStart w:id="26" w:name="methods"/>
      <w:bookmarkEnd w:id="23"/>
      <w:bookmarkEnd w:id="25"/>
      <w:r>
        <w:t>Methods</w:t>
      </w:r>
    </w:p>
    <w:p w14:paraId="4AED8467" w14:textId="77777777" w:rsidR="00F8232D" w:rsidRDefault="006558BB">
      <w:pPr>
        <w:pStyle w:val="Heading3"/>
      </w:pPr>
      <w:bookmarkStart w:id="27" w:name="setting"/>
      <w:r>
        <w:t>Setting</w:t>
      </w:r>
    </w:p>
    <w:p w14:paraId="14FD3E75" w14:textId="77777777" w:rsidR="00F8232D" w:rsidRDefault="006558BB">
      <w:pPr>
        <w:pStyle w:val="FirstParagraph"/>
      </w:pPr>
      <w:r>
        <w:t>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w:t>
      </w:r>
      <w:r>
        <w:t>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w:t>
      </w:r>
      <w:r>
        <w:t>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w:t>
      </w:r>
      <w:r>
        <w:t>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w:t>
      </w:r>
      <w:r>
        <w:t xml:space="preserve">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w:t>
      </w:r>
      <w:r>
        <w:t>ed during clinical supervision, although the relative emphasis varied across supervisors and departments.</w:t>
      </w:r>
    </w:p>
    <w:p w14:paraId="5251DC94" w14:textId="77777777" w:rsidR="00F8232D" w:rsidRDefault="006558BB">
      <w:pPr>
        <w:pStyle w:val="Heading3"/>
      </w:pPr>
      <w:bookmarkStart w:id="28" w:name="design"/>
      <w:bookmarkEnd w:id="27"/>
      <w:r>
        <w:t>Design</w:t>
      </w:r>
    </w:p>
    <w:p w14:paraId="2987FDF2" w14:textId="77777777" w:rsidR="00F8232D" w:rsidRDefault="006558BB">
      <w:pPr>
        <w:pStyle w:val="FirstParagraph"/>
      </w:pPr>
      <w:r>
        <w:t>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w:t>
      </w:r>
      <w:r>
        <w:t>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w:t>
      </w:r>
      <w:r>
        <w:t>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 [18] for quantitative analysis of scores and qualitative analysis</w:t>
      </w:r>
      <w:r>
        <w:t xml:space="preserve"> of free-text comments. Finally, the results of the quantitative and qualitative analyses were integrated to gain deeper insights into the differences between AI and supervisor feedback. The process of preparing and evaluating AI feedback and supervisor feedback is shown in </w:t>
      </w:r>
      <w:r>
        <w:fldChar w:fldCharType="begin"/>
      </w:r>
      <w:r>
        <w:instrText>HYPERLINK \l "fig-flow_to_evaluation" \h</w:instrText>
      </w:r>
      <w:r>
        <w:fldChar w:fldCharType="separate"/>
      </w:r>
      <w:r>
        <w:rPr>
          <w:rStyle w:val="Hyperlink"/>
        </w:rPr>
        <w:t>Figure 1</w:t>
      </w:r>
      <w:r>
        <w:fldChar w:fldCharType="end"/>
      </w:r>
      <w:r>
        <w:t>.</w:t>
      </w:r>
    </w:p>
    <w:tbl>
      <w:tblPr>
        <w:tblStyle w:val="Table"/>
        <w:tblW w:w="5000" w:type="pct"/>
        <w:tblLayout w:type="fixed"/>
        <w:tblLook w:val="0000" w:firstRow="0" w:lastRow="0" w:firstColumn="0" w:lastColumn="0" w:noHBand="0" w:noVBand="0"/>
      </w:tblPr>
      <w:tblGrid>
        <w:gridCol w:w="9054"/>
      </w:tblGrid>
      <w:tr w:rsidR="00F8232D" w14:paraId="300A519C" w14:textId="77777777">
        <w:tc>
          <w:tcPr>
            <w:tcW w:w="7920" w:type="dxa"/>
          </w:tcPr>
          <w:p w14:paraId="61260122" w14:textId="77777777" w:rsidR="00F8232D" w:rsidRDefault="006558BB">
            <w:pPr>
              <w:pStyle w:val="Compact"/>
              <w:jc w:val="center"/>
            </w:pPr>
            <w:bookmarkStart w:id="29" w:name="fig-flow_to_evaluation"/>
            <w:r>
              <w:rPr>
                <w:noProof/>
              </w:rPr>
              <w:drawing>
                <wp:inline distT="0" distB="0" distL="0" distR="0" wp14:anchorId="672390BF" wp14:editId="5A74D387">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0A06557D" w14:textId="77777777" w:rsidR="00F8232D" w:rsidRDefault="006558BB">
            <w:pPr>
              <w:pStyle w:val="ImageCaption"/>
              <w:spacing w:before="200"/>
            </w:pPr>
            <w:r>
              <w:t>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tc>
        <w:bookmarkEnd w:id="29"/>
      </w:tr>
    </w:tbl>
    <w:p w14:paraId="16E9A62A" w14:textId="77777777" w:rsidR="00F8232D" w:rsidRDefault="006558BB">
      <w:pPr>
        <w:pStyle w:val="Heading3"/>
      </w:pPr>
      <w:bookmarkStart w:id="30" w:name="participants"/>
      <w:bookmarkEnd w:id="28"/>
      <w:r>
        <w:t>Participants</w:t>
      </w:r>
    </w:p>
    <w:p w14:paraId="1C986098" w14:textId="77777777" w:rsidR="00F8232D" w:rsidRDefault="006558BB">
      <w:pPr>
        <w:pStyle w:val="Heading4"/>
      </w:pPr>
      <w:bookmarkStart w:id="31" w:name="inclusion-and-exclusion"/>
      <w:r>
        <w:t>Inclusion and Exclusion</w:t>
      </w:r>
    </w:p>
    <w:p w14:paraId="1CBE57B3" w14:textId="77777777" w:rsidR="00F8232D" w:rsidRDefault="006558BB">
      <w:pPr>
        <w:pStyle w:val="FirstParagraph"/>
      </w:pPr>
      <w:r>
        <w:t>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14:paraId="4D373582" w14:textId="77777777" w:rsidR="00F8232D" w:rsidRDefault="006558BB">
      <w:pPr>
        <w:pStyle w:val="BodyText"/>
      </w:pPr>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p w14:paraId="5A0CA101" w14:textId="77777777" w:rsidR="00F8232D" w:rsidRDefault="006558BB">
      <w:pPr>
        <w:pStyle w:val="Heading4"/>
      </w:pPr>
      <w:bookmarkStart w:id="32" w:name="participant-characteristics"/>
      <w:bookmarkEnd w:id="31"/>
      <w:r>
        <w:t>Participant Characteristics</w:t>
      </w:r>
    </w:p>
    <w:p w14:paraId="318988F8" w14:textId="77777777" w:rsidR="00F8232D" w:rsidRDefault="006558BB">
      <w:pPr>
        <w:pStyle w:val="FirstParagraph"/>
      </w:pPr>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p w14:paraId="04585143" w14:textId="77777777" w:rsidR="00F8232D" w:rsidRDefault="006558BB">
      <w:pPr>
        <w:pStyle w:val="Heading4"/>
      </w:pPr>
      <w:bookmarkStart w:id="33" w:name="sampling-procedures"/>
      <w:bookmarkEnd w:id="32"/>
      <w:r>
        <w:t>Sampling Procedures</w:t>
      </w:r>
    </w:p>
    <w:p w14:paraId="4B322F89" w14:textId="77777777" w:rsidR="00F8232D" w:rsidRDefault="006558BB">
      <w:pPr>
        <w:pStyle w:val="FirstParagraph"/>
      </w:pPr>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w:t>
      </w:r>
      <w:r>
        <w:t xml:space="preserve"> from the first author (TK) through documentation and an online meeting prior to their participation.</w:t>
      </w:r>
    </w:p>
    <w:p w14:paraId="5F567D73" w14:textId="77777777" w:rsidR="00F8232D" w:rsidRDefault="006558BB">
      <w:pPr>
        <w:pStyle w:val="Heading3"/>
      </w:pPr>
      <w:bookmarkStart w:id="34" w:name="materials"/>
      <w:bookmarkEnd w:id="30"/>
      <w:bookmarkEnd w:id="33"/>
      <w:r>
        <w:t>Materials</w:t>
      </w:r>
    </w:p>
    <w:p w14:paraId="14178716" w14:textId="77777777" w:rsidR="00F8232D" w:rsidRDefault="006558BB">
      <w:pPr>
        <w:pStyle w:val="Heading4"/>
      </w:pPr>
      <w:bookmarkStart w:id="35" w:name="generating-ai-feedback"/>
      <w:r>
        <w:t>Generating AI Feedback</w:t>
      </w:r>
    </w:p>
    <w:p w14:paraId="65A61674" w14:textId="77777777" w:rsidR="00F8232D" w:rsidRDefault="006558BB">
      <w:pPr>
        <w:pStyle w:val="FirstParagraph"/>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2FB85A93" w14:textId="77777777" w:rsidR="00F8232D" w:rsidRDefault="006558BB">
      <w:pPr>
        <w:pStyle w:val="Heading4"/>
      </w:pPr>
      <w:bookmarkStart w:id="36" w:name="prompt-development"/>
      <w:bookmarkEnd w:id="35"/>
      <w:r>
        <w:t>Prompt Development</w:t>
      </w:r>
    </w:p>
    <w:p w14:paraId="4E778B99" w14:textId="77777777" w:rsidR="00F8232D" w:rsidRDefault="006558BB">
      <w:pPr>
        <w:pStyle w:val="FirstParagraph"/>
      </w:pPr>
      <w:r>
        <w:t>To generate high-quality feedback through large language models, it is crucial to carefully craft the prompts provided to the model [39].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w:t>
      </w:r>
      <w:r>
        <w:t xml:space="preserve">s from [18] 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w:t>
      </w:r>
      <w:r>
        <w:t>generated feedback against previously reported quality criteria [18,40] and fine-tuned the prompts accordingly. Finally, to enhance reproducibility and subsequent integration into our e-portfolio system, we employed the corresponding API of the ChatGPT model (OpenAI Chat Completion API (gpt-4o-2024-05-13)) [41]. Each student log was processed as an independent API call with no shared context between calls, ensuring that feedback for one log could not be influenced by any other log. No maximum token limit (m</w:t>
      </w:r>
      <w:r>
        <w:t>ax_tokens parameter) was set at the API level. The term “AI feedback” is used in this study to indicate the feedback generated through this API.</w:t>
      </w:r>
    </w:p>
    <w:p w14:paraId="5B335063" w14:textId="77777777" w:rsidR="00F8232D" w:rsidRDefault="006558BB">
      <w:pPr>
        <w:pStyle w:val="BodyText"/>
      </w:pPr>
      <w:r>
        <w:t>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w:t>
      </w:r>
      <w:r>
        <w:t xml:space="preserve">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w:t>
      </w:r>
      <w:r>
        <w:t>e the logs were written in Japanese, the prompt was also developed in Japanese. A translation in English of the final prompt is included in the appendix as well as the original Japanese version.</w:t>
      </w:r>
    </w:p>
    <w:p w14:paraId="5A9FBDB4" w14:textId="77777777" w:rsidR="00F8232D" w:rsidRDefault="006558BB">
      <w:pPr>
        <w:pStyle w:val="BodyText"/>
      </w:pPr>
      <w:r>
        <w:t>An important methodological note regarding this design: the prompt explicitly embedded the following five criteria from the Steiss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w:t>
      </w:r>
      <w:r>
        <w:t>rding to their usual clinical practice. This asymmetry means that the study compares a rubric-optimized AI system with naturalistic supervisor feedback rather than constituting a neutral comparison of inherent feedback quality.</w:t>
      </w:r>
    </w:p>
    <w:p w14:paraId="3D3D9721" w14:textId="77777777" w:rsidR="00F8232D" w:rsidRDefault="006558BB">
      <w:pPr>
        <w:pStyle w:val="Heading4"/>
      </w:pPr>
      <w:bookmarkStart w:id="37" w:name="evaluation-instrument"/>
      <w:bookmarkEnd w:id="36"/>
      <w:r>
        <w:t>Evaluation Instrument</w:t>
      </w:r>
    </w:p>
    <w:p w14:paraId="7EDBA6AD" w14:textId="77777777" w:rsidR="00F8232D" w:rsidRDefault="006558BB">
      <w:pPr>
        <w:pStyle w:val="FirstParagraph"/>
      </w:pPr>
      <w:r>
        <w:t>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In contrast, Steiss et al [18] used analytical criteria that evaluate feedback by breaking it down into various elements. This approach aligns with our objective of analyzing how different aspects of feedback d</w:t>
      </w:r>
      <w:r>
        <w:t>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w:t>
      </w:r>
      <w:r>
        <w:t>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14:paraId="4B9624F2" w14:textId="77777777" w:rsidR="00F8232D" w:rsidRDefault="006558BB">
      <w:pPr>
        <w:pStyle w:val="BodyText"/>
      </w:pPr>
      <w:r>
        <w:t>The feedback in this study is in Japanese, and the evaluators are also Japanese, so it was necessary to translate the scoring rubric from English to Japanese. The translation process was conducted based on the Translation, Review, Adjudication, Pretesting, and Documentation (TRAPD) model [42]. This model is designed for the translation of evaluation forms, aiming to perform accurate translations while adapting to linguistic characteristics and cultural contexts that are difficult to address in traditional t</w:t>
      </w:r>
      <w:r>
        <w:t>ranslation processes, and to maintain the intent of the evaluation forms. This model follows five steps: 1) translation, 2) review, 3) adjudication, 4) pretesting, and 5) documentation. Following these steps, the translation was carried out as described below.</w:t>
      </w:r>
    </w:p>
    <w:p w14:paraId="5A14398B" w14:textId="77777777" w:rsidR="00F8232D" w:rsidRDefault="006558BB">
      <w:pPr>
        <w:pStyle w:val="BodyText"/>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w:t>
      </w:r>
      <w:r>
        <w:t>DI), leading to minor adjustments while preserving the original intent. These detailed processes were documented (see Multimedia Appendix 3). This process ensured the translated questionnaire was culturally and contextually appropriate for use in Japan.</w:t>
      </w:r>
    </w:p>
    <w:p w14:paraId="54F07D56" w14:textId="77777777" w:rsidR="00F8232D" w:rsidRDefault="006558BB">
      <w:pPr>
        <w:pStyle w:val="BodyText"/>
      </w:pPr>
      <w:r>
        <w:t>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p w14:paraId="29051F0A" w14:textId="77777777" w:rsidR="00F8232D" w:rsidRDefault="006558BB">
      <w:pPr>
        <w:pStyle w:val="Heading3"/>
      </w:pPr>
      <w:bookmarkStart w:id="38" w:name="sample-size-power-and-precision"/>
      <w:bookmarkEnd w:id="34"/>
      <w:bookmarkEnd w:id="37"/>
      <w:r>
        <w:t>Sample Size, Power, and Precision</w:t>
      </w:r>
    </w:p>
    <w:p w14:paraId="44849175" w14:textId="77777777" w:rsidR="00F8232D" w:rsidRDefault="006558BB">
      <w:pPr>
        <w:pStyle w:val="FirstParagraph"/>
      </w:pPr>
      <w:r>
        <w:t xml:space="preserve">The required sample size for the t-test was calculated using the values published in the paper by [18], that developed the rubric used for quantitative analysis. 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Steiss et al [18]. With power set at 0.8 and alpha at 0.05, 155 data points per group would be needed.</w:t>
      </w:r>
    </w:p>
    <w:p w14:paraId="2CCD12A4" w14:textId="77777777" w:rsidR="00F8232D" w:rsidRDefault="006558BB">
      <w:pPr>
        <w:pStyle w:val="Heading3"/>
      </w:pPr>
      <w:bookmarkStart w:id="39" w:name="data-collection"/>
      <w:bookmarkEnd w:id="38"/>
      <w:r>
        <w:t>Data Collection</w:t>
      </w:r>
    </w:p>
    <w:p w14:paraId="5250EEF3" w14:textId="77777777" w:rsidR="00F8232D" w:rsidRDefault="006558BB">
      <w:pPr>
        <w:pStyle w:val="FirstParagraph"/>
      </w:pPr>
      <w:r>
        <w:t>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w:t>
      </w:r>
      <w:r>
        <w:t>nowledge or suspicion of the source could not influence quality ratings, given that previous research has shown the feedback provider can influence how the feedback is perceived [43,44]. Whether the feedback had been generated by AI or written by a supervising physician was not disclosed to evaluators at the time of evaluation, ensuring they based their assessments solely on the feedback content.</w:t>
      </w:r>
    </w:p>
    <w:p w14:paraId="05EBC429" w14:textId="77777777" w:rsidR="00F8232D" w:rsidRDefault="006558BB">
      <w:pPr>
        <w:pStyle w:val="Heading3"/>
      </w:pPr>
      <w:bookmarkStart w:id="40" w:name="quantitative-analysis"/>
      <w:bookmarkEnd w:id="39"/>
      <w:r>
        <w:t>Quantitative Analysis</w:t>
      </w:r>
    </w:p>
    <w:p w14:paraId="40D1113E" w14:textId="77777777" w:rsidR="00F8232D" w:rsidRDefault="006558BB">
      <w:pPr>
        <w:pStyle w:val="FirstParagraph"/>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w:t>
      </w:r>
      <w:r>
        <w:t>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w:t>
      </w:r>
      <w:r>
        <w:t>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w:t>
      </w:r>
      <w:r>
        <w:t>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w:t>
      </w:r>
      <w:r>
        <w: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2F8F41C7" w14:textId="77777777" w:rsidR="00F8232D" w:rsidRDefault="006558BB">
      <w:pPr>
        <w:pStyle w:val="Heading3"/>
      </w:pPr>
      <w:bookmarkStart w:id="41" w:name="qualitative-analysis"/>
      <w:bookmarkEnd w:id="40"/>
      <w:r>
        <w:t>Qualitative Analysis</w:t>
      </w:r>
    </w:p>
    <w:p w14:paraId="25DB495C" w14:textId="77777777" w:rsidR="00F8232D" w:rsidRDefault="006558BB">
      <w:pPr>
        <w:pStyle w:val="FirstParagraph"/>
      </w:pPr>
      <w:r>
        <w:t xml:space="preserve">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until reaching </w:t>
      </w:r>
      <w:r>
        <w:t>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1A935EA4" w14:textId="77777777" w:rsidR="001163C8" w:rsidRDefault="006558BB">
      <w:pPr>
        <w:pStyle w:val="BodyText"/>
        <w:rPr>
          <w:del w:id="42" w:author="Comparison" w:date="2026-04-22T15:46:00Z" w16du:dateUtc="2026-04-22T06:46:00Z"/>
        </w:rPr>
      </w:pPr>
      <w:del w:id="43" w:author="Comparison" w:date="2026-04-22T15:46:00Z" w16du:dateUtc="2026-04-22T06:46:00Z">
        <w:r>
          <w:delText>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delText>
        </w:r>
      </w:del>
    </w:p>
    <w:p w14:paraId="689A0EA2" w14:textId="77777777" w:rsidR="00F8232D" w:rsidRDefault="006558BB">
      <w:pPr>
        <w:pStyle w:val="Heading4"/>
      </w:pPr>
      <w:bookmarkStart w:id="44" w:name="reflexivity"/>
      <w:r>
        <w:t>Reflexivity</w:t>
      </w:r>
    </w:p>
    <w:p w14:paraId="7930503D" w14:textId="77777777" w:rsidR="00F8232D" w:rsidRDefault="006558BB">
      <w:pPr>
        <w:pStyle w:val="FirstParagraph"/>
      </w:pPr>
      <w:r>
        <w:t>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14:paraId="4D8329DF" w14:textId="77777777" w:rsidR="00F8232D" w:rsidRDefault="006558BB">
      <w:pPr>
        <w:pStyle w:val="BodyText"/>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w:t>
      </w:r>
      <w:r>
        <w:t>ective specialties. To mitigate such biases, discussions were recorded and transparency was maintained during the analysis process, with regular meetings to share and discuss their respective interpretations.</w:t>
      </w:r>
      <w:ins w:id="45" w:author="Comparison" w:date="2026-04-22T15:46:00Z" w16du:dateUtc="2026-04-22T06:46:00Z">
        <w:r>
          <w:t xml:space="preserve"> The research team had no direct supervisory or assessment-related authority over the evaluators who provided the qualitative data; evaluators were recruited independently (see Sampling Procedures) and participated on an opt-in voluntary basis.</w:t>
        </w:r>
      </w:ins>
    </w:p>
    <w:p w14:paraId="3BEA37A3" w14:textId="77777777" w:rsidR="00F8232D" w:rsidRDefault="006558BB">
      <w:pPr>
        <w:pStyle w:val="Heading4"/>
        <w:rPr>
          <w:ins w:id="46" w:author="Comparison" w:date="2026-04-22T15:46:00Z" w16du:dateUtc="2026-04-22T06:46:00Z"/>
        </w:rPr>
      </w:pPr>
      <w:bookmarkStart w:id="47" w:name="methodological-integrity"/>
      <w:bookmarkEnd w:id="44"/>
      <w:ins w:id="48" w:author="Comparison" w:date="2026-04-22T15:46:00Z" w16du:dateUtc="2026-04-22T06:46:00Z">
        <w:r>
          <w:t>Methodological Integrity</w:t>
        </w:r>
      </w:ins>
    </w:p>
    <w:p w14:paraId="23654A13" w14:textId="77777777" w:rsidR="00F8232D" w:rsidRDefault="006558BB">
      <w:pPr>
        <w:pStyle w:val="FirstParagraph"/>
        <w:rPr>
          <w:ins w:id="49" w:author="Comparison" w:date="2026-04-22T15:46:00Z" w16du:dateUtc="2026-04-22T06:46:00Z"/>
        </w:rPr>
      </w:pPr>
      <w:ins w:id="50" w:author="Comparison" w:date="2026-04-22T15:46:00Z" w16du:dateUtc="2026-04-22T06:46:00Z">
        <w:r>
          <w:t xml:space="preserve">Methodological integrity was pursued along the two dimensions articulated in the APA Journal Article Reporting Standards for Qualitative Research [48]: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w:t>
        </w:r>
        <w:r>
          <w:t>in the conventional sense, we treated the breadth of the evaluator pool (two assessor types and multiple specialties) as the operational criterion for sufficiency. Themes are illustrated in the Results section with verbatim excerpts to maintain groundedness.</w:t>
        </w:r>
      </w:ins>
    </w:p>
    <w:p w14:paraId="7FD776EB" w14:textId="77777777" w:rsidR="00F8232D" w:rsidRDefault="006558BB">
      <w:pPr>
        <w:pStyle w:val="BodyText"/>
        <w:rPr>
          <w:ins w:id="51" w:author="Comparison" w:date="2026-04-22T15:46:00Z" w16du:dateUtc="2026-04-22T06:46:00Z"/>
        </w:rPr>
      </w:pPr>
      <w:ins w:id="52" w:author="Comparison" w:date="2026-04-22T15:46:00Z" w16du:dateUtc="2026-04-22T06:46:00Z">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w:t>
        </w:r>
        <w:r>
          <w:t>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ins>
    </w:p>
    <w:p w14:paraId="07FA022C" w14:textId="77777777" w:rsidR="00F8232D" w:rsidRDefault="006558BB">
      <w:pPr>
        <w:pStyle w:val="BodyText"/>
        <w:rPr>
          <w:ins w:id="53" w:author="Comparison" w:date="2026-04-22T15:46:00Z" w16du:dateUtc="2026-04-22T06:46:00Z"/>
        </w:rPr>
      </w:pPr>
      <w:ins w:id="54" w:author="Comparison" w:date="2026-04-22T15:46:00Z" w16du:dateUtc="2026-04-22T06:46:00Z">
        <w:r>
          <w:t>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w:t>
        </w:r>
        <w:r>
          <w:t>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ins>
    </w:p>
    <w:p w14:paraId="1D31FB92" w14:textId="77777777" w:rsidR="00F8232D" w:rsidRDefault="006558BB">
      <w:pPr>
        <w:pStyle w:val="Heading3"/>
      </w:pPr>
      <w:bookmarkStart w:id="55" w:name="integration-of-results"/>
      <w:bookmarkEnd w:id="41"/>
      <w:bookmarkEnd w:id="47"/>
      <w:r>
        <w:t>Integration of results</w:t>
      </w:r>
    </w:p>
    <w:p w14:paraId="218CE29D" w14:textId="77777777" w:rsidR="00F8232D" w:rsidRDefault="006558BB">
      <w:pPr>
        <w:pStyle w:val="FirstParagraph"/>
      </w:pPr>
      <w:r>
        <w:t>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w:t>
      </w:r>
      <w:del w:id="56" w:author="Comparison" w:date="2026-04-22T15:46:00Z" w16du:dateUtc="2026-04-22T06:46:00Z">
        <w:r>
          <w:delText>48,</w:delText>
        </w:r>
      </w:del>
      <w:r>
        <w:t>49</w:t>
      </w:r>
      <w:ins w:id="57" w:author="Comparison" w:date="2026-04-22T15:46:00Z" w16du:dateUtc="2026-04-22T06:46:00Z">
        <w:r>
          <w:t>,50</w:t>
        </w:r>
      </w:ins>
      <w:r>
        <w:t>].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34DE5AF5" w14:textId="77777777" w:rsidR="00F8232D" w:rsidRDefault="006558BB">
      <w:pPr>
        <w:pStyle w:val="Heading3"/>
      </w:pPr>
      <w:bookmarkStart w:id="58" w:name="ethical-considerations"/>
      <w:bookmarkEnd w:id="55"/>
      <w:r>
        <w:t>Ethical considerations</w:t>
      </w:r>
    </w:p>
    <w:p w14:paraId="51542C24" w14:textId="77777777" w:rsidR="00F8232D" w:rsidRDefault="006558BB">
      <w:pPr>
        <w:pStyle w:val="FirstParagraph"/>
      </w:pPr>
      <w:r>
        <w:t>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w:t>
      </w:r>
      <w:r>
        <w:t>.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w:t>
      </w:r>
      <w:r>
        <w:t xml:space="preserve">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w:t>
      </w:r>
      <w:r>
        <w:t>, figures, or supplementary materials.</w:t>
      </w:r>
    </w:p>
    <w:p w14:paraId="252E3154" w14:textId="77777777" w:rsidR="00F8232D" w:rsidRDefault="006558BB">
      <w:pPr>
        <w:pStyle w:val="Heading2"/>
      </w:pPr>
      <w:bookmarkStart w:id="59" w:name="results"/>
      <w:bookmarkEnd w:id="26"/>
      <w:bookmarkEnd w:id="58"/>
      <w:r>
        <w:t>Results</w:t>
      </w:r>
    </w:p>
    <w:p w14:paraId="78272B98" w14:textId="77777777" w:rsidR="00F8232D" w:rsidRDefault="006558BB">
      <w:pPr>
        <w:pStyle w:val="FirstParagraph"/>
      </w:pPr>
      <w:r>
        <w:t>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w:t>
      </w:r>
      <w:r>
        <w:t xml:space="preserve">nsisting of a student’s clerkship logs for one week, supervisor feedback, and AI feedback. The weekly clerkship logs varied considerably in length (mean 675.2 characters, SD 459.8; median 551; range 51–2,342). The number of datasets, students, and supervisors by department is shown in </w:t>
      </w:r>
      <w:r>
        <w:fldChar w:fldCharType="begin"/>
      </w:r>
      <w:r>
        <w:instrText>HYPERLINK \l "tbl-dataset_summary" \h</w:instrText>
      </w:r>
      <w:r>
        <w:fldChar w:fldCharType="separate"/>
      </w:r>
      <w:r>
        <w:rPr>
          <w:rStyle w:val="Hyperlink"/>
        </w:rPr>
        <w:t>Table 1</w:t>
      </w:r>
      <w:r>
        <w:fldChar w:fldCharType="end"/>
      </w:r>
      <w:r>
        <w:t>.</w:t>
      </w:r>
    </w:p>
    <w:tbl>
      <w:tblPr>
        <w:tblStyle w:val="Table"/>
        <w:tblW w:w="5000" w:type="pct"/>
        <w:tblLayout w:type="fixed"/>
        <w:tblLook w:val="0000" w:firstRow="0" w:lastRow="0" w:firstColumn="0" w:lastColumn="0" w:noHBand="0" w:noVBand="0"/>
      </w:tblPr>
      <w:tblGrid>
        <w:gridCol w:w="9054"/>
      </w:tblGrid>
      <w:tr w:rsidR="00F8232D" w14:paraId="18B6297B" w14:textId="77777777">
        <w:tc>
          <w:tcPr>
            <w:tcW w:w="7920" w:type="dxa"/>
          </w:tcPr>
          <w:p w14:paraId="11C05C62" w14:textId="77777777" w:rsidR="00F8232D" w:rsidRDefault="006558BB">
            <w:pPr>
              <w:pStyle w:val="ImageCaption"/>
              <w:spacing w:before="200"/>
            </w:pPr>
            <w:bookmarkStart w:id="60" w:name="tbl-dataset_summary"/>
            <w:r>
              <w:t>Table 1: Dataset Summary.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2209"/>
              <w:gridCol w:w="2209"/>
              <w:gridCol w:w="2210"/>
              <w:gridCol w:w="2210"/>
            </w:tblGrid>
            <w:tr w:rsidR="00F8232D" w14:paraId="4233E8E5"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4E050"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E2632" w14:textId="77777777" w:rsidR="00F8232D" w:rsidRDefault="006558BB">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Datasets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4C0A6E" w14:textId="77777777" w:rsidR="00F8232D" w:rsidRDefault="006558BB">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Students†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8F5A1" w14:textId="77777777" w:rsidR="00F8232D" w:rsidRDefault="006558BB">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Supervisors‡</w:t>
                  </w:r>
                </w:p>
              </w:tc>
            </w:tr>
            <w:tr w:rsidR="00F8232D" w14:paraId="68E106C9" w14:textId="77777777" w:rsidTr="00F8232D">
              <w:trPr>
                <w:jc w:val="center"/>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7A7700"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3424B9"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13</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1B25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45581"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F8232D" w14:paraId="760E94C7"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E2D74"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B28C36"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B9E1F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1F6FB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r>
            <w:tr w:rsidR="00F8232D" w14:paraId="4F74D857"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E7E72"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F5A179"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40726E"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2A6C6"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r>
            <w:tr w:rsidR="00F8232D" w14:paraId="6D4C9FAD"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9C5659"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97EE2"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562D1"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5CC709"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r>
            <w:tr w:rsidR="00F8232D" w14:paraId="465EFB6B"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968FE8"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1B8C07"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7ACBA"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0A40A7"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r>
            <w:tr w:rsidR="00F8232D" w14:paraId="7BED26AA"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00CEA"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5C4D10"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0559C6"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1B72E"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F8232D" w14:paraId="7B028C85"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1487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69948"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E34FFF"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0D89B"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F8232D" w14:paraId="72C33AEB"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5BED5"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6B63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A193B"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F6A275"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15</w:t>
                  </w:r>
                </w:p>
              </w:tc>
            </w:tr>
            <w:tr w:rsidR="00F8232D" w14:paraId="7BF0CB73"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83019"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1A0A1F"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31556"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56686C"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19</w:t>
                  </w:r>
                </w:p>
              </w:tc>
            </w:tr>
            <w:tr w:rsidR="00F8232D" w14:paraId="301DED8F"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BA0146"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FB610"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8889A3"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14F594"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r>
            <w:tr w:rsidR="00F8232D" w14:paraId="13A1676E" w14:textId="77777777" w:rsidTr="00F8232D">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2F42A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1D6B0B"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23</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A0656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FFE09"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w:t>
                  </w:r>
                </w:p>
              </w:tc>
            </w:tr>
            <w:tr w:rsidR="00F8232D" w14:paraId="4D8BF615" w14:textId="77777777" w:rsidTr="00F8232D">
              <w:trPr>
                <w:jc w:val="center"/>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9975E"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0B1AA"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C894B"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BE779"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14</w:t>
                  </w:r>
                </w:p>
              </w:tc>
            </w:tr>
            <w:tr w:rsidR="00F8232D" w14:paraId="1061C0BF" w14:textId="77777777" w:rsidTr="00F8232D">
              <w:trPr>
                <w:jc w:val="center"/>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6C5767" w14:textId="77777777" w:rsidR="00F8232D" w:rsidRDefault="006558BB">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*Except for A, B, and C Community Hospital, all departments are affiliated with Nagoya University.</w:t>
                  </w:r>
                </w:p>
              </w:tc>
            </w:tr>
            <w:tr w:rsidR="00F8232D" w14:paraId="61136E85" w14:textId="77777777" w:rsidTr="00F8232D">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2C06F4" w14:textId="77777777" w:rsidR="00F8232D" w:rsidRDefault="006558BB">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students exceeds 47 because some students rotated through multiple departments.</w:t>
                  </w:r>
                </w:p>
              </w:tc>
            </w:tr>
            <w:tr w:rsidR="00F8232D" w14:paraId="768771AC" w14:textId="77777777" w:rsidTr="00F8232D">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83C0C7" w14:textId="77777777" w:rsidR="00F8232D" w:rsidRDefault="006558BB">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4520DC74" w14:textId="77777777" w:rsidR="00F8232D" w:rsidRDefault="00F8232D"/>
        </w:tc>
        <w:bookmarkEnd w:id="60"/>
      </w:tr>
    </w:tbl>
    <w:p w14:paraId="1F621745" w14:textId="77777777" w:rsidR="00F8232D" w:rsidRDefault="006558BB">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w:t>
      </w:r>
      <w:ins w:id="61" w:author="Comparison" w:date="2026-04-22T15:46:00Z" w16du:dateUtc="2026-04-22T06:46:00Z">
        <w:r>
          <w:t xml:space="preserve">Because the dataset was complete, we did not perform a missingness test (such as Little’s MCAR test) or apply multiple imputation. </w:t>
        </w:r>
      </w:ins>
      <w:r>
        <w:t xml:space="preserve">The flow of participants through each stage of the study is shown in </w:t>
      </w:r>
      <w:r>
        <w:fldChar w:fldCharType="begin"/>
      </w:r>
      <w:r>
        <w:instrText>HYPERLINK \l "fig-participant-flowchart" \h</w:instrText>
      </w:r>
      <w:r>
        <w:fldChar w:fldCharType="separate"/>
      </w:r>
      <w:r>
        <w:rPr>
          <w:rStyle w:val="Hyperlink"/>
        </w:rPr>
        <w:t>Figure 2</w:t>
      </w:r>
      <w:r>
        <w:fldChar w:fldCharType="end"/>
      </w:r>
      <w:r>
        <w:t>.</w:t>
      </w:r>
    </w:p>
    <w:tbl>
      <w:tblPr>
        <w:tblStyle w:val="Table"/>
        <w:tblW w:w="5000" w:type="pct"/>
        <w:tblLayout w:type="fixed"/>
        <w:tblLook w:val="0000" w:firstRow="0" w:lastRow="0" w:firstColumn="0" w:lastColumn="0" w:noHBand="0" w:noVBand="0"/>
      </w:tblPr>
      <w:tblGrid>
        <w:gridCol w:w="9054"/>
      </w:tblGrid>
      <w:tr w:rsidR="00F8232D" w14:paraId="2091C2FF" w14:textId="77777777">
        <w:tc>
          <w:tcPr>
            <w:tcW w:w="7920" w:type="dxa"/>
          </w:tcPr>
          <w:p w14:paraId="5B1A43A4" w14:textId="77777777" w:rsidR="001163C8" w:rsidRDefault="006558BB">
            <w:pPr>
              <w:pStyle w:val="Compact"/>
              <w:jc w:val="center"/>
              <w:rPr>
                <w:del w:id="62" w:author="Comparison" w:date="2026-04-22T15:46:00Z" w16du:dateUtc="2026-04-22T06:46:00Z"/>
              </w:rPr>
            </w:pPr>
            <w:bookmarkStart w:id="63" w:name="fig-participant-flowchart"/>
            <w:del w:id="64" w:author="Comparison" w:date="2026-04-22T15:46:00Z" w16du:dateUtc="2026-04-22T06:46:00Z">
              <w:r>
                <w:rPr>
                  <w:noProof/>
                </w:rPr>
                <w:drawing>
                  <wp:inline distT="0" distB="0" distL="0" distR="0" wp14:anchorId="5B0DC7F6" wp14:editId="3ABCFC23">
                    <wp:extent cx="5334000" cy="41220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rc/assets/JARS_flowchart/jars-quant-participant-flowchar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4122094"/>
                            </a:xfrm>
                            <a:prstGeom prst="rect">
                              <a:avLst/>
                            </a:prstGeom>
                            <a:noFill/>
                            <a:ln w="9525">
                              <a:noFill/>
                              <a:headEnd/>
                              <a:tailEnd/>
                            </a:ln>
                          </pic:spPr>
                        </pic:pic>
                      </a:graphicData>
                    </a:graphic>
                  </wp:inline>
                </w:drawing>
              </w:r>
            </w:del>
          </w:p>
          <w:p w14:paraId="112385C4" w14:textId="77777777" w:rsidR="00F8232D" w:rsidRDefault="006558BB">
            <w:pPr>
              <w:pStyle w:val="Compact"/>
              <w:jc w:val="center"/>
              <w:rPr>
                <w:ins w:id="65" w:author="Comparison" w:date="2026-04-22T15:46:00Z" w16du:dateUtc="2026-04-22T06:46:00Z"/>
              </w:rPr>
            </w:pPr>
            <w:ins w:id="66" w:author="Comparison" w:date="2026-04-22T15:46:00Z" w16du:dateUtc="2026-04-22T06:46:00Z">
              <w:r>
                <w:rPr>
                  <w:noProof/>
                </w:rPr>
                <w:drawing>
                  <wp:inline distT="0" distB="0" distL="0" distR="0" wp14:anchorId="4EE3C5FF" wp14:editId="132FAD51">
                    <wp:extent cx="5334000" cy="4122094"/>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src/assets/JARS_flowchart/jars-quant-participant-flowchar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4122094"/>
                            </a:xfrm>
                            <a:prstGeom prst="rect">
                              <a:avLst/>
                            </a:prstGeom>
                            <a:noFill/>
                            <a:ln w="9525">
                              <a:noFill/>
                              <a:headEnd/>
                              <a:tailEnd/>
                            </a:ln>
                          </pic:spPr>
                        </pic:pic>
                      </a:graphicData>
                    </a:graphic>
                  </wp:inline>
                </w:drawing>
              </w:r>
            </w:ins>
          </w:p>
          <w:p w14:paraId="1ACF5F8F" w14:textId="77777777" w:rsidR="00F8232D" w:rsidRDefault="006558BB">
            <w:pPr>
              <w:pStyle w:val="ImageCaption"/>
              <w:spacing w:before="200"/>
            </w:pPr>
            <w:r>
              <w:t>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w:t>
            </w:r>
            <w:r>
              <w:t>tions) and qualitative analyses.</w:t>
            </w:r>
          </w:p>
        </w:tc>
        <w:bookmarkEnd w:id="63"/>
      </w:tr>
    </w:tbl>
    <w:p w14:paraId="12F28682" w14:textId="77777777" w:rsidR="00F8232D" w:rsidRDefault="006558BB">
      <w:pPr>
        <w:pStyle w:val="Heading3"/>
      </w:pPr>
      <w:bookmarkStart w:id="67" w:name="quantitative-analysis-1"/>
      <w:r>
        <w:t>Quantitative analysis</w:t>
      </w:r>
    </w:p>
    <w:p w14:paraId="7D1EE2D8" w14:textId="77777777" w:rsidR="00F8232D" w:rsidRDefault="006558BB">
      <w:pPr>
        <w:pStyle w:val="Heading4"/>
      </w:pPr>
      <w:bookmarkStart w:id="68" w:name="Xba8190d6eb4dba86e04165cd34ad4975da570f1"/>
      <w:r>
        <w:t>Distribution Assessment and Sensitivity Analysis</w:t>
      </w:r>
    </w:p>
    <w:p w14:paraId="24F16C76" w14:textId="77777777" w:rsidR="00F8232D" w:rsidRDefault="006558BB">
      <w:pPr>
        <w:pStyle w:val="FirstParagraph"/>
      </w:pPr>
      <w:r>
        <w:t>Shapiro-Wilk tests assessed the normality of paired differences for all comparisons. 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t>
      </w:r>
      <w:r>
        <w:t>which do not assume normality of the outcome distribution.</w:t>
      </w:r>
    </w:p>
    <w:p w14:paraId="5CDAA53C" w14:textId="77777777" w:rsidR="00F8232D" w:rsidRDefault="006558BB">
      <w:pPr>
        <w:pStyle w:val="Heading4"/>
      </w:pPr>
      <w:bookmarkStart w:id="69" w:name="difference-between-feedback-length"/>
      <w:bookmarkEnd w:id="68"/>
      <w:r>
        <w:t>Difference Between Feedback Length</w:t>
      </w:r>
    </w:p>
    <w:p w14:paraId="4B01DBBE" w14:textId="77777777" w:rsidR="00F8232D" w:rsidRDefault="006558BB">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 </w:t>
      </w:r>
      <w:r>
        <w:fldChar w:fldCharType="begin"/>
      </w:r>
      <w:r>
        <w:instrText>HYPERLINK \l "fig-length_distribution" \h</w:instrText>
      </w:r>
      <w:r>
        <w:fldChar w:fldCharType="separate"/>
      </w:r>
      <w:r>
        <w:rPr>
          <w:rStyle w:val="Hyperlink"/>
        </w:rPr>
        <w:t>Figure 3</w:t>
      </w:r>
      <w:r>
        <w:fldChar w:fldCharType="end"/>
      </w:r>
      <w:r>
        <w:t xml:space="preserve">. Paired t-test results indicated that the mean character count of AI feedback was significantly higher than that of supervisor feedback (mean difference 284.16 characters; 95% CI 268.6-299.71; </w:t>
      </w:r>
      <w:r>
        <w:rPr>
          <w:i/>
          <w:iCs/>
        </w:rPr>
        <w:t>P</w:t>
      </w:r>
      <w:r>
        <w:t xml:space="preserve">&lt;.001; Cohen </w:t>
      </w:r>
      <w:r>
        <w:rPr>
          <w:i/>
          <w:iCs/>
        </w:rPr>
        <w:t>d</w:t>
      </w:r>
      <w:r>
        <w:t>=2.84, 95% CI 2.50–3.19).</w:t>
      </w:r>
    </w:p>
    <w:tbl>
      <w:tblPr>
        <w:tblStyle w:val="Table"/>
        <w:tblW w:w="5000" w:type="pct"/>
        <w:tblLayout w:type="fixed"/>
        <w:tblLook w:val="0000" w:firstRow="0" w:lastRow="0" w:firstColumn="0" w:lastColumn="0" w:noHBand="0" w:noVBand="0"/>
      </w:tblPr>
      <w:tblGrid>
        <w:gridCol w:w="9054"/>
      </w:tblGrid>
      <w:tr w:rsidR="00F8232D" w14:paraId="7D52627C" w14:textId="77777777">
        <w:tc>
          <w:tcPr>
            <w:tcW w:w="7920" w:type="dxa"/>
          </w:tcPr>
          <w:p w14:paraId="1709C25D" w14:textId="77777777" w:rsidR="001163C8" w:rsidRDefault="006558BB">
            <w:pPr>
              <w:pStyle w:val="Compact"/>
              <w:jc w:val="center"/>
              <w:rPr>
                <w:del w:id="70" w:author="Comparison" w:date="2026-04-22T15:46:00Z" w16du:dateUtc="2026-04-22T06:46:00Z"/>
              </w:rPr>
            </w:pPr>
            <w:bookmarkStart w:id="71" w:name="fig-length_distribution"/>
            <w:del w:id="72" w:author="Comparison" w:date="2026-04-22T15:46:00Z" w16du:dateUtc="2026-04-22T06:46:00Z">
              <w:r>
                <w:rPr>
                  <w:noProof/>
                </w:rPr>
                <w:drawing>
                  <wp:inline distT="0" distB="0" distL="0" distR="0" wp14:anchorId="7F21A766" wp14:editId="491FE858">
                    <wp:extent cx="5334000" cy="3200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quantitative/fig_length_distribution.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200400"/>
                            </a:xfrm>
                            <a:prstGeom prst="rect">
                              <a:avLst/>
                            </a:prstGeom>
                            <a:noFill/>
                            <a:ln w="9525">
                              <a:noFill/>
                              <a:headEnd/>
                              <a:tailEnd/>
                            </a:ln>
                          </pic:spPr>
                        </pic:pic>
                      </a:graphicData>
                    </a:graphic>
                  </wp:inline>
                </w:drawing>
              </w:r>
            </w:del>
          </w:p>
          <w:p w14:paraId="2157E5E9" w14:textId="77777777" w:rsidR="00F8232D" w:rsidRDefault="006558BB">
            <w:pPr>
              <w:pStyle w:val="Compact"/>
              <w:jc w:val="center"/>
              <w:rPr>
                <w:ins w:id="73" w:author="Comparison" w:date="2026-04-22T15:46:00Z" w16du:dateUtc="2026-04-22T06:46:00Z"/>
              </w:rPr>
            </w:pPr>
            <w:ins w:id="74" w:author="Comparison" w:date="2026-04-22T15:46:00Z" w16du:dateUtc="2026-04-22T06:46:00Z">
              <w:r>
                <w:rPr>
                  <w:noProof/>
                </w:rPr>
                <w:drawing>
                  <wp:inline distT="0" distB="0" distL="0" distR="0" wp14:anchorId="2718C28F" wp14:editId="7BECC262">
                    <wp:extent cx="5334000" cy="32004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esult/quantitative/fig_length_distribution.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441BE5F9" w14:textId="77777777" w:rsidR="00F8232D" w:rsidRDefault="006558BB">
            <w:pPr>
              <w:pStyle w:val="ImageCaption"/>
              <w:spacing w:before="200"/>
            </w:pPr>
            <w:r>
              <w:t>Figure 3: Distribution of AI-generated and supervisor feedback lengths by character count for 161 clinical clerkship logs from 47 medical students, Nagoya University, Japan, 2024.</w:t>
            </w:r>
          </w:p>
        </w:tc>
        <w:bookmarkEnd w:id="71"/>
      </w:tr>
    </w:tbl>
    <w:p w14:paraId="5C9937DD" w14:textId="77777777" w:rsidR="00F8232D" w:rsidRDefault="006558BB">
      <w:pPr>
        <w:pStyle w:val="Heading4"/>
      </w:pPr>
      <w:bookmarkStart w:id="75" w:name="comparison-of-scores"/>
      <w:bookmarkEnd w:id="69"/>
      <w:r>
        <w:t>Comparison of Scores</w:t>
      </w:r>
    </w:p>
    <w:p w14:paraId="7D010D32" w14:textId="77777777" w:rsidR="00F8232D" w:rsidRDefault="006558BB">
      <w:pPr>
        <w:pStyle w:val="FirstParagraph"/>
      </w:pPr>
      <w:r>
        <w:t xml:space="preserve">The scores assigned by the evaluators to the AI and supervisor feedback were compared. </w:t>
      </w:r>
      <w:r>
        <w:fldChar w:fldCharType="begin"/>
      </w:r>
      <w:r>
        <w:instrText>HYPERLINK \l "fig-diff-ai-vs-supervisor" \h</w:instrText>
      </w:r>
      <w:r>
        <w:fldChar w:fldCharType="separate"/>
      </w:r>
      <w:r>
        <w:rPr>
          <w:rStyle w:val="Hyperlink"/>
        </w:rPr>
        <w:t>Figure 4</w:t>
      </w:r>
      <w:r>
        <w:fldChar w:fldCharType="end"/>
      </w:r>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
      <w:tblGrid>
        <w:gridCol w:w="9054"/>
      </w:tblGrid>
      <w:tr w:rsidR="00F8232D" w14:paraId="6445C187" w14:textId="77777777">
        <w:tc>
          <w:tcPr>
            <w:tcW w:w="7920" w:type="dxa"/>
          </w:tcPr>
          <w:p w14:paraId="11CE3893" w14:textId="77777777" w:rsidR="001163C8" w:rsidRDefault="006558BB">
            <w:pPr>
              <w:pStyle w:val="Compact"/>
              <w:jc w:val="center"/>
              <w:rPr>
                <w:del w:id="76" w:author="Comparison" w:date="2026-04-22T15:46:00Z" w16du:dateUtc="2026-04-22T06:46:00Z"/>
              </w:rPr>
            </w:pPr>
            <w:bookmarkStart w:id="77" w:name="fig-diff-ai-vs-supervisor"/>
            <w:del w:id="78" w:author="Comparison" w:date="2026-04-22T15:46:00Z" w16du:dateUtc="2026-04-22T06:46:00Z">
              <w:r>
                <w:rPr>
                  <w:noProof/>
                </w:rPr>
                <w:drawing>
                  <wp:inline distT="0" distB="0" distL="0" distR="0" wp14:anchorId="68214E36" wp14:editId="60C24A14">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sult/quantitative/fig_diff_ai_vs_supervisor.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00400"/>
                            </a:xfrm>
                            <a:prstGeom prst="rect">
                              <a:avLst/>
                            </a:prstGeom>
                            <a:noFill/>
                            <a:ln w="9525">
                              <a:noFill/>
                              <a:headEnd/>
                              <a:tailEnd/>
                            </a:ln>
                          </pic:spPr>
                        </pic:pic>
                      </a:graphicData>
                    </a:graphic>
                  </wp:inline>
                </w:drawing>
              </w:r>
            </w:del>
          </w:p>
          <w:p w14:paraId="2C64374B" w14:textId="77777777" w:rsidR="00F8232D" w:rsidRDefault="006558BB">
            <w:pPr>
              <w:pStyle w:val="Compact"/>
              <w:jc w:val="center"/>
              <w:rPr>
                <w:ins w:id="79" w:author="Comparison" w:date="2026-04-22T15:46:00Z" w16du:dateUtc="2026-04-22T06:46:00Z"/>
              </w:rPr>
            </w:pPr>
            <w:ins w:id="80" w:author="Comparison" w:date="2026-04-22T15:46:00Z" w16du:dateUtc="2026-04-22T06:46:00Z">
              <w:r>
                <w:rPr>
                  <w:noProof/>
                </w:rPr>
                <w:drawing>
                  <wp:inline distT="0" distB="0" distL="0" distR="0" wp14:anchorId="44EA3305" wp14:editId="67B425C0">
                    <wp:extent cx="5334000" cy="3200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sult/quantitative/fig_diff_ai_vs_supervisor.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1BAA031A" w14:textId="77777777" w:rsidR="00F8232D" w:rsidRDefault="006558BB">
            <w:pPr>
              <w:pStyle w:val="ImageCaption"/>
              <w:spacing w:before="200"/>
            </w:pPr>
            <w:r>
              <w:t>Figure 4: Distribution of score differences between AI-generated and supervisor feedback for each rubric category, evaluated by 10 faculty and 10 student assessors. Positive values indicate higher AI scores. Convergent mixed-methods study, Nagoya University, Japan, 2024.</w:t>
            </w:r>
          </w:p>
        </w:tc>
        <w:bookmarkEnd w:id="77"/>
      </w:tr>
    </w:tbl>
    <w:p w14:paraId="631E4403" w14:textId="77777777" w:rsidR="00F8232D" w:rsidRDefault="006558BB">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 xml:space="preserve">=.011). Details </w:t>
      </w:r>
      <w:del w:id="81" w:author="Comparison" w:date="2026-04-22T15:46:00Z" w16du:dateUtc="2026-04-22T06:46:00Z">
        <w:r>
          <w:delText>including</w:delText>
        </w:r>
      </w:del>
      <w:ins w:id="82" w:author="Comparison" w:date="2026-04-22T15:46:00Z" w16du:dateUtc="2026-04-22T06:46:00Z">
        <w:r>
          <w:t xml:space="preserve">are shown in </w:t>
        </w:r>
        <w:r>
          <w:fldChar w:fldCharType="begin"/>
        </w:r>
        <w:r>
          <w:instrText>HYPERLINK \l "tbl-paired_ttest_results" \h</w:instrText>
        </w:r>
        <w:r>
          <w:fldChar w:fldCharType="separate"/>
        </w:r>
        <w:r>
          <w:rPr>
            <w:rStyle w:val="Hyperlink"/>
          </w:rPr>
          <w:t>Table 2</w:t>
        </w:r>
        <w:r>
          <w:fldChar w:fldCharType="end"/>
        </w:r>
        <w:r>
          <w:t>; mean differences and</w:t>
        </w:r>
      </w:ins>
      <w:r>
        <w:t xml:space="preserve"> uncorrected </w:t>
      </w:r>
      <w:del w:id="83" w:author="Comparison" w:date="2026-04-22T15:46:00Z" w16du:dateUtc="2026-04-22T06:46:00Z">
        <w:r>
          <w:delText>p-</w:delText>
        </w:r>
      </w:del>
      <w:ins w:id="84" w:author="Comparison" w:date="2026-04-22T15:46:00Z" w16du:dateUtc="2026-04-22T06:46:00Z">
        <w:r>
          <w:rPr>
            <w:i/>
            <w:iCs/>
          </w:rPr>
          <w:t>P</w:t>
        </w:r>
        <w:r>
          <w:t xml:space="preserve"> </w:t>
        </w:r>
      </w:ins>
      <w:r>
        <w:t xml:space="preserve">values are </w:t>
      </w:r>
      <w:del w:id="85" w:author="Comparison" w:date="2026-04-22T15:46:00Z" w16du:dateUtc="2026-04-22T06:46:00Z">
        <w:r>
          <w:delText xml:space="preserve">shown in </w:delText>
        </w:r>
        <w:r>
          <w:fldChar w:fldCharType="begin"/>
        </w:r>
        <w:r>
          <w:delInstrText>HYPERLINK \l "tbl-paired_ttest_results" \h</w:delInstrText>
        </w:r>
        <w:r>
          <w:fldChar w:fldCharType="separate"/>
        </w:r>
        <w:r>
          <w:rPr>
            <w:rStyle w:val="Hyperlink"/>
          </w:rPr>
          <w:delText>Table 2</w:delText>
        </w:r>
        <w:r>
          <w:fldChar w:fldCharType="end"/>
        </w:r>
        <w:r>
          <w:delText>.</w:delText>
        </w:r>
      </w:del>
      <w:ins w:id="86" w:author="Comparison" w:date="2026-04-22T15:46:00Z" w16du:dateUtc="2026-04-22T06:46:00Z">
        <w:r>
          <w:t>provided in Multimedia Appendix 4.</w:t>
        </w:r>
      </w:ins>
    </w:p>
    <w:tbl>
      <w:tblPr>
        <w:tblStyle w:val="Table"/>
        <w:tblW w:w="5000" w:type="pct"/>
        <w:tblLayout w:type="fixed"/>
        <w:tblLook w:val="0000" w:firstRow="0" w:lastRow="0" w:firstColumn="0" w:lastColumn="0" w:noHBand="0" w:noVBand="0"/>
      </w:tblPr>
      <w:tblGrid>
        <w:gridCol w:w="9054"/>
      </w:tblGrid>
      <w:tr w:rsidR="00F8232D" w14:paraId="454759CE" w14:textId="77777777">
        <w:tc>
          <w:tcPr>
            <w:tcW w:w="7920" w:type="dxa"/>
          </w:tcPr>
          <w:p w14:paraId="1B241D7B" w14:textId="77777777" w:rsidR="00F8232D" w:rsidRDefault="006558BB">
            <w:pPr>
              <w:pStyle w:val="ImageCaption"/>
              <w:spacing w:before="200"/>
            </w:pPr>
            <w:bookmarkStart w:id="87" w:name="tbl-paired_ttest_results"/>
            <w:r>
              <w:t>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ins w:id="88" w:author="Comparison" w:date="2026-04-22T15:46:00Z" w16du:dateUtc="2026-04-22T06:46:00Z">
              <w:r>
                <w:t xml:space="preserve"> Mean differences and uncorrected P values are reported in Multimedia Appendix 4.</w:t>
              </w:r>
            </w:ins>
          </w:p>
          <w:tbl>
            <w:tblPr>
              <w:tblStyle w:val="Table"/>
              <w:tblW w:w="5000" w:type="pct"/>
              <w:jc w:val="center"/>
              <w:tblLayout w:type="fixed"/>
              <w:tblLook w:val="0420" w:firstRow="1" w:lastRow="0" w:firstColumn="0" w:lastColumn="0" w:noHBand="0" w:noVBand="1"/>
              <w:tblPrChange w:id="89" w:author="Comparison" w:date="2026-04-22T15:46:00Z" w16du:dateUtc="2026-04-22T06:46:00Z">
                <w:tblPr>
                  <w:tblStyle w:val="Table"/>
                  <w:tblW w:w="5000" w:type="pct"/>
                  <w:jc w:val="center"/>
                  <w:tblLayout w:type="fixed"/>
                  <w:tblLook w:val="0420" w:firstRow="1" w:lastRow="0" w:firstColumn="0" w:lastColumn="0" w:noHBand="0" w:noVBand="1"/>
                </w:tblPr>
              </w:tblPrChange>
            </w:tblPr>
            <w:tblGrid>
              <w:gridCol w:w="1209"/>
              <w:gridCol w:w="931"/>
              <w:gridCol w:w="1209"/>
              <w:gridCol w:w="1209"/>
              <w:gridCol w:w="1209"/>
              <w:gridCol w:w="931"/>
              <w:gridCol w:w="1209"/>
              <w:gridCol w:w="931"/>
              <w:tblGridChange w:id="90">
                <w:tblGrid>
                  <w:gridCol w:w="1209"/>
                  <w:gridCol w:w="53"/>
                  <w:gridCol w:w="878"/>
                  <w:gridCol w:w="384"/>
                  <w:gridCol w:w="825"/>
                  <w:gridCol w:w="437"/>
                  <w:gridCol w:w="772"/>
                  <w:gridCol w:w="491"/>
                  <w:gridCol w:w="718"/>
                  <w:gridCol w:w="545"/>
                  <w:gridCol w:w="386"/>
                  <w:gridCol w:w="877"/>
                  <w:gridCol w:w="1263"/>
                </w:tblGrid>
              </w:tblGridChange>
            </w:tblGrid>
            <w:tr w:rsidR="00F8232D" w14:paraId="64A07A56" w14:textId="77777777" w:rsidTr="00F8232D">
              <w:trPr>
                <w:cnfStyle w:val="100000000000" w:firstRow="1" w:lastRow="0" w:firstColumn="0" w:lastColumn="0" w:oddVBand="0" w:evenVBand="0" w:oddHBand="0" w:evenHBand="0" w:firstRowFirstColumn="0" w:firstRowLastColumn="0" w:lastRowFirstColumn="0" w:lastRowLastColumn="0"/>
                <w:tblHeader/>
                <w:jc w:val="center"/>
                <w:trPrChange w:id="91" w:author="Comparison" w:date="2026-04-22T15:46:00Z" w16du:dateUtc="2026-04-22T06:46:00Z">
                  <w:trPr>
                    <w:tblHeader/>
                    <w:jc w:val="center"/>
                  </w:trPr>
                </w:trPrChange>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2"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38BAADC" w14:textId="77777777" w:rsidR="00F8232D"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234" w:type="dxa"/>
                  <w:tcBorders>
                    <w:top w:val="single" w:sz="12" w:space="0" w:color="666666"/>
                    <w:left w:val="none" w:sz="0" w:space="0" w:color="000000"/>
                    <w:bottom w:val="single" w:sz="12" w:space="0" w:color="666666"/>
                    <w:right w:val="none" w:sz="0" w:space="0" w:color="000000"/>
                  </w:tcBorders>
                  <w:shd w:val="clear" w:color="auto" w:fill="FFFFFF"/>
                  <w:cellDel w:id="93" w:author="Comparison" w:date="2026-04-22T15:46:00Z"/>
                  <w:tcPrChange w:id="94"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Del w:id="95" w:author="Comparison" w:date="2026-04-22T15:46:00Z"/>
                    </w:tcPr>
                  </w:tcPrChange>
                </w:tcPr>
                <w:p w14:paraId="1BDE3C83" w14:textId="77777777" w:rsidR="006558BB"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del w:id="96" w:author="Comparison" w:date="2026-04-22T15:46:00Z" w16du:dateUtc="2026-04-22T06:46:00Z">
                    <w:r>
                      <w:rPr>
                        <w:rFonts w:ascii="DejaVu Sans" w:eastAsia="DejaVu Sans" w:hAnsi="DejaVu Sans" w:cs="DejaVu Sans"/>
                        <w:b/>
                        <w:color w:val="000000"/>
                        <w:sz w:val="16"/>
                        <w:szCs w:val="16"/>
                      </w:rPr>
                      <w:delText>Mean Difference (95% CI)</w:delText>
                    </w:r>
                  </w:del>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7"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0269616" w14:textId="30FE7474" w:rsidR="00F8232D"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AI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8"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3588D80" w14:textId="77777777" w:rsidR="00F8232D"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Supervisor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9"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7395A98" w14:textId="77777777" w:rsidR="00F8232D"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Cohen d</w:t>
                  </w:r>
                  <w:r>
                    <w:rPr>
                      <w:rFonts w:ascii="DejaVu Sans" w:eastAsia="DejaVu Sans" w:hAnsi="DejaVu Sans" w:cs="DejaVu Sans"/>
                      <w:b/>
                      <w:color w:val="000000"/>
                      <w:sz w:val="16"/>
                      <w:szCs w:val="16"/>
                    </w:rPr>
                    <w:br/>
                    <w:t>(95%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cellDel w:id="100" w:author="Comparison" w:date="2026-04-22T15:46:00Z"/>
                  <w:tcPrChange w:id="101" w:author="Comparison" w:date="2026-04-22T15:46:00Z" w16du:dateUtc="2026-04-22T06:46:00Z">
                    <w:tcPr>
                      <w:tcW w:w="123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Del w:id="102" w:author="Comparison" w:date="2026-04-22T15:46:00Z"/>
                    </w:tcPr>
                  </w:tcPrChange>
                </w:tcPr>
                <w:p w14:paraId="4DE6394D" w14:textId="77777777" w:rsidR="006558BB"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del w:id="103" w:author="Comparison" w:date="2026-04-22T15:46:00Z" w16du:dateUtc="2026-04-22T06:46:00Z">
                    <w:r>
                      <w:rPr>
                        <w:rFonts w:ascii="DejaVu Sans" w:eastAsia="DejaVu Sans" w:hAnsi="DejaVu Sans" w:cs="DejaVu Sans"/>
                        <w:b/>
                        <w:color w:val="000000"/>
                        <w:sz w:val="16"/>
                        <w:szCs w:val="16"/>
                      </w:rPr>
                      <w:delText>P value</w:delText>
                    </w:r>
                  </w:del>
                </w:p>
              </w:tc>
              <w:tc>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04" w:author="Comparison" w:date="2026-04-22T15:46:00Z" w16du:dateUtc="2026-04-22T06:46:00Z">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E552CB2" w14:textId="35833D12" w:rsidR="00F8232D" w:rsidRDefault="006558B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Corrected</w:t>
                  </w:r>
                  <w:r>
                    <w:rPr>
                      <w:rFonts w:ascii="DejaVu Sans" w:eastAsia="DejaVu Sans" w:hAnsi="DejaVu Sans" w:cs="DejaVu Sans"/>
                      <w:b/>
                      <w:color w:val="000000"/>
                      <w:sz w:val="16"/>
                      <w:szCs w:val="16"/>
                    </w:rPr>
                    <w:br/>
                    <w:t>P value</w:t>
                  </w:r>
                </w:p>
              </w:tc>
            </w:tr>
            <w:tr w:rsidR="00F8232D" w14:paraId="1AB7C603" w14:textId="334B52B8" w:rsidTr="00F8232D">
              <w:trPr>
                <w:jc w:val="center"/>
                <w:trPrChange w:id="105" w:author="Comparison" w:date="2026-04-22T15:46:00Z" w16du:dateUtc="2026-04-22T06:46:00Z">
                  <w:trPr>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820EA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1234" w:type="dxa"/>
                  <w:tcBorders>
                    <w:top w:val="single" w:sz="12" w:space="0" w:color="666666"/>
                    <w:left w:val="none" w:sz="0" w:space="0" w:color="000000"/>
                    <w:bottom w:val="single" w:sz="6" w:space="0" w:color="666666"/>
                    <w:right w:val="none" w:sz="0" w:space="0" w:color="000000"/>
                  </w:tcBorders>
                  <w:shd w:val="clear" w:color="auto" w:fill="FFFFFF"/>
                  <w:cellDel w:id="107" w:author="Comparison" w:date="2026-04-22T15:46:00Z"/>
                  <w:tcPrChange w:id="108"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09" w:author="Comparison" w:date="2026-04-22T15:46:00Z"/>
                    </w:tcPr>
                  </w:tcPrChange>
                </w:tcPr>
                <w:p w14:paraId="3FB0C0FD" w14:textId="77777777" w:rsidR="006558BB" w:rsidRDefault="006558BB">
                  <w:pPr>
                    <w:rPr>
                      <w:rFonts w:ascii="DejaVu Sans" w:eastAsia="DejaVu Sans" w:hAnsi="DejaVu Sans" w:cs="DejaVu Sans"/>
                      <w:color w:val="000000"/>
                      <w:sz w:val="16"/>
                      <w:szCs w:val="16"/>
                    </w:rPr>
                  </w:pPr>
                  <w:del w:id="110" w:author="Comparison" w:date="2026-04-22T15:46:00Z" w16du:dateUtc="2026-04-22T06:46:00Z">
                    <w:r>
                      <w:rPr>
                        <w:rFonts w:ascii="DejaVu Sans" w:eastAsia="DejaVu Sans" w:hAnsi="DejaVu Sans" w:cs="DejaVu Sans"/>
                        <w:color w:val="000000"/>
                        <w:sz w:val="16"/>
                        <w:szCs w:val="16"/>
                      </w:rPr>
                      <w:delText>1.7 (1.5- 1.9)</w:delText>
                    </w:r>
                  </w:del>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782B14" w14:textId="0BCAFBC0"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4.43 (4.34-4.52)</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2"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8196A0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2.73 (2.56-2.9)</w:t>
                  </w:r>
                </w:p>
              </w:tc>
              <w:tc>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2050DC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0.93 (0.79 to 1.06)</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 w:author="Comparison" w:date="2026-04-22T15:46:00Z" w16du:dateUtc="2026-04-22T06:46:00Z">
                    <w:tcPr>
                      <w:tcW w:w="123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6EF05A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12" w:space="0" w:color="666666"/>
                    <w:left w:val="none" w:sz="0" w:space="0" w:color="000000"/>
                    <w:bottom w:val="single" w:sz="6" w:space="0" w:color="666666"/>
                    <w:right w:val="none" w:sz="0" w:space="0" w:color="000000"/>
                  </w:tcBorders>
                  <w:shd w:val="clear" w:color="auto" w:fill="FFFFFF"/>
                  <w:cellDel w:id="115" w:author="Comparison" w:date="2026-04-22T15:46:00Z"/>
                  <w:tcPrChange w:id="116" w:author="Comparison" w:date="2026-04-22T15:46:00Z" w16du:dateUtc="2026-04-22T06:46:00Z">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17" w:author="Comparison" w:date="2026-04-22T15:46:00Z"/>
                    </w:tcPr>
                  </w:tcPrChange>
                </w:tcPr>
                <w:p w14:paraId="4889F68F" w14:textId="77777777" w:rsidR="006558BB" w:rsidRDefault="006558BB">
                  <w:pPr>
                    <w:rPr>
                      <w:rFonts w:ascii="DejaVu Sans" w:eastAsia="DejaVu Sans" w:hAnsi="DejaVu Sans" w:cs="DejaVu Sans"/>
                      <w:color w:val="000000"/>
                      <w:sz w:val="16"/>
                      <w:szCs w:val="16"/>
                    </w:rPr>
                  </w:pPr>
                  <w:del w:id="118" w:author="Comparison" w:date="2026-04-22T15:46:00Z" w16du:dateUtc="2026-04-22T06:46:00Z">
                    <w:r>
                      <w:rPr>
                        <w:rFonts w:ascii="DejaVu Sans" w:eastAsia="DejaVu Sans" w:hAnsi="DejaVu Sans" w:cs="DejaVu Sans"/>
                        <w:color w:val="000000"/>
                        <w:sz w:val="16"/>
                        <w:szCs w:val="16"/>
                      </w:rPr>
                      <w:delText>&lt;0.001</w:delText>
                    </w:r>
                  </w:del>
                </w:p>
              </w:tc>
            </w:tr>
            <w:tr w:rsidR="00F8232D" w14:paraId="0CDCD87D" w14:textId="5276F149" w:rsidTr="00F8232D">
              <w:trPr>
                <w:jc w:val="center"/>
                <w:trPrChange w:id="119" w:author="Comparison" w:date="2026-04-22T15:46:00Z" w16du:dateUtc="2026-04-22T06:46:00Z">
                  <w:trPr>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0"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734105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(B) Clear Direction</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21" w:author="Comparison" w:date="2026-04-22T15:46:00Z"/>
                  <w:tcPrChange w:id="122"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23" w:author="Comparison" w:date="2026-04-22T15:46:00Z"/>
                    </w:tcPr>
                  </w:tcPrChange>
                </w:tcPr>
                <w:p w14:paraId="7393FD6F" w14:textId="77777777" w:rsidR="006558BB" w:rsidRDefault="006558BB">
                  <w:pPr>
                    <w:rPr>
                      <w:rFonts w:ascii="DejaVu Sans" w:eastAsia="DejaVu Sans" w:hAnsi="DejaVu Sans" w:cs="DejaVu Sans"/>
                      <w:color w:val="000000"/>
                      <w:sz w:val="16"/>
                      <w:szCs w:val="16"/>
                    </w:rPr>
                  </w:pPr>
                  <w:del w:id="124" w:author="Comparison" w:date="2026-04-22T15:46:00Z" w16du:dateUtc="2026-04-22T06:46:00Z">
                    <w:r>
                      <w:rPr>
                        <w:rFonts w:ascii="DejaVu Sans" w:eastAsia="DejaVu Sans" w:hAnsi="DejaVu Sans" w:cs="DejaVu Sans"/>
                        <w:color w:val="000000"/>
                        <w:sz w:val="16"/>
                        <w:szCs w:val="16"/>
                      </w:rPr>
                      <w:delText>1.39 (1.18- 1.59)</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5"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64D797" w14:textId="2E140C4F"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4.36 (4.26-4.46)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6"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AF95D9"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2.98 (2.81-3.14)</w:t>
                  </w:r>
                </w:p>
              </w:tc>
              <w:tc>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145F1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0.73 (0.61 to 0.86)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590536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29" w:author="Comparison" w:date="2026-04-22T15:46:00Z"/>
                  <w:tcPrChange w:id="130" w:author="Comparison" w:date="2026-04-22T15:46:00Z" w16du:dateUtc="2026-04-22T06:46:00Z">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31" w:author="Comparison" w:date="2026-04-22T15:46:00Z"/>
                    </w:tcPr>
                  </w:tcPrChange>
                </w:tcPr>
                <w:p w14:paraId="66F7E387" w14:textId="77777777" w:rsidR="006558BB" w:rsidRDefault="006558BB">
                  <w:pPr>
                    <w:rPr>
                      <w:rFonts w:ascii="DejaVu Sans" w:eastAsia="DejaVu Sans" w:hAnsi="DejaVu Sans" w:cs="DejaVu Sans"/>
                      <w:color w:val="000000"/>
                      <w:sz w:val="16"/>
                      <w:szCs w:val="16"/>
                    </w:rPr>
                  </w:pPr>
                  <w:del w:id="132" w:author="Comparison" w:date="2026-04-22T15:46:00Z" w16du:dateUtc="2026-04-22T06:46:00Z">
                    <w:r>
                      <w:rPr>
                        <w:rFonts w:ascii="DejaVu Sans" w:eastAsia="DejaVu Sans" w:hAnsi="DejaVu Sans" w:cs="DejaVu Sans"/>
                        <w:color w:val="000000"/>
                        <w:sz w:val="16"/>
                        <w:szCs w:val="16"/>
                      </w:rPr>
                      <w:delText>&lt;0.001</w:delText>
                    </w:r>
                  </w:del>
                </w:p>
              </w:tc>
            </w:tr>
            <w:tr w:rsidR="00F8232D" w14:paraId="07A96132" w14:textId="1A7AFDE2" w:rsidTr="00F8232D">
              <w:trPr>
                <w:jc w:val="center"/>
                <w:trPrChange w:id="133" w:author="Comparison" w:date="2026-04-22T15:46:00Z" w16du:dateUtc="2026-04-22T06:46:00Z">
                  <w:trPr>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4"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F69DD4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35" w:author="Comparison" w:date="2026-04-22T15:46:00Z"/>
                  <w:tcPrChange w:id="136"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37" w:author="Comparison" w:date="2026-04-22T15:46:00Z"/>
                    </w:tcPr>
                  </w:tcPrChange>
                </w:tcPr>
                <w:p w14:paraId="01A485B6" w14:textId="77777777" w:rsidR="006558BB" w:rsidRDefault="006558BB">
                  <w:pPr>
                    <w:rPr>
                      <w:rFonts w:ascii="DejaVu Sans" w:eastAsia="DejaVu Sans" w:hAnsi="DejaVu Sans" w:cs="DejaVu Sans"/>
                      <w:color w:val="000000"/>
                      <w:sz w:val="16"/>
                      <w:szCs w:val="16"/>
                    </w:rPr>
                  </w:pPr>
                  <w:del w:id="138" w:author="Comparison" w:date="2026-04-22T15:46:00Z" w16du:dateUtc="2026-04-22T06:46:00Z">
                    <w:r>
                      <w:rPr>
                        <w:rFonts w:ascii="DejaVu Sans" w:eastAsia="DejaVu Sans" w:hAnsi="DejaVu Sans" w:cs="DejaVu Sans"/>
                        <w:color w:val="000000"/>
                        <w:sz w:val="16"/>
                        <w:szCs w:val="16"/>
                      </w:rPr>
                      <w:delText>0.38 (0.19- 0.56)</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9"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B59D6C4" w14:textId="48E92AB8"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4.18 (4.07-4.28)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40"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0910C8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3.8 (3.64-3.96)</w:t>
                  </w:r>
                </w:p>
              </w:tc>
              <w:tc>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41"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79A75AE"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0.22 (0.11 to 0.33)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42"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BA1579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43" w:author="Comparison" w:date="2026-04-22T15:46:00Z"/>
                  <w:tcPrChange w:id="144" w:author="Comparison" w:date="2026-04-22T15:46:00Z" w16du:dateUtc="2026-04-22T06:46:00Z">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45" w:author="Comparison" w:date="2026-04-22T15:46:00Z"/>
                    </w:tcPr>
                  </w:tcPrChange>
                </w:tcPr>
                <w:p w14:paraId="3CCDD0C6" w14:textId="77777777" w:rsidR="006558BB" w:rsidRDefault="006558BB">
                  <w:pPr>
                    <w:rPr>
                      <w:rFonts w:ascii="DejaVu Sans" w:eastAsia="DejaVu Sans" w:hAnsi="DejaVu Sans" w:cs="DejaVu Sans"/>
                      <w:color w:val="000000"/>
                      <w:sz w:val="16"/>
                      <w:szCs w:val="16"/>
                    </w:rPr>
                  </w:pPr>
                  <w:del w:id="146" w:author="Comparison" w:date="2026-04-22T15:46:00Z" w16du:dateUtc="2026-04-22T06:46:00Z">
                    <w:r>
                      <w:rPr>
                        <w:rFonts w:ascii="DejaVu Sans" w:eastAsia="DejaVu Sans" w:hAnsi="DejaVu Sans" w:cs="DejaVu Sans"/>
                        <w:color w:val="000000"/>
                        <w:sz w:val="16"/>
                        <w:szCs w:val="16"/>
                      </w:rPr>
                      <w:delText>&lt;0.001</w:delText>
                    </w:r>
                  </w:del>
                </w:p>
              </w:tc>
            </w:tr>
            <w:tr w:rsidR="00F8232D" w14:paraId="0445928C" w14:textId="3E84AEE3" w:rsidTr="00F8232D">
              <w:trPr>
                <w:jc w:val="center"/>
                <w:trPrChange w:id="147" w:author="Comparison" w:date="2026-04-22T15:46:00Z" w16du:dateUtc="2026-04-22T06:46:00Z">
                  <w:trPr>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48"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80276E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49" w:author="Comparison" w:date="2026-04-22T15:46:00Z"/>
                  <w:tcPrChange w:id="150"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51" w:author="Comparison" w:date="2026-04-22T15:46:00Z"/>
                    </w:tcPr>
                  </w:tcPrChange>
                </w:tcPr>
                <w:p w14:paraId="78FAE6FC" w14:textId="77777777" w:rsidR="006558BB" w:rsidRDefault="006558BB">
                  <w:pPr>
                    <w:rPr>
                      <w:rFonts w:ascii="DejaVu Sans" w:eastAsia="DejaVu Sans" w:hAnsi="DejaVu Sans" w:cs="DejaVu Sans"/>
                      <w:color w:val="000000"/>
                      <w:sz w:val="16"/>
                      <w:szCs w:val="16"/>
                    </w:rPr>
                  </w:pPr>
                  <w:del w:id="152" w:author="Comparison" w:date="2026-04-22T15:46:00Z" w16du:dateUtc="2026-04-22T06:46:00Z">
                    <w:r>
                      <w:rPr>
                        <w:rFonts w:ascii="DejaVu Sans" w:eastAsia="DejaVu Sans" w:hAnsi="DejaVu Sans" w:cs="DejaVu Sans"/>
                        <w:color w:val="000000"/>
                        <w:sz w:val="16"/>
                        <w:szCs w:val="16"/>
                      </w:rPr>
                      <w:delText>0.68 (0.47- 0.88)</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3"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1978D06" w14:textId="4F203693"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4.05 (3.94-4.16)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4"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09FF9E"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3.37 (3.2-3.54)</w:t>
                  </w:r>
                </w:p>
              </w:tc>
              <w:tc>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5"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9FFB1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 (0.24 to 0.47)</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6" w:author="Comparison" w:date="2026-04-22T15:46:00Z" w16du:dateUtc="2026-04-22T06:46:00Z">
                    <w:tcPr>
                      <w:tcW w:w="1234"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471292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cellDel w:id="157" w:author="Comparison" w:date="2026-04-22T15:46:00Z"/>
                  <w:tcPrChange w:id="158" w:author="Comparison" w:date="2026-04-22T15:46:00Z" w16du:dateUtc="2026-04-22T06:46:00Z">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Del w:id="159" w:author="Comparison" w:date="2026-04-22T15:46:00Z"/>
                    </w:tcPr>
                  </w:tcPrChange>
                </w:tcPr>
                <w:p w14:paraId="6FD148F3" w14:textId="77777777" w:rsidR="006558BB" w:rsidRDefault="006558BB">
                  <w:pPr>
                    <w:rPr>
                      <w:rFonts w:ascii="DejaVu Sans" w:eastAsia="DejaVu Sans" w:hAnsi="DejaVu Sans" w:cs="DejaVu Sans"/>
                      <w:color w:val="000000"/>
                      <w:sz w:val="16"/>
                      <w:szCs w:val="16"/>
                    </w:rPr>
                  </w:pPr>
                  <w:del w:id="160" w:author="Comparison" w:date="2026-04-22T15:46:00Z" w16du:dateUtc="2026-04-22T06:46:00Z">
                    <w:r>
                      <w:rPr>
                        <w:rFonts w:ascii="DejaVu Sans" w:eastAsia="DejaVu Sans" w:hAnsi="DejaVu Sans" w:cs="DejaVu Sans"/>
                        <w:color w:val="000000"/>
                        <w:sz w:val="16"/>
                        <w:szCs w:val="16"/>
                      </w:rPr>
                      <w:delText>&lt;0.001</w:delText>
                    </w:r>
                  </w:del>
                </w:p>
              </w:tc>
            </w:tr>
            <w:tr w:rsidR="00F8232D" w14:paraId="62F5CE5B" w14:textId="77777777" w:rsidTr="00F8232D">
              <w:trPr>
                <w:jc w:val="center"/>
                <w:trPrChange w:id="161" w:author="Comparison" w:date="2026-04-22T15:46:00Z" w16du:dateUtc="2026-04-22T06:46:00Z">
                  <w:trPr>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2"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C13A74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1234" w:type="dxa"/>
                  <w:tcBorders>
                    <w:top w:val="single" w:sz="6" w:space="0" w:color="666666"/>
                    <w:left w:val="none" w:sz="0" w:space="0" w:color="000000"/>
                    <w:bottom w:val="single" w:sz="12" w:space="0" w:color="666666"/>
                    <w:right w:val="none" w:sz="0" w:space="0" w:color="000000"/>
                  </w:tcBorders>
                  <w:shd w:val="clear" w:color="auto" w:fill="FFFFFF"/>
                  <w:cellDel w:id="163" w:author="Comparison" w:date="2026-04-22T15:46:00Z"/>
                  <w:tcPrChange w:id="164"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Del w:id="165" w:author="Comparison" w:date="2026-04-22T15:46:00Z"/>
                    </w:tcPr>
                  </w:tcPrChange>
                </w:tcPr>
                <w:p w14:paraId="2140F3E1" w14:textId="77777777" w:rsidR="006558BB" w:rsidRDefault="006558BB">
                  <w:pPr>
                    <w:rPr>
                      <w:rFonts w:ascii="DejaVu Sans" w:eastAsia="DejaVu Sans" w:hAnsi="DejaVu Sans" w:cs="DejaVu Sans"/>
                      <w:color w:val="000000"/>
                      <w:sz w:val="16"/>
                      <w:szCs w:val="16"/>
                    </w:rPr>
                  </w:pPr>
                  <w:del w:id="166" w:author="Comparison" w:date="2026-04-22T15:46:00Z" w16du:dateUtc="2026-04-22T06:46:00Z">
                    <w:r>
                      <w:rPr>
                        <w:rFonts w:ascii="DejaVu Sans" w:eastAsia="DejaVu Sans" w:hAnsi="DejaVu Sans" w:cs="DejaVu Sans"/>
                        <w:color w:val="000000"/>
                        <w:sz w:val="16"/>
                        <w:szCs w:val="16"/>
                      </w:rPr>
                      <w:delText>0.23 (0.08- 0.38)</w:delText>
                    </w:r>
                  </w:del>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7"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9042A67" w14:textId="1E890D22"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4.56 (4.47-4.65)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8"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FDB777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4.33 (4.21-4.45)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9"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18356C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 (0.06 to 0.28)</w:t>
                  </w:r>
                </w:p>
              </w:tc>
              <w:tc>
                <w:tcPr>
                  <w:tcW w:w="1234" w:type="dxa"/>
                  <w:tcBorders>
                    <w:top w:val="single" w:sz="6" w:space="0" w:color="666666"/>
                    <w:left w:val="none" w:sz="0" w:space="0" w:color="000000"/>
                    <w:bottom w:val="single" w:sz="12" w:space="0" w:color="666666"/>
                    <w:right w:val="none" w:sz="0" w:space="0" w:color="000000"/>
                  </w:tcBorders>
                  <w:shd w:val="clear" w:color="auto" w:fill="FFFFFF"/>
                  <w:cellDel w:id="170" w:author="Comparison" w:date="2026-04-22T15:46:00Z"/>
                  <w:tcPrChange w:id="171" w:author="Comparison" w:date="2026-04-22T15:46:00Z" w16du:dateUtc="2026-04-22T06:46:00Z">
                    <w:tcPr>
                      <w:tcW w:w="1234"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Del w:id="172" w:author="Comparison" w:date="2026-04-22T15:46:00Z"/>
                    </w:tcPr>
                  </w:tcPrChange>
                </w:tcPr>
                <w:p w14:paraId="3BCD7603" w14:textId="77777777" w:rsidR="006558BB" w:rsidRDefault="006558BB">
                  <w:pPr>
                    <w:rPr>
                      <w:rFonts w:ascii="DejaVu Sans" w:eastAsia="DejaVu Sans" w:hAnsi="DejaVu Sans" w:cs="DejaVu Sans"/>
                      <w:color w:val="000000"/>
                      <w:sz w:val="16"/>
                      <w:szCs w:val="16"/>
                    </w:rPr>
                  </w:pPr>
                  <w:del w:id="173" w:author="Comparison" w:date="2026-04-22T15:46:00Z" w16du:dateUtc="2026-04-22T06:46:00Z">
                    <w:r>
                      <w:rPr>
                        <w:rFonts w:ascii="DejaVu Sans" w:eastAsia="DejaVu Sans" w:hAnsi="DejaVu Sans" w:cs="DejaVu Sans"/>
                        <w:color w:val="000000"/>
                        <w:sz w:val="16"/>
                        <w:szCs w:val="16"/>
                      </w:rPr>
                      <w:delText>0.002</w:delText>
                    </w:r>
                  </w:del>
                </w:p>
              </w:tc>
              <w:tc>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4" w:author="Comparison" w:date="2026-04-22T15:46:00Z" w16du:dateUtc="2026-04-22T06:46:00Z">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6A56A90" w14:textId="1EF27A08"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0.011</w:t>
                  </w:r>
                </w:p>
              </w:tc>
            </w:tr>
          </w:tbl>
          <w:p w14:paraId="0AFA742B" w14:textId="77777777" w:rsidR="00F8232D" w:rsidRDefault="00F8232D"/>
        </w:tc>
        <w:bookmarkEnd w:id="87"/>
      </w:tr>
    </w:tbl>
    <w:p w14:paraId="5D4D18EA" w14:textId="77777777" w:rsidR="00F8232D" w:rsidRDefault="006558BB">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r>
        <w:fldChar w:fldCharType="begin"/>
      </w:r>
      <w:r>
        <w:instrText>HYPERLINK \l "tbl-ordinal-regression-clmm" \h</w:instrText>
      </w:r>
      <w:r>
        <w:fldChar w:fldCharType="separate"/>
      </w:r>
      <w:r>
        <w:rPr>
          <w:rStyle w:val="Hyperlink"/>
        </w:rPr>
        <w:t>Table 3</w:t>
      </w:r>
      <w:r>
        <w:fldChar w:fldCharType="end"/>
      </w:r>
      <w:r>
        <w:t>.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w:t>
      </w:r>
      <w:r>
        <w:t xml:space="preserve">rs among students compared to faculty. </w:t>
      </w:r>
      <w:r>
        <w:rPr>
          <w:i/>
          <w:iCs/>
        </w:rPr>
        <w:t>P</w:t>
      </w:r>
      <w:r>
        <w:t xml:space="preserve"> values are Bonferroni-corrected for comparisons across 15 items. The results indicated that, for the items criteria-based and clear direction, AI feedback received significantly higher scores than supervisor feedback (OR=11.81 [95% CI: 7.64–18.27], </w:t>
      </w:r>
      <w:r>
        <w:rPr>
          <w:i/>
          <w:iCs/>
        </w:rPr>
        <w:t>P</w:t>
      </w:r>
      <w:r>
        <w:t xml:space="preserve">&lt;.001; OR=6.61 [95% CI: 4.35–10.06], </w:t>
      </w:r>
      <w:r>
        <w:rPr>
          <w:i/>
          <w:iCs/>
        </w:rPr>
        <w:t>P</w:t>
      </w:r>
      <w:r>
        <w:t>&lt;.001) (OR, odds ratio; values larger than 1 indicate higher scores for AI than for supervisors). For accurate, prioritization, and supportive, AI also tended to receive higher scores</w:t>
      </w:r>
      <w:r>
        <w:t xml:space="preserve">, but the differences between AI and supervisors were not significant (OR=1.35 [95% CI: 0.91–2.00], </w:t>
      </w:r>
      <w:r>
        <w:rPr>
          <w:i/>
          <w:iCs/>
        </w:rPr>
        <w:t>P</w:t>
      </w:r>
      <w:r>
        <w:t xml:space="preserve">&gt;.99; OR=1.70 [95% CI: 1.16–2.50], </w:t>
      </w:r>
      <w:r>
        <w:rPr>
          <w:i/>
          <w:iCs/>
        </w:rPr>
        <w:t>P</w:t>
      </w:r>
      <w:r>
        <w:t xml:space="preserve">=.098; OR=1.34 [95% CI: 0.87–2.06], </w:t>
      </w:r>
      <w:r>
        <w:rPr>
          <w:i/>
          <w:iCs/>
        </w:rPr>
        <w:t>P</w:t>
      </w:r>
      <w:r>
        <w:t>&gt;.99).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
      <w:tblGrid>
        <w:gridCol w:w="9054"/>
      </w:tblGrid>
      <w:tr w:rsidR="00F8232D" w14:paraId="3F8179B3" w14:textId="77777777">
        <w:tc>
          <w:tcPr>
            <w:tcW w:w="7920" w:type="dxa"/>
          </w:tcPr>
          <w:p w14:paraId="71C1A41E" w14:textId="77777777" w:rsidR="00F8232D" w:rsidRDefault="006558BB">
            <w:pPr>
              <w:pStyle w:val="ImageCaption"/>
              <w:spacing w:before="200"/>
            </w:pPr>
            <w:bookmarkStart w:id="175" w:name="tbl-ordinal-regression-clmm"/>
            <w:r>
              <w:t>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w="5000" w:type="pct"/>
              <w:jc w:val="center"/>
              <w:tblLayout w:type="fixed"/>
              <w:tblLook w:val="0420" w:firstRow="1" w:lastRow="0" w:firstColumn="0" w:lastColumn="0" w:noHBand="0" w:noVBand="1"/>
            </w:tblPr>
            <w:tblGrid>
              <w:gridCol w:w="1473"/>
              <w:gridCol w:w="3241"/>
              <w:gridCol w:w="2062"/>
              <w:gridCol w:w="1031"/>
              <w:gridCol w:w="1031"/>
            </w:tblGrid>
            <w:tr w:rsidR="00F8232D" w14:paraId="55CDB94D"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20E4F"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BA678"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E2527"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44805"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P value</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BD595"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Corrected P value</w:t>
                  </w:r>
                </w:p>
              </w:tc>
            </w:tr>
            <w:tr w:rsidR="00F8232D" w14:paraId="1CB395BC" w14:textId="77777777" w:rsidTr="00F8232D">
              <w:trPr>
                <w:jc w:val="center"/>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4AA8B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3699D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B7C90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11.81 (7.64–18.27)</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722A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E91AB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F8232D" w14:paraId="0229B0AE"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4154E"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21A2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22AC6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1.60 (1.07–2.39)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3BC70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F1D7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0.328</w:t>
                  </w:r>
                </w:p>
              </w:tc>
            </w:tr>
            <w:tr w:rsidR="00F8232D" w14:paraId="57A03542"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BA5E8"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86C9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FA5C8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0.88 (0.49–1.59)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BD97E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0.684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79D9A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0DEC730E" w14:textId="77777777" w:rsidTr="00F8232D">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28116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(B) 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30498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180D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6.61 (4.35–10.06)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9300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4F1C8"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F8232D" w14:paraId="50E8DDDA"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069B0E"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7400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E1160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1.37 (0.92–2.04)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15F1C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E8B808"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1C3280B1"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3D0F6"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C41BE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F18A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1.09 (0.61–1.95)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281A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0.780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05F27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1E47B8E6" w14:textId="77777777" w:rsidTr="00F8232D">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7FBD2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8332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EF23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1.35 (0.91–2.00)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3E6D9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0.142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FE6D8"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4BC4A434"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8D0D85"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4C8978"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2BED9"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1.77 (1.16–2.72)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A0673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0.008</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A4A7C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0.125</w:t>
                  </w:r>
                </w:p>
              </w:tc>
            </w:tr>
            <w:tr w:rsidR="00F8232D" w14:paraId="27FDB9B9"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DC39DA"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A44DA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45B0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0.98 (0.55–1.76)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66224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E7AE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1666BDCA" w14:textId="77777777" w:rsidTr="00F8232D">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CAC4E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08B7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231AE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1.70 (1.16–2.50)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B5B5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B1F2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0.098</w:t>
                  </w:r>
                </w:p>
              </w:tc>
            </w:tr>
            <w:tr w:rsidR="00F8232D" w14:paraId="0E3F639C"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8B9EB5"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548C0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8CAF3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1.25 (0.83–1.89)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2A1C6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0.281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FA1C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632CF4D2" w14:textId="77777777" w:rsidTr="00F8232D">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DD103E"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4F9A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B7C4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1.62 (0.92–2.86)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B712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BFE7D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35D57B6B" w14:textId="77777777" w:rsidTr="00F8232D">
              <w:trPr>
                <w:jc w:val="center"/>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9097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ACC04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59E19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1.34 (0.87–2.06)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2FA69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1593D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F8232D" w14:paraId="6B573CF9" w14:textId="77777777" w:rsidTr="00F8232D">
              <w:trPr>
                <w:jc w:val="center"/>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C8951"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5CD34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21FF0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1.57 (0.99–2.49)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412D7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7944F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0.833</w:t>
                  </w:r>
                </w:p>
              </w:tc>
            </w:tr>
            <w:tr w:rsidR="00F8232D" w14:paraId="0F6DAE2D" w14:textId="77777777" w:rsidTr="00F8232D">
              <w:trPr>
                <w:jc w:val="center"/>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B11E0" w14:textId="77777777" w:rsidR="00F8232D" w:rsidRDefault="00F8232D">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963C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5222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1.19 (0.61–2.34)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D1F9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0.603</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1DED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bl>
          <w:p w14:paraId="7DBFBB4D" w14:textId="77777777" w:rsidR="00F8232D" w:rsidRDefault="00F8232D"/>
        </w:tc>
        <w:bookmarkEnd w:id="175"/>
      </w:tr>
    </w:tbl>
    <w:p w14:paraId="6526A443" w14:textId="77777777" w:rsidR="00F8232D" w:rsidRDefault="006558BB">
      <w:pPr>
        <w:pStyle w:val="BodyText"/>
      </w:pPr>
      <w:r>
        <w:t>These rubric-based findings should be interpreted in light of the asymmetric design described in the Methods</w:t>
      </w:r>
      <w:del w:id="176" w:author="Comparison" w:date="2026-04-22T15:46:00Z" w16du:dateUtc="2026-04-22T06:46:00Z">
        <w:r>
          <w:delText xml:space="preserve"> section: AI feedback was generated with</w:delText>
        </w:r>
      </w:del>
      <w:ins w:id="177" w:author="Comparison" w:date="2026-04-22T15:46:00Z" w16du:dateUtc="2026-04-22T06:46:00Z">
        <w:r>
          <w:t>:</w:t>
        </w:r>
      </w:ins>
      <w:r>
        <w:t xml:space="preserve"> the rubric criteria </w:t>
      </w:r>
      <w:ins w:id="178" w:author="Comparison" w:date="2026-04-22T15:46:00Z" w16du:dateUtc="2026-04-22T06:46:00Z">
        <w:r>
          <w:t xml:space="preserve">were </w:t>
        </w:r>
      </w:ins>
      <w:r>
        <w:t xml:space="preserve">explicitly embedded in the </w:t>
      </w:r>
      <w:ins w:id="179" w:author="Comparison" w:date="2026-04-22T15:46:00Z" w16du:dateUtc="2026-04-22T06:46:00Z">
        <w:r>
          <w:t xml:space="preserve">AI </w:t>
        </w:r>
      </w:ins>
      <w:r>
        <w:t>prompt</w:t>
      </w:r>
      <w:del w:id="180" w:author="Comparison" w:date="2026-04-22T15:46:00Z" w16du:dateUtc="2026-04-22T06:46:00Z">
        <w:r>
          <w:delText>, whereas supervisor feedback was produced under routine clinical conditions without rubric guidance.</w:delText>
        </w:r>
      </w:del>
      <w:ins w:id="181" w:author="Comparison" w:date="2026-04-22T15:46:00Z" w16du:dateUtc="2026-04-22T06:46:00Z">
        <w:r>
          <w:t xml:space="preserve"> but not given to supervisors.</w:t>
        </w:r>
      </w:ins>
      <w:r>
        <w:t xml:space="preserve"> The observed score differences therefore reflect</w:t>
      </w:r>
      <w:del w:id="182" w:author="Comparison" w:date="2026-04-22T15:46:00Z" w16du:dateUtc="2026-04-22T06:46:00Z">
        <w:r>
          <w:delText>, at least in part, the degree to which each feedback type adheres</w:delText>
        </w:r>
      </w:del>
      <w:ins w:id="183" w:author="Comparison" w:date="2026-04-22T15:46:00Z" w16du:dateUtc="2026-04-22T06:46:00Z">
        <w:r>
          <w:t xml:space="preserve"> adherence</w:t>
        </w:r>
      </w:ins>
      <w:r>
        <w:t xml:space="preserve"> to </w:t>
      </w:r>
      <w:del w:id="184" w:author="Comparison" w:date="2026-04-22T15:46:00Z" w16du:dateUtc="2026-04-22T06:46:00Z">
        <w:r>
          <w:delText>the</w:delText>
        </w:r>
      </w:del>
      <w:ins w:id="185" w:author="Comparison" w:date="2026-04-22T15:46:00Z" w16du:dateUtc="2026-04-22T06:46:00Z">
        <w:r>
          <w:t>these</w:t>
        </w:r>
      </w:ins>
      <w:r>
        <w:t xml:space="preserve"> specific structural dimensions</w:t>
      </w:r>
      <w:del w:id="186" w:author="Comparison" w:date="2026-04-22T15:46:00Z" w16du:dateUtc="2026-04-22T06:46:00Z">
        <w:r>
          <w:delText xml:space="preserve"> assessed by this instrument</w:delText>
        </w:r>
      </w:del>
      <w:r>
        <w:t xml:space="preserve"> rather than overall educational quality. The qualitative findings, particularly the themes of Perspective as a clinician and Continuity with practice, provide complementary evidence of the clinical value that supervisors contribute and that this rubric does not capture.</w:t>
      </w:r>
    </w:p>
    <w:p w14:paraId="16788F2F" w14:textId="77777777" w:rsidR="00F8232D" w:rsidRDefault="006558BB">
      <w:pPr>
        <w:pStyle w:val="Heading4"/>
      </w:pPr>
      <w:bookmarkStart w:id="187" w:name="consistency-of-rubric-scores"/>
      <w:bookmarkEnd w:id="75"/>
      <w:r>
        <w:t xml:space="preserve">Consistency of </w:t>
      </w:r>
      <w:del w:id="188" w:author="Comparison" w:date="2026-04-22T15:46:00Z" w16du:dateUtc="2026-04-22T06:46:00Z">
        <w:r>
          <w:delText>Feedback Quality</w:delText>
        </w:r>
      </w:del>
      <w:ins w:id="189" w:author="Comparison" w:date="2026-04-22T15:46:00Z" w16du:dateUtc="2026-04-22T06:46:00Z">
        <w:r>
          <w:t>Rubric Scores</w:t>
        </w:r>
      </w:ins>
    </w:p>
    <w:p w14:paraId="2A19C6AE" w14:textId="77777777" w:rsidR="00F8232D" w:rsidRDefault="006558BB">
      <w:pPr>
        <w:pStyle w:val="FirstParagraph"/>
      </w:pPr>
      <w:r>
        <w:t xml:space="preserve">To compare the consistency of </w:t>
      </w:r>
      <w:del w:id="190" w:author="Comparison" w:date="2026-04-22T15:46:00Z" w16du:dateUtc="2026-04-22T06:46:00Z">
        <w:r>
          <w:delText>feedback quality</w:delText>
        </w:r>
      </w:del>
      <w:ins w:id="191" w:author="Comparison" w:date="2026-04-22T15:46:00Z" w16du:dateUtc="2026-04-22T06:46:00Z">
        <w:r>
          <w:t>rubric scores</w:t>
        </w:r>
      </w:ins>
      <w:r>
        <w:t xml:space="preserve"> between AI and supervisors, we plotted the distribution of per-clinical clerkship log mean scores (see </w:t>
      </w:r>
      <w:r>
        <w:fldChar w:fldCharType="begin"/>
      </w:r>
      <w:r>
        <w:instrText>HYPERLINK \l "fig-mean-score-per-record" \h</w:instrText>
      </w:r>
      <w:r>
        <w:fldChar w:fldCharType="separate"/>
      </w:r>
      <w:r>
        <w:rPr>
          <w:rStyle w:val="Hyperlink"/>
        </w:rPr>
        <w:t>Figure 5</w:t>
      </w:r>
      <w:r>
        <w:fldChar w:fldCharType="end"/>
      </w:r>
      <w:r>
        <w:t xml:space="preserve">). AI exhibited smaller score dispersion, suggesting higher consistency in </w:t>
      </w:r>
      <w:del w:id="192" w:author="Comparison" w:date="2026-04-22T15:46:00Z" w16du:dateUtc="2026-04-22T06:46:00Z">
        <w:r>
          <w:delText>feedback quality.</w:delText>
        </w:r>
      </w:del>
      <w:ins w:id="193" w:author="Comparison" w:date="2026-04-22T15:46:00Z" w16du:dateUtc="2026-04-22T06:46:00Z">
        <w:r>
          <w:t>rubric scores.</w:t>
        </w:r>
      </w:ins>
      <w:r>
        <w:t xml:space="preserve"> We further tested whether the variance of per-clinical clerkship log mean scores differs between AI and supervisors. The variance of per-clinical clerkship log mean scores was significantly larger for supervisors (Var=1.011, SD=1.005) than for AI (Var=0.262, SD=0.512) (Levene: </w:t>
      </w:r>
      <w:r>
        <w:rPr>
          <w:i/>
          <w:iCs/>
        </w:rPr>
        <w:t>F</w:t>
      </w:r>
      <w:r>
        <w:t xml:space="preserve">(1, 320)=73.203, </w:t>
      </w:r>
      <w:r>
        <w:rPr>
          <w:i/>
          <w:iCs/>
        </w:rPr>
        <w:t>P</w:t>
      </w:r>
      <w:r>
        <w:t xml:space="preserve">&lt;.001; </w:t>
      </w:r>
      <w:r>
        <w:rPr>
          <w:i/>
          <w:iCs/>
        </w:rPr>
        <w:t>F</w:t>
      </w:r>
      <w:r>
        <w:t xml:space="preserve">-test: </w:t>
      </w:r>
      <w:r>
        <w:rPr>
          <w:i/>
          <w:iCs/>
        </w:rPr>
        <w:t>F</w:t>
      </w:r>
      <w:r>
        <w:t xml:space="preserve">(160, 160)=0.259, </w:t>
      </w:r>
      <w:r>
        <w:rPr>
          <w:i/>
          <w:iCs/>
        </w:rPr>
        <w:t>P</w:t>
      </w:r>
      <w:r>
        <w:t xml:space="preserve">&lt;.001). The supervisor variance was about 3.9 times that of AI, suggesting that AI feedback </w:t>
      </w:r>
      <w:del w:id="194" w:author="Comparison" w:date="2026-04-22T15:46:00Z" w16du:dateUtc="2026-04-22T06:46:00Z">
        <w:r>
          <w:delText>quality is</w:delText>
        </w:r>
      </w:del>
      <w:ins w:id="195" w:author="Comparison" w:date="2026-04-22T15:46:00Z" w16du:dateUtc="2026-04-22T06:46:00Z">
        <w:r>
          <w:t>received</w:t>
        </w:r>
      </w:ins>
      <w:r>
        <w:t xml:space="preserve"> more consistent</w:t>
      </w:r>
      <w:ins w:id="196" w:author="Comparison" w:date="2026-04-22T15:46:00Z" w16du:dateUtc="2026-04-22T06:46:00Z">
        <w:r>
          <w:t xml:space="preserve"> rubric scores</w:t>
        </w:r>
      </w:ins>
      <w:r>
        <w:t xml:space="preserve">, whereas supervisor feedback </w:t>
      </w:r>
      <w:del w:id="197" w:author="Comparison" w:date="2026-04-22T15:46:00Z" w16du:dateUtc="2026-04-22T06:46:00Z">
        <w:r>
          <w:delText>quality is</w:delText>
        </w:r>
      </w:del>
      <w:ins w:id="198" w:author="Comparison" w:date="2026-04-22T15:46:00Z" w16du:dateUtc="2026-04-22T06:46:00Z">
        <w:r>
          <w:t>received</w:t>
        </w:r>
      </w:ins>
      <w:r>
        <w:t xml:space="preserve"> more variable</w:t>
      </w:r>
      <w:ins w:id="199" w:author="Comparison" w:date="2026-04-22T15:46:00Z" w16du:dateUtc="2026-04-22T06:46:00Z">
        <w:r>
          <w:t xml:space="preserve"> ones</w:t>
        </w:r>
      </w:ins>
      <w:r>
        <w:t>.</w:t>
      </w:r>
    </w:p>
    <w:tbl>
      <w:tblPr>
        <w:tblStyle w:val="Table"/>
        <w:tblW w:w="5000" w:type="pct"/>
        <w:tblLayout w:type="fixed"/>
        <w:tblLook w:val="0000" w:firstRow="0" w:lastRow="0" w:firstColumn="0" w:lastColumn="0" w:noHBand="0" w:noVBand="0"/>
      </w:tblPr>
      <w:tblGrid>
        <w:gridCol w:w="9054"/>
      </w:tblGrid>
      <w:tr w:rsidR="00F8232D" w14:paraId="50AB3489" w14:textId="77777777">
        <w:tc>
          <w:tcPr>
            <w:tcW w:w="7920" w:type="dxa"/>
          </w:tcPr>
          <w:p w14:paraId="6A55A63C" w14:textId="77777777" w:rsidR="001163C8" w:rsidRDefault="006558BB">
            <w:pPr>
              <w:pStyle w:val="Compact"/>
              <w:jc w:val="center"/>
              <w:rPr>
                <w:del w:id="200" w:author="Comparison" w:date="2026-04-22T15:46:00Z" w16du:dateUtc="2026-04-22T06:46:00Z"/>
              </w:rPr>
            </w:pPr>
            <w:bookmarkStart w:id="201" w:name="fig-mean-score-per-record"/>
            <w:del w:id="202" w:author="Comparison" w:date="2026-04-22T15:46:00Z" w16du:dateUtc="2026-04-22T06:46:00Z">
              <w:r>
                <w:rPr>
                  <w:noProof/>
                </w:rPr>
                <w:drawing>
                  <wp:inline distT="0" distB="0" distL="0" distR="0" wp14:anchorId="18A0C0A7" wp14:editId="6A0B82E8">
                    <wp:extent cx="5334000" cy="3200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sult/quantitative/fig_mean_score_per_record.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200400"/>
                            </a:xfrm>
                            <a:prstGeom prst="rect">
                              <a:avLst/>
                            </a:prstGeom>
                            <a:noFill/>
                            <a:ln w="9525">
                              <a:noFill/>
                              <a:headEnd/>
                              <a:tailEnd/>
                            </a:ln>
                          </pic:spPr>
                        </pic:pic>
                      </a:graphicData>
                    </a:graphic>
                  </wp:inline>
                </w:drawing>
              </w:r>
            </w:del>
          </w:p>
          <w:p w14:paraId="39E7DB6D" w14:textId="77777777" w:rsidR="00F8232D" w:rsidRDefault="006558BB">
            <w:pPr>
              <w:pStyle w:val="Compact"/>
              <w:jc w:val="center"/>
              <w:rPr>
                <w:ins w:id="203" w:author="Comparison" w:date="2026-04-22T15:46:00Z" w16du:dateUtc="2026-04-22T06:46:00Z"/>
              </w:rPr>
            </w:pPr>
            <w:ins w:id="204" w:author="Comparison" w:date="2026-04-22T15:46:00Z" w16du:dateUtc="2026-04-22T06:46:00Z">
              <w:r>
                <w:rPr>
                  <w:noProof/>
                </w:rPr>
                <w:drawing>
                  <wp:inline distT="0" distB="0" distL="0" distR="0" wp14:anchorId="051915EA" wp14:editId="2E6A5959">
                    <wp:extent cx="5334000" cy="32004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quantitative/fig_mean_score_per_record.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0ED9B2C0" w14:textId="77777777" w:rsidR="00F8232D" w:rsidRDefault="006558BB">
            <w:pPr>
              <w:pStyle w:val="ImageCaption"/>
              <w:spacing w:before="200"/>
            </w:pPr>
            <w:r>
              <w:t>Figure 5: Distribution of per-record mean rubric scores for AI-generated and supervisor feedback on 161 clinical clerkship logs, Nagoya University, Japan, 2024. AI feedback shows smaller dispersion, indicating higher consistency.</w:t>
            </w:r>
          </w:p>
        </w:tc>
        <w:bookmarkEnd w:id="201"/>
      </w:tr>
    </w:tbl>
    <w:p w14:paraId="530B3BDE" w14:textId="77777777" w:rsidR="00F8232D" w:rsidRDefault="006558BB">
      <w:pPr>
        <w:pStyle w:val="Heading4"/>
      </w:pPr>
      <w:bookmarkStart w:id="205" w:name="Xab7d2b16f0485721e4a7a33cad2fa2130bd3877"/>
      <w:bookmarkEnd w:id="187"/>
      <w:r>
        <w:t>Correlation between feedback length and score</w:t>
      </w:r>
    </w:p>
    <w:p w14:paraId="71049427" w14:textId="77777777" w:rsidR="00F8232D" w:rsidRDefault="006558BB">
      <w:pPr>
        <w:pStyle w:val="FirstParagraph"/>
      </w:pPr>
      <w:r>
        <w:t xml:space="preserve">To investigate whether the character count of feedback is correlated with the scores given by evaluators, we calculated the Spearman’s rank correlation coefficient for each feedback provider. The results are summarized in </w:t>
      </w:r>
      <w:r>
        <w:fldChar w:fldCharType="begin"/>
      </w:r>
      <w:r>
        <w:instrText>HYPERLINK \l "Xfd729f81f31c49b3e1a6a80b6107c0be4986fdd" \h</w:instrText>
      </w:r>
      <w:r>
        <w:fldChar w:fldCharType="separate"/>
      </w:r>
      <w:r>
        <w:rPr>
          <w:rStyle w:val="Hyperlink"/>
        </w:rPr>
        <w:t>Table 4</w:t>
      </w:r>
      <w:r>
        <w:fldChar w:fldCharType="end"/>
      </w:r>
      <w:r>
        <w:t xml:space="preserve">. </w:t>
      </w:r>
      <w:r>
        <w:rPr>
          <w:i/>
          <w:iCs/>
        </w:rPr>
        <w:t>P</w:t>
      </w:r>
      <w:r>
        <w:t xml:space="preserve"> 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
      <w:tblGrid>
        <w:gridCol w:w="9054"/>
      </w:tblGrid>
      <w:tr w:rsidR="00F8232D" w14:paraId="4C1B3D90" w14:textId="77777777">
        <w:tc>
          <w:tcPr>
            <w:tcW w:w="7920" w:type="dxa"/>
          </w:tcPr>
          <w:p w14:paraId="57B49A92" w14:textId="77777777" w:rsidR="00F8232D" w:rsidRDefault="006558BB">
            <w:pPr>
              <w:pStyle w:val="ImageCaption"/>
              <w:spacing w:before="200"/>
            </w:pPr>
            <w:bookmarkStart w:id="206" w:name="Xfd729f81f31c49b3e1a6a80b6107c0be4986fdd"/>
            <w:r>
              <w:t>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w="5000" w:type="pct"/>
              <w:jc w:val="center"/>
              <w:tblLayout w:type="fixed"/>
              <w:tblLook w:val="0420" w:firstRow="1" w:lastRow="0" w:firstColumn="0" w:lastColumn="0" w:noHBand="0" w:noVBand="1"/>
            </w:tblPr>
            <w:tblGrid>
              <w:gridCol w:w="1767"/>
              <w:gridCol w:w="1767"/>
              <w:gridCol w:w="1768"/>
              <w:gridCol w:w="1768"/>
              <w:gridCol w:w="1768"/>
            </w:tblGrid>
            <w:tr w:rsidR="00F8232D" w14:paraId="6D4A509A"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9ABD5D" w14:textId="77777777" w:rsidR="00F8232D" w:rsidRDefault="00F8232D">
                  <w:pPr>
                    <w:jc w:val="center"/>
                    <w:rPr>
                      <w:rFonts w:ascii="DejaVu Sans" w:eastAsia="DejaVu Sans" w:hAnsi="DejaVu Sans" w:cs="DejaVu Sans"/>
                      <w:b/>
                      <w:color w:val="000000"/>
                      <w:sz w:val="18"/>
                      <w:szCs w:val="18"/>
                    </w:rPr>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5F68F6"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Spearman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A667B"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Corrected</w:t>
                  </w:r>
                  <w:r>
                    <w:rPr>
                      <w:rFonts w:ascii="DejaVu Sans" w:eastAsia="DejaVu Sans" w:hAnsi="DejaVu Sans" w:cs="DejaVu Sans"/>
                      <w:b/>
                      <w:color w:val="000000"/>
                      <w:sz w:val="18"/>
                      <w:szCs w:val="18"/>
                    </w:rPr>
                    <w:br/>
                    <w:t>P value</w:t>
                  </w:r>
                </w:p>
              </w:tc>
            </w:tr>
            <w:tr w:rsidR="00F8232D" w14:paraId="0539E681"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30E91"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2BCCD"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21BC12"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38CFD6"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A21A8" w14:textId="77777777" w:rsidR="00F8232D" w:rsidRDefault="006558BB">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r>
            <w:tr w:rsidR="00F8232D" w14:paraId="10B75C7B" w14:textId="77777777" w:rsidTr="00F8232D">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4C8662"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C14D3"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7B778"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6681C"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4DB21"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F8232D" w14:paraId="7B768A37" w14:textId="77777777" w:rsidTr="00F8232D">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6385D7"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127AEC"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028633"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E343E5"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07B49"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F8232D" w14:paraId="0F629877" w14:textId="77777777" w:rsidTr="00F8232D">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A15300"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9D396"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6D7E5"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51AB9"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DF08D5"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F8232D" w14:paraId="49D787EE" w14:textId="77777777" w:rsidTr="00F8232D">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7FD2D7"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C85221"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39588"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C3835"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50CC4"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F8232D" w14:paraId="22D197E9" w14:textId="77777777" w:rsidTr="00F8232D">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68F4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44EA6"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9E97B"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EEFD9"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426CF" w14:textId="77777777" w:rsidR="00F8232D" w:rsidRDefault="006558BB">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bl>
          <w:p w14:paraId="5DBD8EC7" w14:textId="77777777" w:rsidR="00F8232D" w:rsidRDefault="00F8232D"/>
        </w:tc>
        <w:bookmarkEnd w:id="206"/>
      </w:tr>
    </w:tbl>
    <w:p w14:paraId="4C158BE9" w14:textId="77777777" w:rsidR="00F8232D" w:rsidRDefault="006558BB">
      <w:pPr>
        <w:pStyle w:val="Heading4"/>
      </w:pPr>
      <w:bookmarkStart w:id="207" w:name="X2274c5648a659b767e085ca42b68a59629a3fc5"/>
      <w:bookmarkEnd w:id="205"/>
      <w:r>
        <w:t>Relationship Between Student Log Length and Feedback Scores</w:t>
      </w:r>
    </w:p>
    <w:p w14:paraId="71A5583C" w14:textId="77777777" w:rsidR="00F8232D" w:rsidRDefault="006558BB">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p>
    <w:p w14:paraId="6F36F9E5" w14:textId="77777777" w:rsidR="00F8232D" w:rsidRDefault="006558BB">
      <w:pPr>
        <w:pStyle w:val="Heading4"/>
      </w:pPr>
      <w:bookmarkStart w:id="208" w:name="inter-rater-reliability"/>
      <w:bookmarkEnd w:id="207"/>
      <w:r>
        <w:t>Inter-Rater Reliability</w:t>
      </w:r>
    </w:p>
    <w:p w14:paraId="2B1DA906" w14:textId="77777777" w:rsidR="00F8232D" w:rsidRDefault="006558BB">
      <w:pPr>
        <w:pStyle w:val="FirstParagraph"/>
      </w:pPr>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r>
        <w:fldChar w:fldCharType="begin"/>
      </w:r>
      <w:r>
        <w:instrText>HYPERLINK \l "tbl-inter-rater-reliability" \h</w:instrText>
      </w:r>
      <w:r>
        <w:fldChar w:fldCharType="separate"/>
      </w:r>
      <w:r>
        <w:rPr>
          <w:rStyle w:val="Hyperlink"/>
        </w:rPr>
        <w:t>Table 5</w:t>
      </w:r>
      <w:r>
        <w:fldChar w:fldCharType="end"/>
      </w:r>
      <w:r>
        <w:t xml:space="preserve">). For supervisor feedback, inter-rater agreement was fair to moderate (weighted κ=0.37–0.54, all </w:t>
      </w:r>
      <w:r>
        <w:rPr>
          <w:i/>
          <w:iCs/>
        </w:rPr>
        <w:t>P</w:t>
      </w:r>
      <w:r>
        <w:t>&lt;.001).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w="5000" w:type="pct"/>
        <w:tblLayout w:type="fixed"/>
        <w:tblLook w:val="0000" w:firstRow="0" w:lastRow="0" w:firstColumn="0" w:lastColumn="0" w:noHBand="0" w:noVBand="0"/>
      </w:tblPr>
      <w:tblGrid>
        <w:gridCol w:w="9054"/>
      </w:tblGrid>
      <w:tr w:rsidR="00F8232D" w14:paraId="2BCF90D1" w14:textId="77777777">
        <w:tc>
          <w:tcPr>
            <w:tcW w:w="7920" w:type="dxa"/>
          </w:tcPr>
          <w:p w14:paraId="2BEA1523" w14:textId="77777777" w:rsidR="00F8232D" w:rsidRDefault="006558BB">
            <w:pPr>
              <w:pStyle w:val="ImageCaption"/>
              <w:spacing w:before="200"/>
            </w:pPr>
            <w:bookmarkStart w:id="209" w:name="tbl-inter-rater-reliability"/>
            <w:r>
              <w:t>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w="5000" w:type="pct"/>
              <w:jc w:val="center"/>
              <w:tblLayout w:type="fixed"/>
              <w:tblLook w:val="0420" w:firstRow="1" w:lastRow="0" w:firstColumn="0" w:lastColumn="0" w:noHBand="0" w:noVBand="1"/>
            </w:tblPr>
            <w:tblGrid>
              <w:gridCol w:w="1523"/>
              <w:gridCol w:w="1219"/>
              <w:gridCol w:w="610"/>
              <w:gridCol w:w="1067"/>
              <w:gridCol w:w="1067"/>
              <w:gridCol w:w="914"/>
              <w:gridCol w:w="1524"/>
              <w:gridCol w:w="914"/>
            </w:tblGrid>
            <w:tr w:rsidR="00F8232D" w14:paraId="59A85517"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399DE8"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6B9DFB"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Feedback</w:t>
                  </w:r>
                  <w:r>
                    <w:rPr>
                      <w:rFonts w:ascii="DejaVu Sans" w:eastAsia="DejaVu Sans" w:hAnsi="DejaVu Sans" w:cs="DejaVu Sans"/>
                      <w:b/>
                      <w:color w:val="000000"/>
                      <w:sz w:val="16"/>
                      <w:szCs w:val="16"/>
                    </w:rPr>
                    <w:br/>
                    <w:t>Type</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871B7" w14:textId="77777777" w:rsidR="00F8232D" w:rsidRDefault="006558BB">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4F308D" w14:textId="77777777" w:rsidR="00F8232D" w:rsidRDefault="006558BB">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w:t>
                  </w:r>
                  <w:r>
                    <w:rPr>
                      <w:rFonts w:ascii="DejaVu Sans" w:eastAsia="DejaVu Sans" w:hAnsi="DejaVu Sans" w:cs="DejaVu Sans"/>
                      <w:b/>
                      <w:color w:val="000000"/>
                      <w:sz w:val="16"/>
                      <w:szCs w:val="16"/>
                    </w:rPr>
                    <w:br/>
                    <w:t>Agreement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67E77" w14:textId="77777777" w:rsidR="00F8232D" w:rsidRDefault="006558BB">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Weighted</w:t>
                  </w:r>
                  <w:r>
                    <w:rPr>
                      <w:rFonts w:ascii="DejaVu Sans" w:eastAsia="DejaVu Sans" w:hAnsi="DejaVu Sans" w:cs="DejaVu Sans"/>
                      <w:b/>
                      <w:color w:val="000000"/>
                      <w:sz w:val="16"/>
                      <w:szCs w:val="16"/>
                    </w:rPr>
                    <w:br/>
                    <w:t>κ</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2E94FC"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κ</w:t>
                  </w:r>
                  <w:r>
                    <w:rPr>
                      <w:rFonts w:ascii="DejaVu Sans" w:eastAsia="DejaVu Sans" w:hAnsi="DejaVu Sans" w:cs="DejaVu Sans"/>
                      <w:b/>
                      <w:color w:val="000000"/>
                      <w:sz w:val="16"/>
                      <w:szCs w:val="16"/>
                    </w:rPr>
                    <w:br/>
                    <w:t>P value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68E31"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(95% CI)</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9D75F" w14:textId="77777777" w:rsidR="00F8232D" w:rsidRDefault="006558BB">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P value</w:t>
                  </w:r>
                </w:p>
              </w:tc>
            </w:tr>
            <w:tr w:rsidR="00F8232D" w14:paraId="17DC1F4D" w14:textId="77777777" w:rsidTr="00F8232D">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53DAE"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1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AC0C6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3F315"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11A43"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36.0</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94792"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0.062</w:t>
                  </w:r>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0B6D9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0.412</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78845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0.062 (-0.087-0.210)</w:t>
                  </w:r>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78C2F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0.207</w:t>
                  </w:r>
                </w:p>
              </w:tc>
            </w:tr>
            <w:tr w:rsidR="00F8232D" w14:paraId="283CB126"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A98ED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9749E"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BB953"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17C98"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41.0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75AC15"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0.383</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578BC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B201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0.384 (0.246-0.508)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2A424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F8232D" w14:paraId="3539176B"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64CA1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AA5CB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338A3"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90977D"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105AD3"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0.150</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78FDE9"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B1A26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0.151 (-0.004-0.298)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AFD2D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0.028</w:t>
                  </w:r>
                </w:p>
              </w:tc>
            </w:tr>
            <w:tr w:rsidR="00F8232D" w14:paraId="62515764"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44210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B3525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69F2A6"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EA27F"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37.9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FCB3F6"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0.535</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90A55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373D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0.536 (0.417-0.638)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0B1C9"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F8232D" w14:paraId="19AAB816"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27C5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B89D0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CC859"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4EB7A6"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859C9"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0.076</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93EDF"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0.313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DDC7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0.076 (-0.080-0.229)</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7F60A1"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0.169</w:t>
                  </w:r>
                </w:p>
              </w:tc>
            </w:tr>
            <w:tr w:rsidR="00F8232D" w14:paraId="7968CA6D"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64F54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22F4CB"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15F293"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7E1A5"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685488"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0.427</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F93DD"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58507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0.428 (0.293-0.547)</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2B9A5"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F8232D" w14:paraId="01007089"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AAF7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9AF38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C4BF8"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7B3419"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24.2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A761B"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0.042</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E1A72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0.565</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73A2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0.042 (-0.107-0.191)</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D89E8"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0.291</w:t>
                  </w:r>
                </w:p>
              </w:tc>
            </w:tr>
            <w:tr w:rsidR="00F8232D" w14:paraId="465F539F"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E9F6CA"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AD4DA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88301"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68735"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32.9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4DC32D"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0.379</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45590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75EC54"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0.381 (0.241-0.505)</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80EE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F8232D" w14:paraId="629F59D6" w14:textId="77777777" w:rsidTr="00F8232D">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7CB59"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E0E98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CA65B"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36CCB1"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49.7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57A820"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0.073</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996FC"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0.304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226B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0.073 (-0.083-0.226)</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13834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0.178</w:t>
                  </w:r>
                </w:p>
              </w:tc>
            </w:tr>
            <w:tr w:rsidR="00F8232D" w14:paraId="1D885A95" w14:textId="77777777" w:rsidTr="00F8232D">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63EF0"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1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928A6"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2944"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1020D"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55.9</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87939" w14:textId="77777777" w:rsidR="00F8232D" w:rsidRDefault="006558BB">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0.365</w:t>
                  </w:r>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F6B02"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8E367"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0.367 (0.226-0.492)</w:t>
                  </w:r>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C89853" w14:textId="77777777" w:rsidR="00F8232D" w:rsidRDefault="006558BB">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bl>
          <w:p w14:paraId="1307C2F9" w14:textId="77777777" w:rsidR="00F8232D" w:rsidRDefault="00F8232D"/>
        </w:tc>
        <w:bookmarkEnd w:id="209"/>
      </w:tr>
    </w:tbl>
    <w:p w14:paraId="54F36AE8" w14:textId="77777777" w:rsidR="00F8232D" w:rsidRDefault="006558BB">
      <w:pPr>
        <w:pStyle w:val="Heading4"/>
      </w:pPr>
      <w:bookmarkStart w:id="210" w:name="identification-of-feedback-source"/>
      <w:bookmarkEnd w:id="208"/>
      <w:r>
        <w:t>Identification of Feedback Source</w:t>
      </w:r>
    </w:p>
    <w:p w14:paraId="19591CFA" w14:textId="77777777" w:rsidR="00F8232D" w:rsidRDefault="006558BB">
      <w:pPr>
        <w:pStyle w:val="FirstParagraph"/>
      </w:pPr>
      <w:r>
        <w:t>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p w14:paraId="0AB95C5E" w14:textId="77777777" w:rsidR="00F8232D" w:rsidRDefault="006558BB">
      <w:pPr>
        <w:pStyle w:val="Heading3"/>
      </w:pPr>
      <w:bookmarkStart w:id="211" w:name="qualitative-analysis-1"/>
      <w:bookmarkEnd w:id="67"/>
      <w:bookmarkEnd w:id="210"/>
      <w:r>
        <w:t>Qualitative analysis</w:t>
      </w:r>
    </w:p>
    <w:p w14:paraId="041948CF" w14:textId="77777777" w:rsidR="00F8232D" w:rsidRDefault="006558BB">
      <w:pPr>
        <w:pStyle w:val="FirstParagraph"/>
      </w:pPr>
      <w:r>
        <w:t xml:space="preserve">The qualitative analysis of the free-text comments provided by the evaluators revealed several themes regarding the differences between AI and supervisor feedback. </w:t>
      </w:r>
      <w:del w:id="212" w:author="Comparison" w:date="2026-04-22T15:46:00Z" w16du:dateUtc="2026-04-22T06:46:00Z">
        <w:r>
          <w:delText>The themes are</w:delText>
        </w:r>
      </w:del>
      <w:ins w:id="213" w:author="Comparison" w:date="2026-04-22T15:46:00Z" w16du:dateUtc="2026-04-22T06:46:00Z">
        <w:r>
          <w:t xml:space="preserve">Following the thematic-map guidance of [51], the thematic map in </w:t>
        </w:r>
        <w:r>
          <w:fldChar w:fldCharType="begin"/>
        </w:r>
        <w:r>
          <w:instrText>HYPERLINK \l "fig-thematic_map" \h</w:instrText>
        </w:r>
        <w:r>
          <w:fldChar w:fldCharType="separate"/>
        </w:r>
        <w:r>
          <w:rPr>
            <w:rStyle w:val="Hyperlink"/>
          </w:rPr>
          <w:t>Figure 6</w:t>
        </w:r>
        <w:r>
          <w:fldChar w:fldCharType="end"/>
        </w:r>
        <w:r>
          <w:t xml:space="preserve"> visualizes the research question, the five themes, and their sub-themes arranged by feedback provider. The complete list of sub-themes by provider is</w:t>
        </w:r>
      </w:ins>
      <w:r>
        <w:t xml:space="preserve"> shown in </w:t>
      </w:r>
      <w:r>
        <w:fldChar w:fldCharType="begin"/>
      </w:r>
      <w:r>
        <w:instrText>HYPERLINK \l "tbl-themes" \h</w:instrText>
      </w:r>
      <w:r>
        <w:fldChar w:fldCharType="separate"/>
      </w:r>
      <w:r>
        <w:rPr>
          <w:rStyle w:val="Hyperlink"/>
        </w:rPr>
        <w:t>Table 6</w:t>
      </w:r>
      <w:r>
        <w:fldChar w:fldCharType="end"/>
      </w:r>
      <w:r>
        <w:t>.</w:t>
      </w:r>
    </w:p>
    <w:tbl>
      <w:tblPr>
        <w:tblStyle w:val="Table"/>
        <w:tblW w:w="5000" w:type="pct"/>
        <w:tblLayout w:type="fixed"/>
        <w:tblLook w:val="0000" w:firstRow="0" w:lastRow="0" w:firstColumn="0" w:lastColumn="0" w:noHBand="0" w:noVBand="0"/>
      </w:tblPr>
      <w:tblGrid>
        <w:gridCol w:w="9054"/>
      </w:tblGrid>
      <w:tr w:rsidR="00F8232D" w14:paraId="1BC07BA3" w14:textId="77777777">
        <w:trPr>
          <w:ins w:id="214" w:author="Comparison" w:date="2026-04-22T15:46:00Z" w16du:dateUtc="2026-04-22T06:46:00Z"/>
        </w:trPr>
        <w:tc>
          <w:tcPr>
            <w:tcW w:w="7920" w:type="dxa"/>
          </w:tcPr>
          <w:p w14:paraId="590AEBB0" w14:textId="77777777" w:rsidR="00F8232D" w:rsidRDefault="006558BB">
            <w:pPr>
              <w:pStyle w:val="Compact"/>
              <w:jc w:val="center"/>
              <w:rPr>
                <w:ins w:id="215" w:author="Comparison" w:date="2026-04-22T15:46:00Z" w16du:dateUtc="2026-04-22T06:46:00Z"/>
              </w:rPr>
            </w:pPr>
            <w:bookmarkStart w:id="216" w:name="fig-thematic_map"/>
            <w:ins w:id="217" w:author="Comparison" w:date="2026-04-22T15:46:00Z" w16du:dateUtc="2026-04-22T06:46:00Z">
              <w:r>
                <w:rPr>
                  <w:noProof/>
                </w:rPr>
                <w:drawing>
                  <wp:inline distT="0" distB="0" distL="0" distR="0" wp14:anchorId="40F26CAB" wp14:editId="2F3FC4F2">
                    <wp:extent cx="5334000" cy="453416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src/assets/thematic_map/thematic_map.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4534166"/>
                            </a:xfrm>
                            <a:prstGeom prst="rect">
                              <a:avLst/>
                            </a:prstGeom>
                            <a:noFill/>
                            <a:ln w="9525">
                              <a:noFill/>
                              <a:headEnd/>
                              <a:tailEnd/>
                            </a:ln>
                          </pic:spPr>
                        </pic:pic>
                      </a:graphicData>
                    </a:graphic>
                  </wp:inline>
                </w:drawing>
              </w:r>
            </w:ins>
          </w:p>
          <w:p w14:paraId="1300AB83" w14:textId="77777777" w:rsidR="00F8232D" w:rsidRDefault="006558BB">
            <w:pPr>
              <w:pStyle w:val="ImageCaption"/>
              <w:spacing w:before="200"/>
              <w:rPr>
                <w:ins w:id="218" w:author="Comparison" w:date="2026-04-22T15:46:00Z" w16du:dateUtc="2026-04-22T06:46:00Z"/>
              </w:rPr>
            </w:pPr>
            <w:ins w:id="219" w:author="Comparison" w:date="2026-04-22T15:46:00Z" w16du:dateUtc="2026-04-22T06:46:00Z">
              <w:r>
                <w:t>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ins>
          </w:p>
        </w:tc>
        <w:bookmarkEnd w:id="216"/>
      </w:tr>
      <w:tr w:rsidR="00F8232D" w14:paraId="0D1716A9" w14:textId="77777777">
        <w:tc>
          <w:tcPr>
            <w:tcW w:w="7920" w:type="dxa"/>
          </w:tcPr>
          <w:p w14:paraId="4253D4C9" w14:textId="77777777" w:rsidR="00F8232D" w:rsidRDefault="006558BB">
            <w:pPr>
              <w:pStyle w:val="ImageCaption"/>
              <w:spacing w:before="200"/>
            </w:pPr>
            <w:bookmarkStart w:id="220" w:name="tbl-themes"/>
            <w:r>
              <w:t>Table 6: Themes Identified in Qualitative Analysis of Evaluator Comments on AI-Generated and Supervisor Feedback. Convergent mixed-methods study, 161 clinical clerkship logs, Nagoya University, Japan, 2024.</w:t>
            </w:r>
          </w:p>
          <w:tbl>
            <w:tblPr>
              <w:tblStyle w:val="Table"/>
              <w:tblW w:w="5000" w:type="pct"/>
              <w:jc w:val="center"/>
              <w:tblLayout w:type="fixed"/>
              <w:tblLook w:val="0420" w:firstRow="1" w:lastRow="0" w:firstColumn="0" w:lastColumn="0" w:noHBand="0" w:noVBand="1"/>
            </w:tblPr>
            <w:tblGrid>
              <w:gridCol w:w="2946"/>
              <w:gridCol w:w="2946"/>
              <w:gridCol w:w="2946"/>
            </w:tblGrid>
            <w:tr w:rsidR="00F8232D" w14:paraId="28AA4A4C"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17022E"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B6C68"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ADFD8"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Supervisor</w:t>
                  </w:r>
                </w:p>
              </w:tc>
            </w:tr>
            <w:tr w:rsidR="00F8232D" w14:paraId="7B801531" w14:textId="77777777" w:rsidTr="00F8232D">
              <w:trPr>
                <w:jc w:val="center"/>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0FD95"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D0AE7"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D82E96"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Entries not complying with feedback principles and standards</w:t>
                  </w:r>
                </w:p>
              </w:tc>
            </w:tr>
            <w:tr w:rsidR="00F8232D" w14:paraId="1488375C" w14:textId="77777777" w:rsidTr="00F8232D">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9FDC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4A64D6"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Variability in feedback quality 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B249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that does not reflect the content of the report</w:t>
                  </w:r>
                  <w:r>
                    <w:rPr>
                      <w:rFonts w:ascii="DejaVu Sans" w:eastAsia="DejaVu Sans" w:hAnsi="DejaVu Sans" w:cs="DejaVu Sans"/>
                      <w:color w:val="000000"/>
                      <w:sz w:val="18"/>
                      <w:szCs w:val="18"/>
                    </w:rPr>
                    <w:br/>
                    <w:t>- Feedback that takes into account the practicum context</w:t>
                  </w:r>
                  <w:r>
                    <w:rPr>
                      <w:rFonts w:ascii="DejaVu Sans" w:eastAsia="DejaVu Sans" w:hAnsi="DejaVu Sans" w:cs="DejaVu Sans"/>
                      <w:color w:val="000000"/>
                      <w:sz w:val="18"/>
                      <w:szCs w:val="18"/>
                    </w:rPr>
                    <w:br/>
                    <w:t>- Limitations of feedback within a limited time</w:t>
                  </w:r>
                </w:p>
              </w:tc>
            </w:tr>
            <w:tr w:rsidR="00F8232D" w14:paraId="14EF27A1" w14:textId="77777777" w:rsidTr="00F8232D">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09139"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901884"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94D82"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F8232D" w14:paraId="1A6C4D49" w14:textId="77777777" w:rsidTr="00F8232D">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D01631"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F03351"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D51EA"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F8232D" w14:paraId="6329B6D4" w14:textId="77777777" w:rsidTr="00F8232D">
              <w:trPr>
                <w:jc w:val="center"/>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DA3BD"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F68A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BF4E40"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amount of description</w:t>
                  </w:r>
                </w:p>
              </w:tc>
            </w:tr>
          </w:tbl>
          <w:p w14:paraId="5257CB17" w14:textId="77777777" w:rsidR="00F8232D" w:rsidRDefault="00F8232D"/>
        </w:tc>
        <w:bookmarkEnd w:id="220"/>
      </w:tr>
    </w:tbl>
    <w:p w14:paraId="49CD1B0C" w14:textId="77777777" w:rsidR="00F8232D" w:rsidRDefault="006558BB">
      <w:pPr>
        <w:pStyle w:val="BodyText"/>
      </w:pPr>
      <w:r>
        <w:t>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w:t>
      </w:r>
      <w:r>
        <w:t>mments by faculty evaluators and “_ST” for comments by student evaluators. The number in the latter half represents the evaluator ID. The final part indicates the dataset ID.</w:t>
      </w:r>
    </w:p>
    <w:p w14:paraId="5C938A67" w14:textId="77777777" w:rsidR="00F8232D" w:rsidRDefault="006558BB">
      <w:pPr>
        <w:pStyle w:val="Heading4"/>
      </w:pPr>
      <w:bookmarkStart w:id="221" w:name="X47fb754f346a27bb0b9e24337d737e8c4f10bf9"/>
      <w:r>
        <w:t>Adherence to the feedback criteria and structure</w:t>
      </w:r>
    </w:p>
    <w:p w14:paraId="2331729A" w14:textId="77777777" w:rsidR="00F8232D" w:rsidRDefault="006558BB">
      <w:pPr>
        <w:pStyle w:val="FirstParagraph"/>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w:t>
      </w:r>
      <w:r>
        <w:t>ted many items without prioritization. Several comments, however, framed these departures as deliberate, “living” feedback rooted in real clinical work rather than in formal criteria.</w:t>
      </w:r>
    </w:p>
    <w:p w14:paraId="3B0647FA" w14:textId="77777777" w:rsidR="00F8232D" w:rsidRDefault="006558BB">
      <w:pPr>
        <w:pStyle w:val="BodyText"/>
      </w:pPr>
      <w:r>
        <w:t>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w:t>
      </w:r>
      <w:r>
        <w:t>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w:t>
      </w:r>
      <w:r>
        <w:t>eferring to the evaluation criteria, it is inferior… but it is more in line with the content of the practical training and presents the next task” (SU_FA11_127), and “It’s not feedback that is tailored to a standard, but it feels like ‘living’ feedback that is likely to bring about behavioral change” (SU_FA09_088).</w:t>
      </w:r>
    </w:p>
    <w:p w14:paraId="7B0406FA" w14:textId="77777777" w:rsidR="00F8232D" w:rsidRDefault="006558BB">
      <w:pPr>
        <w:pStyle w:val="Heading4"/>
      </w:pPr>
      <w:bookmarkStart w:id="222" w:name="continuity-and-consistency"/>
      <w:bookmarkEnd w:id="221"/>
      <w:r>
        <w:t>Continuity and consistency</w:t>
      </w:r>
    </w:p>
    <w:p w14:paraId="648C97C2" w14:textId="77777777" w:rsidR="00F8232D" w:rsidRDefault="006558BB">
      <w:pPr>
        <w:pStyle w:val="FirstParagraph"/>
      </w:pPr>
      <w:r>
        <w:t>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w:t>
      </w:r>
      <w:r>
        <w:t xml:space="preserv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w:t>
      </w:r>
      <w:r>
        <w:t>ver, that experiential continuity did not reliably connect back to the student’s written descriptions. Many supervisor comments were brief, global, or focused on the clinical day rather than the clerkship log, creating a misalignment.</w:t>
      </w:r>
    </w:p>
    <w:p w14:paraId="00A6DFE5" w14:textId="77777777" w:rsidR="00F8232D" w:rsidRDefault="006558BB">
      <w:pPr>
        <w:pStyle w:val="BodyText"/>
      </w:pPr>
      <w:r>
        <w:t>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w:t>
      </w:r>
      <w:r>
        <w:t>)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w:t>
      </w:r>
      <w:r>
        <w:t>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w:t>
      </w:r>
      <w:r>
        <w:t>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were written… just a summary evaluation conclusion” (SU_FA11_119); and “feedback was based on the actual content of the practical training… it would be better if there was more</w:t>
      </w:r>
      <w:r>
        <w:t xml:space="preserve"> feedback on the learning logs” (SU_ST21_124). In some instances, identical or near‑identical messages suggested time‑pressured reuse rather than log‑specific engagement (e.g., “copied and pasted feedback,” SU_ST23_164). Taken together, the data indicate that AI maintained continuity with what students wrote, whereas supervisors maintained continuity with what students did, each affording a different, and at times incomplete, alignment with the students’ log.</w:t>
      </w:r>
    </w:p>
    <w:p w14:paraId="1CE815AE" w14:textId="77777777" w:rsidR="00F8232D" w:rsidRDefault="006558BB">
      <w:pPr>
        <w:pStyle w:val="Heading4"/>
      </w:pPr>
      <w:bookmarkStart w:id="223" w:name="perspective-as-a-clinician"/>
      <w:bookmarkEnd w:id="222"/>
      <w:r>
        <w:t>Perspective as a clinician</w:t>
      </w:r>
    </w:p>
    <w:p w14:paraId="0E94849D" w14:textId="77777777" w:rsidR="00F8232D" w:rsidRDefault="006558BB">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w:t>
      </w:r>
      <w:r>
        <w:t>(e.g., recruitment messages, niche emphases) or inadvertently signal an authority gradient.</w:t>
      </w:r>
    </w:p>
    <w:p w14:paraId="72B03630" w14:textId="77777777" w:rsidR="00F8232D" w:rsidRDefault="006558BB">
      <w:pPr>
        <w:pStyle w:val="BodyText"/>
      </w:pPr>
      <w:r>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w:t>
      </w:r>
      <w:r>
        <w:t xml:space="preserve">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w:t>
      </w:r>
      <w:r>
        <w:t xml:space="preserve"> about prioritization, “few opportunities to do peripheral nerve examinations, but… whether this is something that all medical students should learn” (SU_FA10_110). as well as an authority gradient, as exemplified by the following quote: “show the superiority and infallibility of the instructor…makes learners feel an authority gradient” (SU_FA10_108).</w:t>
      </w:r>
    </w:p>
    <w:p w14:paraId="6D1BCC01" w14:textId="77777777" w:rsidR="00F8232D" w:rsidRDefault="006558BB">
      <w:pPr>
        <w:pStyle w:val="Heading4"/>
      </w:pPr>
      <w:bookmarkStart w:id="224" w:name="quality-of-the-japanese-language"/>
      <w:bookmarkEnd w:id="223"/>
      <w:r>
        <w:t>Quality of the Japanese language</w:t>
      </w:r>
    </w:p>
    <w:p w14:paraId="5E6E2EA2" w14:textId="77777777" w:rsidR="00F8232D" w:rsidRDefault="006558BB">
      <w:pPr>
        <w:pStyle w:val="FirstParagraph"/>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43FFE8D3" w14:textId="77777777" w:rsidR="00F8232D" w:rsidRDefault="006558BB">
      <w:pPr>
        <w:pStyle w:val="BodyText"/>
      </w:pPr>
      <w:r>
        <w:t>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students might stop reading the feedback seriously” (AI_ST14_014), alongside word c</w:t>
      </w:r>
      <w:r>
        <w:t>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4B93B6AD" w14:textId="77777777" w:rsidR="00F8232D" w:rsidRDefault="006558BB">
      <w:pPr>
        <w:pStyle w:val="Heading4"/>
      </w:pPr>
      <w:bookmarkStart w:id="225" w:name="text-length"/>
      <w:bookmarkEnd w:id="224"/>
      <w:r>
        <w:t>Text length</w:t>
      </w:r>
    </w:p>
    <w:p w14:paraId="7CD3E462" w14:textId="77777777" w:rsidR="00F8232D" w:rsidRDefault="006558BB">
      <w:pPr>
        <w:pStyle w:val="FirstParagraph"/>
      </w:pPr>
      <w:r>
        <w:t>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w:t>
      </w:r>
      <w:r>
        <w:t>t clearly conveyed the main point and respected time constraints.</w:t>
      </w:r>
    </w:p>
    <w:p w14:paraId="67ED8620" w14:textId="77777777" w:rsidR="00F8232D" w:rsidRDefault="006558BB">
      <w:pPr>
        <w:pStyle w:val="BodyText"/>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w:t>
      </w:r>
      <w:r>
        <w:t xml:space="preserve"> that brevity can still work when targeted: “concise feedback that includes the necessary content… motivates the student for future practice” (SU_ST15_034).</w:t>
      </w:r>
    </w:p>
    <w:p w14:paraId="1E3F63A7" w14:textId="77777777" w:rsidR="00F8232D" w:rsidRDefault="006558BB">
      <w:pPr>
        <w:pStyle w:val="Heading3"/>
      </w:pPr>
      <w:bookmarkStart w:id="226" w:name="X01bb3417fd4971b816d1200b89fc4d2acf53b02"/>
      <w:bookmarkEnd w:id="211"/>
      <w:bookmarkEnd w:id="225"/>
      <w:r>
        <w:t>Integration of Quantitative and Qualitative Results</w:t>
      </w:r>
    </w:p>
    <w:p w14:paraId="00DEB1F9" w14:textId="77777777" w:rsidR="00F8232D" w:rsidRDefault="006558BB">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r>
        <w:fldChar w:fldCharType="begin"/>
      </w:r>
      <w:r>
        <w:instrText>HYPERLINK \l "tbl-joint_display" \h</w:instrText>
      </w:r>
      <w:r>
        <w:fldChar w:fldCharType="separate"/>
      </w:r>
      <w:r>
        <w:rPr>
          <w:rStyle w:val="Hyperlink"/>
        </w:rPr>
        <w:t>Table 7</w:t>
      </w:r>
      <w:r>
        <w:fldChar w:fldCharType="end"/>
      </w:r>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
      <w:tblGrid>
        <w:gridCol w:w="9054"/>
      </w:tblGrid>
      <w:tr w:rsidR="00F8232D" w14:paraId="1B514EA3" w14:textId="77777777">
        <w:tc>
          <w:tcPr>
            <w:tcW w:w="7920" w:type="dxa"/>
          </w:tcPr>
          <w:p w14:paraId="7A5E48B0" w14:textId="77777777" w:rsidR="00F8232D" w:rsidRDefault="006558BB">
            <w:pPr>
              <w:pStyle w:val="ImageCaption"/>
              <w:spacing w:before="200"/>
            </w:pPr>
            <w:bookmarkStart w:id="227" w:name="tbl-joint_display"/>
            <w:r>
              <w:t>Table 7: Joint Display Integrating Quantitative and Qualitative Findings From a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885"/>
              <w:gridCol w:w="2651"/>
              <w:gridCol w:w="2651"/>
              <w:gridCol w:w="2651"/>
            </w:tblGrid>
            <w:tr w:rsidR="00F8232D" w14:paraId="7B85E5C8" w14:textId="77777777" w:rsidTr="00F8232D">
              <w:trPr>
                <w:cnfStyle w:val="100000000000" w:firstRow="1" w:lastRow="0" w:firstColumn="0" w:lastColumn="0" w:oddVBand="0" w:evenVBand="0" w:oddHBand="0" w:evenHBand="0" w:firstRowFirstColumn="0" w:firstRowLastColumn="0" w:lastRowFirstColumn="0" w:lastRowLastColumn="0"/>
                <w:tblHeader/>
                <w:jc w:val="center"/>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780BA" w14:textId="77777777" w:rsidR="00F8232D" w:rsidRDefault="006558BB">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21718"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CBE0C"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83B363" w14:textId="77777777" w:rsidR="00F8232D" w:rsidRDefault="006558BB">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Type of Integration</w:t>
                  </w:r>
                </w:p>
              </w:tc>
            </w:tr>
            <w:tr w:rsidR="00F8232D" w14:paraId="5B6D5711" w14:textId="77777777" w:rsidTr="00F8232D">
              <w:trPr>
                <w:jc w:val="center"/>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CD1D92"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F443E2"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length difference (AI &gt; supervisor)</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CE068"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9F58A"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F8232D" w14:paraId="6A8E8FD5" w14:textId="77777777" w:rsidTr="00F8232D">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B22043"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C7233"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5C96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D053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and qualitative results complement each other</w:t>
                  </w:r>
                </w:p>
              </w:tc>
            </w:tr>
            <w:tr w:rsidR="00F8232D" w14:paraId="096419A9" w14:textId="77777777" w:rsidTr="00F8232D">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30D1B1"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9620C"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Correlation between feedback length and rubric score (significant for supervisors, absent for AI)</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632BD2"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4D961"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Combination of quantitative and qualitative results leads to new insights</w:t>
                  </w:r>
                </w:p>
              </w:tc>
            </w:tr>
            <w:tr w:rsidR="00F8232D" w14:paraId="07BC7382" w14:textId="77777777" w:rsidTr="00F8232D">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391D71"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2B68F9"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xml:space="preserve">- Consistency of </w:t>
                  </w:r>
                  <w:del w:id="228" w:author="Comparison" w:date="2026-04-22T15:46:00Z" w16du:dateUtc="2026-04-22T06:46:00Z">
                    <w:r>
                      <w:rPr>
                        <w:rFonts w:ascii="DejaVu Sans" w:eastAsia="DejaVu Sans" w:hAnsi="DejaVu Sans" w:cs="DejaVu Sans"/>
                        <w:color w:val="000000"/>
                        <w:sz w:val="18"/>
                        <w:szCs w:val="18"/>
                      </w:rPr>
                      <w:delText>Feedback Quality</w:delText>
                    </w:r>
                  </w:del>
                  <w:ins w:id="229" w:author="Comparison" w:date="2026-04-22T15:46:00Z" w16du:dateUtc="2026-04-22T06:46:00Z">
                    <w:r>
                      <w:rPr>
                        <w:rFonts w:ascii="DejaVu Sans" w:eastAsia="DejaVu Sans" w:hAnsi="DejaVu Sans" w:cs="DejaVu Sans"/>
                        <w:color w:val="000000"/>
                        <w:sz w:val="18"/>
                        <w:szCs w:val="18"/>
                      </w:rPr>
                      <w:t>Rubric Scores</w:t>
                    </w:r>
                  </w:ins>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66C1AB"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209338"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p>
              </w:tc>
            </w:tr>
            <w:tr w:rsidR="00F8232D" w14:paraId="446A1E8C" w14:textId="77777777" w:rsidTr="00F8232D">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8037D"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9AB444"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27716"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9F4D6D"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results expand quantitative results</w:t>
                  </w:r>
                </w:p>
              </w:tc>
            </w:tr>
            <w:tr w:rsidR="00F8232D" w14:paraId="40BB251E" w14:textId="77777777" w:rsidTr="00F8232D">
              <w:trPr>
                <w:jc w:val="center"/>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2B36E" w14:textId="77777777" w:rsidR="00F8232D" w:rsidRDefault="006558BB">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A633E"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E2B05"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5556E" w14:textId="77777777" w:rsidR="00F8232D" w:rsidRDefault="006558BB">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findings explain quantitative results</w:t>
                  </w:r>
                </w:p>
              </w:tc>
            </w:tr>
          </w:tbl>
          <w:p w14:paraId="668BC6AA" w14:textId="77777777" w:rsidR="00F8232D" w:rsidRDefault="00F8232D"/>
        </w:tc>
        <w:bookmarkEnd w:id="227"/>
      </w:tr>
    </w:tbl>
    <w:p w14:paraId="194285C1" w14:textId="77777777" w:rsidR="00F8232D" w:rsidRDefault="006558BB">
      <w:pPr>
        <w:pStyle w:val="Heading4"/>
      </w:pPr>
      <w:bookmarkStart w:id="230" w:name="index-1-text-length-and-feedback-quality"/>
      <w:r>
        <w:t>Index 1: Text Length and Feedback Quality</w:t>
      </w:r>
    </w:p>
    <w:p w14:paraId="2811FBFB" w14:textId="77777777" w:rsidR="00F8232D" w:rsidRDefault="006558BB">
      <w:pPr>
        <w:pStyle w:val="FirstParagraph"/>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w:t>
      </w:r>
      <w:r>
        <w:t>ates that qualitative findings explain the impact of length differences on feedback quality, which quantitative analysis alone could not reveal.</w:t>
      </w:r>
    </w:p>
    <w:p w14:paraId="54FC8EDE" w14:textId="77777777" w:rsidR="00F8232D" w:rsidRDefault="006558BB">
      <w:pPr>
        <w:pStyle w:val="Heading4"/>
      </w:pPr>
      <w:bookmarkStart w:id="231" w:name="index-2-adherence-to-rubric-criteria"/>
      <w:bookmarkEnd w:id="230"/>
      <w:r>
        <w:t>Index 2: Adherence to Rubric Criteria</w:t>
      </w:r>
    </w:p>
    <w:p w14:paraId="7801CDCF" w14:textId="77777777" w:rsidR="00F8232D" w:rsidRDefault="006558BB">
      <w:pPr>
        <w:pStyle w:val="FirstParagraph"/>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w:t>
      </w:r>
      <w:r>
        <w:t xml:space="preserve">rence in feedback length was also demonstrated quantitatively. This complementary integration explains how AI feedback </w:t>
      </w:r>
      <w:del w:id="232" w:author="Comparison" w:date="2026-04-22T15:46:00Z" w16du:dateUtc="2026-04-22T06:46:00Z">
        <w:r>
          <w:delText>meets the elements required by</w:delText>
        </w:r>
      </w:del>
      <w:ins w:id="233" w:author="Comparison" w:date="2026-04-22T15:46:00Z" w16du:dateUtc="2026-04-22T06:46:00Z">
        <w:r>
          <w:t>aligns with</w:t>
        </w:r>
      </w:ins>
      <w:r>
        <w:t xml:space="preserve"> the rubric</w:t>
      </w:r>
      <w:ins w:id="234" w:author="Comparison" w:date="2026-04-22T15:46:00Z" w16du:dateUtc="2026-04-22T06:46:00Z">
        <w:r>
          <w:t>’s structural criteria</w:t>
        </w:r>
      </w:ins>
      <w:r>
        <w:t xml:space="preserve"> through both structural adherence and sufficient length.</w:t>
      </w:r>
    </w:p>
    <w:p w14:paraId="7841855E" w14:textId="77777777" w:rsidR="00F8232D" w:rsidRDefault="006558BB">
      <w:pPr>
        <w:pStyle w:val="Heading4"/>
      </w:pPr>
      <w:bookmarkStart w:id="235" w:name="X9dcb11b589a50bc126f47419a1e00aacac4fb42"/>
      <w:bookmarkStart w:id="236" w:name="Xd1c650e3ae642ac87bada9194c8acbe62b9c680"/>
      <w:bookmarkEnd w:id="231"/>
      <w:r>
        <w:t>Index 3: Length-</w:t>
      </w:r>
      <w:del w:id="237" w:author="Comparison" w:date="2026-04-22T15:46:00Z" w16du:dateUtc="2026-04-22T06:46:00Z">
        <w:r>
          <w:delText>Quality</w:delText>
        </w:r>
      </w:del>
      <w:ins w:id="238" w:author="Comparison" w:date="2026-04-22T15:46:00Z" w16du:dateUtc="2026-04-22T06:46:00Z">
        <w:r>
          <w:t>Score</w:t>
        </w:r>
      </w:ins>
      <w:r>
        <w:t xml:space="preserve"> Correlation Patterns</w:t>
      </w:r>
    </w:p>
    <w:p w14:paraId="04A65B11" w14:textId="77777777" w:rsidR="00F8232D" w:rsidRDefault="006558BB">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w:t>
      </w:r>
      <w:del w:id="239" w:author="Comparison" w:date="2026-04-22T15:46:00Z" w16du:dateUtc="2026-04-22T06:46:00Z">
        <w:r>
          <w:delText>quality</w:delText>
        </w:r>
      </w:del>
      <w:ins w:id="240" w:author="Comparison" w:date="2026-04-22T15:46:00Z" w16du:dateUtc="2026-04-22T06:46:00Z">
        <w:r>
          <w:t>rubric scores</w:t>
        </w:r>
      </w:ins>
      <w:r>
        <w:t xml:space="preserve">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w:t>
      </w:r>
      <w:del w:id="241" w:author="Comparison" w:date="2026-04-22T15:46:00Z" w16du:dateUtc="2026-04-22T06:46:00Z">
        <w:r>
          <w:delText>excels at covering necessary</w:delText>
        </w:r>
      </w:del>
      <w:ins w:id="242" w:author="Comparison" w:date="2026-04-22T15:46:00Z" w16du:dateUtc="2026-04-22T06:46:00Z">
        <w:r>
          <w:t>more systematically covers the</w:t>
        </w:r>
      </w:ins>
      <w:r>
        <w:t xml:space="preserve"> elements</w:t>
      </w:r>
      <w:ins w:id="243" w:author="Comparison" w:date="2026-04-22T15:46:00Z" w16du:dateUtc="2026-04-22T06:46:00Z">
        <w:r>
          <w:t xml:space="preserve"> specified by the rubric</w:t>
        </w:r>
      </w:ins>
      <w:r>
        <w:t>, while supervisors excel at contextual prioritization. Combining these findings reveals that feedback requires sufficient length to include necessary items, while prioritization is also important, and longer is not necessarily better.</w:t>
      </w:r>
    </w:p>
    <w:p w14:paraId="7D004EA6" w14:textId="77777777" w:rsidR="00F8232D" w:rsidRDefault="006558BB">
      <w:pPr>
        <w:pStyle w:val="Heading4"/>
      </w:pPr>
      <w:bookmarkStart w:id="244" w:name="X457e5ad3d2f4ccee79dad0f94510e074561cf8e"/>
      <w:bookmarkStart w:id="245" w:name="X75c9f45f769c997232980d27b432b05b41cc210"/>
      <w:bookmarkEnd w:id="235"/>
      <w:bookmarkEnd w:id="236"/>
      <w:r>
        <w:t xml:space="preserve">Index 4: </w:t>
      </w:r>
      <w:del w:id="246" w:author="Comparison" w:date="2026-04-22T15:46:00Z" w16du:dateUtc="2026-04-22T06:46:00Z">
        <w:r>
          <w:delText>Quality</w:delText>
        </w:r>
      </w:del>
      <w:ins w:id="247" w:author="Comparison" w:date="2026-04-22T15:46:00Z" w16du:dateUtc="2026-04-22T06:46:00Z">
        <w:r>
          <w:t>Rubric-Score</w:t>
        </w:r>
      </w:ins>
      <w:r>
        <w:t xml:space="preserve"> Consistency and Variability</w:t>
      </w:r>
    </w:p>
    <w:p w14:paraId="0FD62E58" w14:textId="77777777" w:rsidR="00F8232D" w:rsidRDefault="006558BB">
      <w:pPr>
        <w:pStyle w:val="FirstParagraph"/>
      </w:pPr>
      <w:r>
        <w:t xml:space="preserve">The quantitative finding that AI feedback </w:t>
      </w:r>
      <w:del w:id="248" w:author="Comparison" w:date="2026-04-22T15:46:00Z" w16du:dateUtc="2026-04-22T06:46:00Z">
        <w:r>
          <w:delText>quality was</w:delText>
        </w:r>
      </w:del>
      <w:ins w:id="249" w:author="Comparison" w:date="2026-04-22T15:46:00Z" w16du:dateUtc="2026-04-22T06:46:00Z">
        <w:r>
          <w:t>rubric scores were</w:t>
        </w:r>
      </w:ins>
      <w:r>
        <w:t xml:space="preserve"> more consistent while supervisor feedback </w:t>
      </w:r>
      <w:del w:id="250" w:author="Comparison" w:date="2026-04-22T15:46:00Z" w16du:dateUtc="2026-04-22T06:46:00Z">
        <w:r>
          <w:delText>quality was</w:delText>
        </w:r>
      </w:del>
      <w:ins w:id="251" w:author="Comparison" w:date="2026-04-22T15:46:00Z" w16du:dateUtc="2026-04-22T06:46:00Z">
        <w:r>
          <w:t>rubric scores were</w:t>
        </w:r>
      </w:ins>
      <w:r>
        <w:t xml:space="preserve"> more variable was supported by qualitative observations regarding adherence to feedback criteria and structure. The qualitative analysis described AI feedback as closely following the rubric, leading to more uniform </w:t>
      </w:r>
      <w:del w:id="252" w:author="Comparison" w:date="2026-04-22T15:46:00Z" w16du:dateUtc="2026-04-22T06:46:00Z">
        <w:r>
          <w:delText>quality</w:delText>
        </w:r>
      </w:del>
      <w:ins w:id="253" w:author="Comparison" w:date="2026-04-22T15:46:00Z" w16du:dateUtc="2026-04-22T06:46:00Z">
        <w:r>
          <w:t>rubric scores</w:t>
        </w:r>
      </w:ins>
      <w:r>
        <w:t xml:space="preserve">, whereas supervisors often deviated from the rubric, resulting in variable </w:t>
      </w:r>
      <w:del w:id="254" w:author="Comparison" w:date="2026-04-22T15:46:00Z" w16du:dateUtc="2026-04-22T06:46:00Z">
        <w:r>
          <w:delText>quality</w:delText>
        </w:r>
      </w:del>
      <w:ins w:id="255" w:author="Comparison" w:date="2026-04-22T15:46:00Z" w16du:dateUtc="2026-04-22T06:46:00Z">
        <w:r>
          <w:t>scores</w:t>
        </w:r>
      </w:ins>
      <w:r>
        <w:t xml:space="preserve">. This integration demonstrates how structural consistency in AI feedback translates directly into measurable </w:t>
      </w:r>
      <w:del w:id="256" w:author="Comparison" w:date="2026-04-22T15:46:00Z" w16du:dateUtc="2026-04-22T06:46:00Z">
        <w:r>
          <w:delText>quality</w:delText>
        </w:r>
      </w:del>
      <w:ins w:id="257" w:author="Comparison" w:date="2026-04-22T15:46:00Z" w16du:dateUtc="2026-04-22T06:46:00Z">
        <w:r>
          <w:t>rubric-score</w:t>
        </w:r>
      </w:ins>
      <w:r>
        <w:t xml:space="preserve"> consistency.</w:t>
      </w:r>
    </w:p>
    <w:p w14:paraId="26BC9926" w14:textId="77777777" w:rsidR="00F8232D" w:rsidRDefault="006558BB">
      <w:pPr>
        <w:pStyle w:val="Heading4"/>
      </w:pPr>
      <w:bookmarkStart w:id="258" w:name="index-5-clinical-context-and-perspective"/>
      <w:bookmarkEnd w:id="244"/>
      <w:bookmarkEnd w:id="245"/>
      <w:r>
        <w:t>Index 5: Clinical Context and Perspective</w:t>
      </w:r>
    </w:p>
    <w:p w14:paraId="2C4BFC9B" w14:textId="77777777" w:rsidR="00F8232D" w:rsidRDefault="006558BB">
      <w:pPr>
        <w:pStyle w:val="FirstParagraph"/>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w:t>
      </w:r>
      <w:r>
        <w:t>aluated by the rubric, specifically demonstrating that supervisor feedback was grounded in clinical context and utilized expert perspectives, showing advantages not captured by the rubric scores.</w:t>
      </w:r>
    </w:p>
    <w:p w14:paraId="7A2689D1" w14:textId="77777777" w:rsidR="00F8232D" w:rsidRDefault="006558BB">
      <w:pPr>
        <w:pStyle w:val="Heading4"/>
      </w:pPr>
      <w:bookmarkStart w:id="259" w:name="X4da3c695ca00bef982cbcc6bfc184f1b852278a"/>
      <w:bookmarkEnd w:id="258"/>
      <w:r>
        <w:t>Index 6: Distinguishability of Feedback Sources</w:t>
      </w:r>
    </w:p>
    <w:p w14:paraId="33820A04" w14:textId="77777777" w:rsidR="00F8232D" w:rsidRDefault="006558BB">
      <w:pPr>
        <w:pStyle w:val="FirstParagraph"/>
      </w:pPr>
      <w:r>
        <w:t>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w:t>
      </w:r>
      <w:r>
        <w:t>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1EC7154B" w14:textId="77777777" w:rsidR="00F8232D" w:rsidRDefault="006558BB">
      <w:pPr>
        <w:pStyle w:val="Heading2"/>
      </w:pPr>
      <w:bookmarkStart w:id="260" w:name="discussion"/>
      <w:bookmarkEnd w:id="59"/>
      <w:bookmarkEnd w:id="226"/>
      <w:bookmarkEnd w:id="259"/>
      <w:r>
        <w:t>Discussion</w:t>
      </w:r>
    </w:p>
    <w:p w14:paraId="5688AFEB" w14:textId="77777777" w:rsidR="00F8232D" w:rsidRDefault="006558BB">
      <w:pPr>
        <w:pStyle w:val="Heading3"/>
      </w:pPr>
      <w:bookmarkStart w:id="261" w:name="principal-findings"/>
      <w:r>
        <w:t>Principal Findings</w:t>
      </w:r>
    </w:p>
    <w:p w14:paraId="54D1A3C2" w14:textId="77777777" w:rsidR="00F8232D" w:rsidRDefault="006558BB">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w:t>
      </w:r>
      <w:del w:id="262" w:author="Comparison" w:date="2026-04-22T15:46:00Z" w16du:dateUtc="2026-04-22T06:46:00Z">
        <w:r>
          <w:delText>superior</w:delText>
        </w:r>
      </w:del>
      <w:ins w:id="263" w:author="Comparison" w:date="2026-04-22T15:46:00Z" w16du:dateUtc="2026-04-22T06:46:00Z">
        <w:r>
          <w:t>greater</w:t>
        </w:r>
      </w:ins>
      <w:r>
        <w:t xml:space="preserve"> adherence to rubric-based criteria, particularly in providing criteria-based guidance and clear directions for improvement. While supervisor feedback showed greater variability in </w:t>
      </w:r>
      <w:del w:id="264" w:author="Comparison" w:date="2026-04-22T15:46:00Z" w16du:dateUtc="2026-04-22T06:46:00Z">
        <w:r>
          <w:delText>quality</w:delText>
        </w:r>
      </w:del>
      <w:ins w:id="265" w:author="Comparison" w:date="2026-04-22T15:46:00Z" w16du:dateUtc="2026-04-22T06:46:00Z">
        <w:r>
          <w:t>rubric scores</w:t>
        </w:r>
      </w:ins>
      <w:r>
        <w:t xml:space="preserve">, with length correlating positively with </w:t>
      </w:r>
      <w:del w:id="266" w:author="Comparison" w:date="2026-04-22T15:46:00Z" w16du:dateUtc="2026-04-22T06:46:00Z">
        <w:r>
          <w:delText>perceived quality</w:delText>
        </w:r>
      </w:del>
      <w:ins w:id="267" w:author="Comparison" w:date="2026-04-22T15:46:00Z" w16du:dateUtc="2026-04-22T06:46:00Z">
        <w:r>
          <w:t>those scores</w:t>
        </w:r>
      </w:ins>
      <w:r>
        <w:t xml:space="preserve">, AI feedback maintained consistent </w:t>
      </w:r>
      <w:del w:id="268" w:author="Comparison" w:date="2026-04-22T15:46:00Z" w16du:dateUtc="2026-04-22T06:46:00Z">
        <w:r>
          <w:delText>quality</w:delText>
        </w:r>
      </w:del>
      <w:ins w:id="269" w:author="Comparison" w:date="2026-04-22T15:46:00Z" w16du:dateUtc="2026-04-22T06:46:00Z">
        <w:r>
          <w:t>rubric scores</w:t>
        </w:r>
      </w:ins>
      <w:r>
        <w:t xml:space="preserve"> regardless of length, suggesting systematic coverage of </w:t>
      </w:r>
      <w:del w:id="270" w:author="Comparison" w:date="2026-04-22T15:46:00Z" w16du:dateUtc="2026-04-22T06:46:00Z">
        <w:r>
          <w:delText>necessary</w:delText>
        </w:r>
      </w:del>
      <w:ins w:id="271" w:author="Comparison" w:date="2026-04-22T15:46:00Z" w16du:dateUtc="2026-04-22T06:46:00Z">
        <w:r>
          <w:t>the structural</w:t>
        </w:r>
      </w:ins>
      <w:r>
        <w:t xml:space="preserve"> elements</w:t>
      </w:r>
      <w:ins w:id="272" w:author="Comparison" w:date="2026-04-22T15:46:00Z" w16du:dateUtc="2026-04-22T06:46:00Z">
        <w:r>
          <w:t xml:space="preserve"> captured by the rubric</w:t>
        </w:r>
      </w:ins>
      <w:r>
        <w:t>.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w:t>
      </w:r>
      <w:r>
        <w:t>tructure, and content focus.</w:t>
      </w:r>
    </w:p>
    <w:p w14:paraId="09843E12" w14:textId="77777777" w:rsidR="00F8232D" w:rsidRDefault="006558BB">
      <w:pPr>
        <w:pStyle w:val="Heading3"/>
      </w:pPr>
      <w:bookmarkStart w:id="273" w:name="comparison-with-the-literature"/>
      <w:bookmarkEnd w:id="261"/>
      <w:r>
        <w:t>Comparison with the Literature</w:t>
      </w:r>
    </w:p>
    <w:p w14:paraId="314DDDEE" w14:textId="77777777" w:rsidR="00F8232D" w:rsidRDefault="006558BB">
      <w:pPr>
        <w:pStyle w:val="FirstParagraph"/>
      </w:pPr>
      <w:r>
        <w:t>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w:t>
      </w:r>
      <w:r>
        <w:t xml:space="preserve">re, our results showed no correlation between AI feedback length and </w:t>
      </w:r>
      <w:del w:id="274" w:author="Comparison" w:date="2026-04-22T15:46:00Z" w16du:dateUtc="2026-04-22T06:46:00Z">
        <w:r>
          <w:delText>quality</w:delText>
        </w:r>
      </w:del>
      <w:ins w:id="275" w:author="Comparison" w:date="2026-04-22T15:46:00Z" w16du:dateUtc="2026-04-22T06:46:00Z">
        <w:r>
          <w:t>rubric scores</w:t>
        </w:r>
      </w:ins>
      <w:r>
        <w:t xml:space="preserve">, while supervisor feedback demonstrated a positive correlation between length and </w:t>
      </w:r>
      <w:del w:id="276" w:author="Comparison" w:date="2026-04-22T15:46:00Z" w16du:dateUtc="2026-04-22T06:46:00Z">
        <w:r>
          <w:delText>quality</w:delText>
        </w:r>
      </w:del>
      <w:ins w:id="277" w:author="Comparison" w:date="2026-04-22T15:46:00Z" w16du:dateUtc="2026-04-22T06:46:00Z">
        <w:r>
          <w:t>rubric scores</w:t>
        </w:r>
      </w:ins>
      <w:r>
        <w:t>. Some reports indicate that feedback length does not contribute to quality improvement beyond a certain threshold [</w:t>
      </w:r>
      <w:del w:id="278" w:author="Comparison" w:date="2026-04-22T15:46:00Z" w16du:dateUtc="2026-04-22T06:46:00Z">
        <w:r>
          <w:delText>50</w:delText>
        </w:r>
      </w:del>
      <w:ins w:id="279" w:author="Comparison" w:date="2026-04-22T15:46:00Z" w16du:dateUtc="2026-04-22T06:46:00Z">
        <w:r>
          <w:t>52</w:t>
        </w:r>
      </w:ins>
      <w:r>
        <w:t>].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 [28,</w:t>
      </w:r>
      <w:del w:id="280" w:author="Comparison" w:date="2026-04-22T15:46:00Z" w16du:dateUtc="2026-04-22T06:46:00Z">
        <w:r>
          <w:delText>51</w:delText>
        </w:r>
      </w:del>
      <w:ins w:id="281" w:author="Comparison" w:date="2026-04-22T15:46:00Z" w16du:dateUtc="2026-04-22T06:46:00Z">
        <w:r>
          <w:t>53</w:t>
        </w:r>
      </w:ins>
      <w:r>
        <w:t>]. Our findings suggest that AI-generated feedback may be able to complement elements that tend to be missing in supervisors’ brief feedback.</w:t>
      </w:r>
    </w:p>
    <w:p w14:paraId="1347BF71" w14:textId="77777777" w:rsidR="00F8232D" w:rsidRDefault="006558BB">
      <w:pPr>
        <w:pStyle w:val="BodyText"/>
      </w:pPr>
      <w:r>
        <w:t>Regarding consistency in feedback quality, previous research has shown mixed results about whether AI or human feedback demonstrates greater consistency [25,29–32].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w:t>
      </w:r>
      <w:r>
        <w:t>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w:t>
      </w:r>
      <w:r>
        <w:t>ch aspects to emphasize based on their professional assessment of each student’s needs, resulting in variable but contextually responsive feedback. Previous research has identified multiple factors that influence feedback quality variability, including feedback length [29], the subject of feedback [30], and whether supervisors have received feedback training [</w:t>
      </w:r>
      <w:del w:id="282" w:author="Comparison" w:date="2026-04-22T15:46:00Z" w16du:dateUtc="2026-04-22T06:46:00Z">
        <w:r>
          <w:delText>52</w:delText>
        </w:r>
      </w:del>
      <w:ins w:id="283" w:author="Comparison" w:date="2026-04-22T15:46:00Z" w16du:dateUtc="2026-04-22T06:46:00Z">
        <w:r>
          <w:t>54</w:t>
        </w:r>
      </w:ins>
      <w:r>
        <w:t>]. Our findings suggest that in busy clinical environments, AI could provide structurally stable feedback that complements the individualized, experience-driven feedback of supervisors.</w:t>
      </w:r>
    </w:p>
    <w:p w14:paraId="42880C92" w14:textId="77777777" w:rsidR="00F8232D" w:rsidRDefault="006558BB">
      <w:pPr>
        <w:pStyle w:val="BodyText"/>
      </w:pPr>
      <w:r>
        <w:t>The distinction between text-anchored versus experience-based feedback represents a novel contribution of our study. Most prior comparisons of AI and human feedback have been conducted in classroom or simulation settings [22,24,25,</w:t>
      </w:r>
      <w:del w:id="284" w:author="Comparison" w:date="2026-04-22T15:46:00Z" w16du:dateUtc="2026-04-22T06:46:00Z">
        <w:r>
          <w:delText>53</w:delText>
        </w:r>
      </w:del>
      <w:ins w:id="285" w:author="Comparison" w:date="2026-04-22T15:46:00Z" w16du:dateUtc="2026-04-22T06:46:00Z">
        <w:r>
          <w:t>55</w:t>
        </w:r>
      </w:ins>
      <w:r>
        <w:t>],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w:t>
      </w:r>
      <w:r>
        <w:t>tional awareness, and tacit professional knowledge, which are central to clerkship learning</w:t>
      </w:r>
      <w:del w:id="286" w:author="Comparison" w:date="2026-04-22T15:46:00Z" w16du:dateUtc="2026-04-22T06:46:00Z">
        <w:r>
          <w:delText>,</w:delText>
        </w:r>
      </w:del>
      <w:ins w:id="287" w:author="Comparison" w:date="2026-04-22T15:46:00Z" w16du:dateUtc="2026-04-22T06:46:00Z">
        <w:r>
          <w:t xml:space="preserve"> [56],</w:t>
        </w:r>
      </w:ins>
      <w:r>
        <w:t xml:space="preserve"> are difficult to articulate in written form</w:t>
      </w:r>
      <w:ins w:id="288" w:author="Comparison" w:date="2026-04-22T15:46:00Z" w16du:dateUtc="2026-04-22T06:46:00Z">
        <w:r>
          <w:t xml:space="preserve"> [57]</w:t>
        </w:r>
      </w:ins>
      <w:r>
        <w:t xml:space="preserve"> and largely inaccessible to AI systems that operate solely on the written log text. Previous research has noted that AI feedback tends to provide comprehensive feedback closely tied to the target text [24,25], while human experts in specialized fields provide context-informed feedback which is perceived to be of higher quality [22,</w:t>
      </w:r>
      <w:del w:id="289" w:author="Comparison" w:date="2026-04-22T15:46:00Z" w16du:dateUtc="2026-04-22T06:46:00Z">
        <w:r>
          <w:delText>53</w:delText>
        </w:r>
      </w:del>
      <w:ins w:id="290" w:author="Comparison" w:date="2026-04-22T15:46:00Z" w16du:dateUtc="2026-04-22T06:46:00Z">
        <w:r>
          <w:t>55</w:t>
        </w:r>
      </w:ins>
      <w:r>
        <w:t>].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w:t>
      </w:r>
      <w:r>
        <w:t xml:space="preserve"> and underscore the importance of studying AI feedback in authentic clinical environments where the complementary nature of each feedback source is most evident.</w:t>
      </w:r>
    </w:p>
    <w:p w14:paraId="7857118E" w14:textId="77777777" w:rsidR="00F8232D" w:rsidRDefault="006558BB">
      <w:pPr>
        <w:pStyle w:val="BodyText"/>
      </w:pPr>
      <w:r>
        <w:t xml:space="preserve">Regarding the ability to distinguish between AI and human feedback, previous studies have reported inconsistent findings [33–35].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w:t>
      </w:r>
      <w:r>
        <w:t>perspective in the busy clinical environment likely served as decisive factors for identification, consistent with all five qualitative themes that highlighted distinct textual characteristics of each feedback type.</w:t>
      </w:r>
    </w:p>
    <w:p w14:paraId="3F497098" w14:textId="77777777" w:rsidR="00F8232D" w:rsidRDefault="006558BB">
      <w:pPr>
        <w:pStyle w:val="BodyText"/>
        <w:rPr>
          <w:ins w:id="291" w:author="Comparison" w:date="2026-04-22T15:46:00Z" w16du:dateUtc="2026-04-22T06:46:00Z"/>
        </w:rPr>
      </w:pPr>
      <w:r>
        <w:t xml:space="preserve">This perfect detection </w:t>
      </w:r>
      <w:del w:id="292" w:author="Comparison" w:date="2026-04-22T15:46:00Z" w16du:dateUtc="2026-04-22T06:46:00Z">
        <w:r>
          <w:delText>raises two considerations</w:delText>
        </w:r>
      </w:del>
      <w:ins w:id="293" w:author="Comparison" w:date="2026-04-22T15:46:00Z" w16du:dateUtc="2026-04-22T06:46:00Z">
        <w:r>
          <w:t>has implications</w:t>
        </w:r>
      </w:ins>
      <w:r>
        <w:t xml:space="preserve"> that warrant discussion</w:t>
      </w:r>
      <w:del w:id="294" w:author="Comparison" w:date="2026-04-22T15:46:00Z" w16du:dateUtc="2026-04-22T06:46:00Z">
        <w:r>
          <w:delText xml:space="preserve">. On one hand, it suggests that </w:delText>
        </w:r>
      </w:del>
      <w:ins w:id="295" w:author="Comparison" w:date="2026-04-22T15:46:00Z" w16du:dateUtc="2026-04-22T06:46:00Z">
        <w:r>
          <w:t xml:space="preserve"> along two distinct lines. The first concerns the evaluation itself: because </w:t>
        </w:r>
      </w:ins>
      <w:r>
        <w:t xml:space="preserve">evaluators </w:t>
      </w:r>
      <w:ins w:id="296" w:author="Comparison" w:date="2026-04-22T15:46:00Z" w16du:dateUtc="2026-04-22T06:46:00Z">
        <w:r>
          <w:t xml:space="preserve">recognized the feedback source with complete accuracy, they </w:t>
        </w:r>
      </w:ins>
      <w:r>
        <w:t xml:space="preserve">may have formed implicit judgments about </w:t>
      </w:r>
      <w:del w:id="297" w:author="Comparison" w:date="2026-04-22T15:46:00Z" w16du:dateUtc="2026-04-22T06:46:00Z">
        <w:r>
          <w:delText xml:space="preserve">the feedback </w:delText>
        </w:r>
      </w:del>
      <w:r>
        <w:t xml:space="preserve">source during </w:t>
      </w:r>
      <w:del w:id="298" w:author="Comparison" w:date="2026-04-22T15:46:00Z" w16du:dateUtc="2026-04-22T06:46:00Z">
        <w:r>
          <w:delText>the evaluation process,</w:delText>
        </w:r>
      </w:del>
      <w:ins w:id="299" w:author="Comparison" w:date="2026-04-22T15:46:00Z" w16du:dateUtc="2026-04-22T06:46:00Z">
        <w:r>
          <w:t>rubric scoring</w:t>
        </w:r>
      </w:ins>
      <w:r>
        <w:t xml:space="preserve"> even though they were not explicitly informed</w:t>
      </w:r>
      <w:ins w:id="300" w:author="Comparison" w:date="2026-04-22T15:46:00Z" w16du:dateUtc="2026-04-22T06:46:00Z">
        <w:r>
          <w:t xml:space="preserve"> until afterward, and the possibility that such recognition shaped ratings cannot be ruled out</w:t>
        </w:r>
      </w:ins>
      <w:r>
        <w:t xml:space="preserve">. Prior research has demonstrated that knowledge or perception of the feedback provider can influence how feedback is received and evaluated [43,44], and </w:t>
      </w:r>
      <w:del w:id="301" w:author="Comparison" w:date="2026-04-22T15:46:00Z" w16du:dateUtc="2026-04-22T06:46:00Z">
        <w:r>
          <w:delText xml:space="preserve">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w:delText>
        </w:r>
      </w:del>
      <w:ins w:id="302" w:author="Comparison" w:date="2026-04-22T15:46:00Z" w16du:dateUtc="2026-04-22T06:46:00Z">
        <w:r>
          <w:t xml:space="preserve">a recent controlled-content experiment further showed that source attribution altered learner engagement by a large margin (Cohen </w:t>
        </w:r>
        <w:r>
          <w:rPr>
            <w:i/>
            <w:iCs/>
          </w:rPr>
          <w:t>d</w:t>
        </w:r>
        <w:r>
          <w:t xml:space="preserve">=0.88–1.56) even when the feedback content was held identical [58]. In our study, however, </w:t>
        </w:r>
      </w:ins>
      <w:r>
        <w:t xml:space="preserve">the identification question was administered only after all </w:t>
      </w:r>
      <w:del w:id="303" w:author="Comparison" w:date="2026-04-22T15:46:00Z" w16du:dateUtc="2026-04-22T06:46:00Z">
        <w:r>
          <w:delText>quality ratings</w:delText>
        </w:r>
      </w:del>
      <w:ins w:id="304" w:author="Comparison" w:date="2026-04-22T15:46:00Z" w16du:dateUtc="2026-04-22T06:46:00Z">
        <w:r>
          <w:t>rubric scoring and free-text comments</w:t>
        </w:r>
      </w:ins>
      <w:r>
        <w:t xml:space="preserve"> had been </w:t>
      </w:r>
      <w:del w:id="305" w:author="Comparison" w:date="2026-04-22T15:46:00Z" w16du:dateUtc="2026-04-22T06:46:00Z">
        <w:r>
          <w:delText>recorded,</w:delText>
        </w:r>
      </w:del>
      <w:ins w:id="306" w:author="Comparison" w:date="2026-04-22T15:46:00Z" w16du:dateUtc="2026-04-22T06:46:00Z">
        <w:r>
          <w:t>completed, so</w:t>
        </w:r>
      </w:ins>
      <w:r>
        <w:t xml:space="preserve"> any</w:t>
      </w:r>
      <w:ins w:id="307" w:author="Comparison" w:date="2026-04-22T15:46:00Z" w16du:dateUtc="2026-04-22T06:46:00Z">
        <w:r>
          <w:t xml:space="preserve"> such</w:t>
        </w:r>
      </w:ins>
      <w:r>
        <w:t xml:space="preserve"> influence would have arisen from the textual characteristics of the feedback </w:t>
      </w:r>
      <w:del w:id="308" w:author="Comparison" w:date="2026-04-22T15:46:00Z" w16du:dateUtc="2026-04-22T06:46:00Z">
        <w:r>
          <w:delText xml:space="preserve">itself </w:delText>
        </w:r>
      </w:del>
      <w:r>
        <w:t xml:space="preserve">rather than from </w:t>
      </w:r>
      <w:del w:id="309" w:author="Comparison" w:date="2026-04-22T15:46:00Z" w16du:dateUtc="2026-04-22T06:46:00Z">
        <w:r>
          <w:delText>externally provided</w:delText>
        </w:r>
      </w:del>
      <w:ins w:id="310" w:author="Comparison" w:date="2026-04-22T15:46:00Z" w16du:dateUtc="2026-04-22T06:46:00Z">
        <w:r>
          <w:t>explicit</w:t>
        </w:r>
      </w:ins>
      <w:r>
        <w:t xml:space="preserve"> labels</w:t>
      </w:r>
      <w:del w:id="311" w:author="Comparison" w:date="2026-04-22T15:46:00Z" w16du:dateUtc="2026-04-22T06:46:00Z">
        <w:r>
          <w:delText>. This is fundamentally different from</w:delText>
        </w:r>
      </w:del>
      <w:ins w:id="312" w:author="Comparison" w:date="2026-04-22T15:46:00Z" w16du:dateUtc="2026-04-22T06:46:00Z">
        <w:r>
          <w:t>, unlike</w:t>
        </w:r>
      </w:ins>
      <w:r>
        <w:t xml:space="preserve"> an unblinded evaluation in which the source is known a priori.</w:t>
      </w:r>
      <w:del w:id="313" w:author="Comparison" w:date="2026-04-22T15:46:00Z" w16du:dateUtc="2026-04-22T06:46:00Z">
        <w:r>
          <w:delText xml:space="preserve"> These substantial differences further reinforce the view that AI </w:delText>
        </w:r>
      </w:del>
    </w:p>
    <w:p w14:paraId="7F71425E" w14:textId="77777777" w:rsidR="00F8232D" w:rsidRDefault="006558BB">
      <w:pPr>
        <w:pStyle w:val="BodyText"/>
      </w:pPr>
      <w:ins w:id="314" w:author="Comparison" w:date="2026-04-22T15:46:00Z" w16du:dateUtc="2026-04-22T06:46:00Z">
        <w:r>
          <w:t xml:space="preserve">The perfect detection also constitutes a substantive finding in its own right. The five qualitative themes identified in our analysis (adherence to </w:t>
        </w:r>
      </w:ins>
      <w:r>
        <w:t xml:space="preserve">feedback </w:t>
      </w:r>
      <w:del w:id="315" w:author="Comparison" w:date="2026-04-22T15:46:00Z" w16du:dateUtc="2026-04-22T06:46:00Z">
        <w:r>
          <w:delText>should not replace human</w:delText>
        </w:r>
      </w:del>
      <w:ins w:id="316" w:author="Comparison" w:date="2026-04-22T15:46:00Z" w16du:dateUtc="2026-04-22T06:46:00Z">
        <w:r>
          <w:t>criteria and structure, continuity and consistency, perspective as a clinician, quality of the Japanese language, and text length) collectively describe the lexical, structural, and contextual features that made AI</w:t>
        </w:r>
      </w:ins>
      <w:r>
        <w:t xml:space="preserve"> feedback </w:t>
      </w:r>
      <w:ins w:id="317" w:author="Comparison" w:date="2026-04-22T15:46:00Z" w16du:dateUtc="2026-04-22T06:46:00Z">
        <w:r>
          <w:t xml:space="preserve">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w:t>
        </w:r>
      </w:ins>
      <w:r>
        <w:t xml:space="preserve">but </w:t>
      </w:r>
      <w:del w:id="318" w:author="Comparison" w:date="2026-04-22T15:46:00Z" w16du:dateUtc="2026-04-22T06:46:00Z">
        <w:r>
          <w:delText xml:space="preserve">rather complement it by leveraging their respective strengths. It should be noted, however, </w:delText>
        </w:r>
      </w:del>
      <w:ins w:id="319" w:author="Comparison" w:date="2026-04-22T15:46:00Z" w16du:dateUtc="2026-04-22T06:46:00Z">
        <w:r>
          <w:t xml:space="preserve">in the epistemic voice they carry: supervisor feedback is grounded in lived clinical encounter, whereas AI feedback operates on textual pattern. Similar tensions around authenticity and voice have been raised in recent medical education writing on AI-assisted reflective work [59]. This voice differential can be read positively as a form of source transparency, since learners and educators are unlikely to mistake one source for the other, but also as an authenticity gap </w:t>
        </w:r>
      </w:ins>
      <w:r>
        <w:t xml:space="preserve">that </w:t>
      </w:r>
      <w:del w:id="320" w:author="Comparison" w:date="2026-04-22T15:46:00Z" w16du:dateUtc="2026-04-22T06:46:00Z">
        <w:r>
          <w:delText>newer</w:delText>
        </w:r>
      </w:del>
      <w:ins w:id="321" w:author="Comparison" w:date="2026-04-22T15:46:00Z" w16du:dateUtc="2026-04-22T06:46:00Z">
        <w:r>
          <w:t>may affect trust and uptake when AI feedback is delivered to learners. Newer</w:t>
        </w:r>
      </w:ins>
      <w:r>
        <w:t xml:space="preserve"> large language models continue to improve in generating natural, human-like text, and future iterations may substantially reduce the detectability of AI-generated feedback, potentially altering both evaluator perceptions and the dynamics of blinded evaluation designs.</w:t>
      </w:r>
    </w:p>
    <w:p w14:paraId="370C1778" w14:textId="77777777" w:rsidR="00F8232D" w:rsidRDefault="006558BB">
      <w:pPr>
        <w:pStyle w:val="BodyText"/>
      </w:pPr>
      <w:r>
        <w:t>An important consideration for interpreting our findings is the linguistic and cultural context in which this study was conducted. All feedback was generated and evaluated in Japanese, and LLM performance has been shown to vary substantially across languages. Strasser et al [</w:t>
      </w:r>
      <w:del w:id="322" w:author="Comparison" w:date="2026-04-22T15:46:00Z" w16du:dateUtc="2026-04-22T06:46:00Z">
        <w:r>
          <w:delText>54</w:delText>
        </w:r>
      </w:del>
      <w:ins w:id="323" w:author="Comparison" w:date="2026-04-22T15:46:00Z" w16du:dateUtc="2026-04-22T06:46:00Z">
        <w:r>
          <w:t>60</w:t>
        </w:r>
      </w:ins>
      <w:r>
        <w:t>] 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 [</w:t>
      </w:r>
      <w:del w:id="324" w:author="Comparison" w:date="2026-04-22T15:46:00Z" w16du:dateUtc="2026-04-22T06:46:00Z">
        <w:r>
          <w:delText>55</w:delText>
        </w:r>
      </w:del>
      <w:ins w:id="325" w:author="Comparison" w:date="2026-04-22T15:46:00Z" w16du:dateUtc="2026-04-22T06:46:00Z">
        <w:r>
          <w:t>61</w:t>
        </w:r>
      </w:ins>
      <w:r>
        <w:t>] 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w:t>
      </w:r>
      <w:r>
        <w:t>apanese, and that the same prompt and model configuration could produce qualitatively different feedback in other languages. Furthermore, the cultural context of Japanese medical education, where deference to senior clinicians is strongly emphasized [</w:t>
      </w:r>
      <w:del w:id="326" w:author="Comparison" w:date="2026-04-22T15:46:00Z" w16du:dateUtc="2026-04-22T06:46:00Z">
        <w:r>
          <w:delText>56</w:delText>
        </w:r>
      </w:del>
      <w:ins w:id="327" w:author="Comparison" w:date="2026-04-22T15:46:00Z" w16du:dateUtc="2026-04-22T06:46:00Z">
        <w:r>
          <w:t>62</w:t>
        </w:r>
      </w:ins>
      <w:r>
        <w:t>],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p w14:paraId="65ED323B" w14:textId="77777777" w:rsidR="00F8232D" w:rsidRDefault="006558BB">
      <w:pPr>
        <w:pStyle w:val="Heading3"/>
      </w:pPr>
      <w:bookmarkStart w:id="328" w:name="implications-of-findings"/>
      <w:bookmarkEnd w:id="273"/>
      <w:r>
        <w:t>Implications of Findings</w:t>
      </w:r>
    </w:p>
    <w:p w14:paraId="57ACE0E4" w14:textId="77777777" w:rsidR="00F8232D" w:rsidRDefault="006558BB">
      <w:pPr>
        <w:pStyle w:val="FirstParagraph"/>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w:t>
      </w:r>
      <w:r>
        <w:t>sion of AI feedback requires careful consideration of potential risks, including student over-reliance on AI recommendations [</w:t>
      </w:r>
      <w:del w:id="329" w:author="Comparison" w:date="2026-04-22T15:46:00Z" w16du:dateUtc="2026-04-22T06:46:00Z">
        <w:r>
          <w:delText>57] or conversely, dismissal of AI-generated insights [20].</w:delText>
        </w:r>
      </w:del>
      <w:ins w:id="330" w:author="Comparison" w:date="2026-04-22T15:46:00Z" w16du:dateUtc="2026-04-22T06:46:00Z">
        <w:r>
          <w:t xml:space="preserve">63] or conversely, dismissal of AI-generated insights [20].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 </w:t>
        </w:r>
        <w:r>
          <w:rPr>
            <w:i/>
            <w:iCs/>
          </w:rPr>
          <w:t>d</w:t>
        </w:r>
        <w:r>
          <w:t>=0.88–1.56) [58]. The rubric-score advantages we observed should therefore not be assumed to translate directly into comparable le</w:t>
        </w:r>
        <w:r>
          <w:t>arner uptake or educational impact when AI feedback is delivered to students who can identify its source.</w:t>
        </w:r>
      </w:ins>
    </w:p>
    <w:p w14:paraId="1E3C7468" w14:textId="77777777" w:rsidR="00F8232D" w:rsidRDefault="006558BB">
      <w:pPr>
        <w:pStyle w:val="BodyText"/>
      </w:pPr>
      <w:r>
        <w:t>Various hybrid approaches merit exploration, including AI-drafted feedback refined by educators, role-based distribution where AI and supervisors focus on different aspects of student work, or AI enhancement of educator-authored feedback [</w:t>
      </w:r>
      <w:del w:id="331" w:author="Comparison" w:date="2026-04-22T15:46:00Z" w16du:dateUtc="2026-04-22T06:46:00Z">
        <w:r>
          <w:delText>58</w:delText>
        </w:r>
      </w:del>
      <w:ins w:id="332" w:author="Comparison" w:date="2026-04-22T15:46:00Z" w16du:dateUtc="2026-04-22T06:46:00Z">
        <w:r>
          <w:t>34,64</w:t>
        </w:r>
      </w:ins>
      <w:r>
        <w:t>]. However, empirical research on these hybrid models remains limited, particularly in authentic clinical settings.</w:t>
      </w:r>
    </w:p>
    <w:p w14:paraId="104A6AA3" w14:textId="77777777" w:rsidR="00F8232D" w:rsidRDefault="006558BB">
      <w:pPr>
        <w:pStyle w:val="BodyText"/>
        <w:rPr>
          <w:ins w:id="333" w:author="Comparison" w:date="2026-04-22T15:46:00Z" w16du:dateUtc="2026-04-22T06:46:00Z"/>
        </w:rPr>
      </w:pPr>
      <w:ins w:id="334" w:author="Comparison" w:date="2026-04-22T15:46:00Z" w16du:dateUtc="2026-04-22T06:46:00Z">
        <w:r>
          <w:t>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 [65], where intended outcomes are aligned with the activities producing them. Recent applied guidance in health professions educat</w:t>
        </w:r>
        <w:r>
          <w:t>ion has similarly recommended grounding generative AI prompts in institutional pedagogical and assessment frameworks [66].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 [67]. The same design lever is available to other educa</w:t>
        </w:r>
        <w:r>
          <w:t>tors and institutions seeking to align AI feedback with their own assessment frameworks.</w:t>
        </w:r>
      </w:ins>
    </w:p>
    <w:p w14:paraId="11E9B32E" w14:textId="77777777" w:rsidR="00F8232D" w:rsidRDefault="006558BB">
      <w:pPr>
        <w:pStyle w:val="BodyText"/>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4D8B9585" w14:textId="77777777" w:rsidR="00F8232D" w:rsidRDefault="006558BB">
      <w:pPr>
        <w:pStyle w:val="Heading3"/>
      </w:pPr>
      <w:bookmarkStart w:id="335" w:name="limitations"/>
      <w:bookmarkEnd w:id="328"/>
      <w:r>
        <w:t>Limitations</w:t>
      </w:r>
    </w:p>
    <w:p w14:paraId="7EF3F6CA" w14:textId="77777777" w:rsidR="00F8232D" w:rsidRDefault="006558BB">
      <w:pPr>
        <w:pStyle w:val="FirstParagraph"/>
        <w:rPr>
          <w:ins w:id="336" w:author="Comparison" w:date="2026-04-22T15:46:00Z" w16du:dateUtc="2026-04-22T06:46:00Z"/>
        </w:rPr>
      </w:pPr>
      <w:r>
        <w:t>Several limitations should be acknowledged in this study.</w:t>
      </w:r>
      <w:del w:id="337" w:author="Comparison" w:date="2026-04-22T15:46:00Z" w16du:dateUtc="2026-04-22T06:46:00Z">
        <w:r>
          <w:delText xml:space="preserve"> </w:delText>
        </w:r>
      </w:del>
    </w:p>
    <w:p w14:paraId="704F9DAA" w14:textId="77777777" w:rsidR="00F8232D" w:rsidRDefault="006558BB">
      <w:pPr>
        <w:pStyle w:val="BodyText"/>
        <w:rPr>
          <w:ins w:id="338" w:author="Comparison" w:date="2026-04-22T15:46:00Z" w16du:dateUtc="2026-04-22T06:46:00Z"/>
        </w:rPr>
      </w:pPr>
      <w:r>
        <w:t>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w:t>
      </w:r>
      <w:del w:id="339" w:author="Comparison" w:date="2026-04-22T15:46:00Z" w16du:dateUtc="2026-04-22T06:46:00Z">
        <w:r>
          <w:delText>56</w:delText>
        </w:r>
      </w:del>
      <w:ins w:id="340" w:author="Comparison" w:date="2026-04-22T15:46:00Z" w16du:dateUtc="2026-04-22T06:46:00Z">
        <w:r>
          <w:t>62</w:t>
        </w:r>
      </w:ins>
      <w:r>
        <w:t>], may have contributed to higher regard for supervisor feedback and influenced evaluators’ perceptions of the two feedback sources. The specific characteristics of Nagoya University’s clinical clerkship program may further limit representativeness.</w:t>
      </w:r>
      <w:del w:id="341" w:author="Comparison" w:date="2026-04-22T15:46:00Z" w16du:dateUtc="2026-04-22T06:46:00Z">
        <w:r>
          <w:delText xml:space="preserve"> </w:delText>
        </w:r>
      </w:del>
    </w:p>
    <w:p w14:paraId="39606D62" w14:textId="77777777" w:rsidR="00F8232D" w:rsidRDefault="006558BB">
      <w:pPr>
        <w:pStyle w:val="BodyText"/>
        <w:rPr>
          <w:ins w:id="342" w:author="Comparison" w:date="2026-04-22T15:46:00Z" w16du:dateUtc="2026-04-22T06:46:00Z"/>
        </w:rPr>
      </w:pPr>
      <w:r>
        <w:t>Second, while our evaluators included both faculty and students, their individual backgrounds and experiences may have influenced their feedback evaluations. The relatively small number of evaluators (10 faculty and 10 students) may also limit the robustness of our findings.</w:t>
      </w:r>
      <w:del w:id="343" w:author="Comparison" w:date="2026-04-22T15:46:00Z" w16du:dateUtc="2026-04-22T06:46:00Z">
        <w:r>
          <w:delText xml:space="preserve"> </w:delText>
        </w:r>
      </w:del>
    </w:p>
    <w:p w14:paraId="43510E5C" w14:textId="77777777" w:rsidR="00F8232D" w:rsidRDefault="006558BB">
      <w:pPr>
        <w:pStyle w:val="BodyText"/>
        <w:rPr>
          <w:ins w:id="344" w:author="Comparison" w:date="2026-04-22T15:46:00Z" w16du:dateUtc="2026-04-22T06:46:00Z"/>
        </w:rPr>
      </w:pPr>
      <w:r>
        <w:t>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w:t>
      </w:r>
      <w:r>
        <w:t>.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del w:id="345" w:author="Comparison" w:date="2026-04-22T15:46:00Z" w16du:dateUtc="2026-04-22T06:46:00Z">
        <w:r>
          <w:delText xml:space="preserve"> </w:delText>
        </w:r>
      </w:del>
    </w:p>
    <w:p w14:paraId="17A0BD62" w14:textId="77777777" w:rsidR="00F8232D" w:rsidRDefault="006558BB">
      <w:pPr>
        <w:pStyle w:val="BodyText"/>
        <w:rPr>
          <w:ins w:id="346" w:author="Comparison" w:date="2026-04-22T15:46:00Z" w16du:dateUtc="2026-04-22T06:46:00Z"/>
        </w:rPr>
      </w:pPr>
      <w:r>
        <w:t>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del w:id="347" w:author="Comparison" w:date="2026-04-22T15:46:00Z" w16du:dateUtc="2026-04-22T06:46:00Z">
        <w:r>
          <w:delText xml:space="preserve"> </w:delText>
        </w:r>
      </w:del>
    </w:p>
    <w:p w14:paraId="0C8E29E7" w14:textId="77777777" w:rsidR="00F8232D" w:rsidRDefault="006558BB">
      <w:pPr>
        <w:pStyle w:val="BodyText"/>
        <w:rPr>
          <w:ins w:id="348" w:author="Comparison" w:date="2026-04-22T15:46:00Z" w16du:dateUtc="2026-04-22T06:46:00Z"/>
        </w:rPr>
      </w:pPr>
      <w:r>
        <w:t>Fifth, the evaluation rubric used to assess feedback quality was originally developed for written academic feedback [18] and emphasizes structural dimensions such as criteria-based guidance, clarity of directions, and text alignment</w:t>
      </w:r>
      <w:del w:id="349" w:author="Comparison" w:date="2026-04-22T15:46:00Z" w16du:dateUtc="2026-04-22T06:46:00Z">
        <w:r>
          <w:delText>, which were also explicitly embedded in the AI prompt.</w:delText>
        </w:r>
      </w:del>
      <w:ins w:id="350" w:author="Comparison" w:date="2026-04-22T15:46:00Z" w16du:dateUtc="2026-04-22T06:46:00Z">
        <w:r>
          <w:t>.</w:t>
        </w:r>
      </w:ins>
      <w:r>
        <w:t xml:space="preserve">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w:t>
      </w:r>
      <w:r>
        <w:t>cal value that supervisors contribute and that the rubric does not score.</w:t>
      </w:r>
      <w:del w:id="351" w:author="Comparison" w:date="2026-04-22T15:46:00Z" w16du:dateUtc="2026-04-22T06:46:00Z">
        <w:r>
          <w:delText xml:space="preserve"> </w:delText>
        </w:r>
      </w:del>
    </w:p>
    <w:p w14:paraId="44EA3977" w14:textId="77777777" w:rsidR="00F8232D" w:rsidRDefault="006558BB">
      <w:pPr>
        <w:pStyle w:val="BodyText"/>
        <w:rPr>
          <w:ins w:id="352" w:author="Comparison" w:date="2026-04-22T15:46:00Z" w16du:dateUtc="2026-04-22T06:46:00Z"/>
        </w:rPr>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w:t>
      </w:r>
      <w:r>
        <w:t>prompt was developed iteratively through a pilot testing process, and varying it systematically would constitute a separate study design. This remains an important direction for future research.</w:t>
      </w:r>
      <w:del w:id="353" w:author="Comparison" w:date="2026-04-22T15:46:00Z" w16du:dateUtc="2026-04-22T06:46:00Z">
        <w:r>
          <w:delText xml:space="preserve"> </w:delText>
        </w:r>
      </w:del>
    </w:p>
    <w:p w14:paraId="68AB6D0F" w14:textId="77777777" w:rsidR="00F8232D" w:rsidRDefault="006558BB">
      <w:pPr>
        <w:pStyle w:val="BodyText"/>
        <w:rPr>
          <w:ins w:id="354" w:author="Comparison" w:date="2026-04-22T15:46:00Z" w16du:dateUtc="2026-04-22T06:46:00Z"/>
        </w:rPr>
      </w:pPr>
      <w:r>
        <w:t>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del w:id="355" w:author="Comparison" w:date="2026-04-22T15:46:00Z" w16du:dateUtc="2026-04-22T06:46:00Z">
        <w:r>
          <w:delText xml:space="preserve"> </w:delText>
        </w:r>
      </w:del>
    </w:p>
    <w:p w14:paraId="1383C8B2" w14:textId="77777777" w:rsidR="00F8232D" w:rsidRDefault="006558BB">
      <w:pPr>
        <w:pStyle w:val="BodyText"/>
        <w:pPrChange w:id="356" w:author="Comparison" w:date="2026-04-22T15:46:00Z" w16du:dateUtc="2026-04-22T06:46:00Z">
          <w:pPr>
            <w:pStyle w:val="FirstParagraph"/>
          </w:pPr>
        </w:pPrChange>
      </w:pPr>
      <w:r>
        <w:t xml:space="preserve">Eighth, our study evaluated the structural quality of feedback as assessed by </w:t>
      </w:r>
      <w:ins w:id="357" w:author="Comparison" w:date="2026-04-22T15:46:00Z" w16du:dateUtc="2026-04-22T06:46:00Z">
        <w:r>
          <w:t xml:space="preserve">third-party evaluators using </w:t>
        </w:r>
      </w:ins>
      <w:r>
        <w:t xml:space="preserve">the rubric, but did not </w:t>
      </w:r>
      <w:del w:id="358" w:author="Comparison" w:date="2026-04-22T15:46:00Z" w16du:dateUtc="2026-04-22T06:46:00Z">
        <w:r>
          <w:delText>investigate</w:delText>
        </w:r>
      </w:del>
      <w:ins w:id="359" w:author="Comparison" w:date="2026-04-22T15:46:00Z" w16du:dateUtc="2026-04-22T06:46:00Z">
        <w:r>
          <w:t>examine</w:t>
        </w:r>
      </w:ins>
      <w:r>
        <w:t xml:space="preserve"> whether AI-generated or supervisor-provided feedback</w:t>
      </w:r>
      <w:del w:id="360" w:author="Comparison" w:date="2026-04-22T15:46:00Z" w16du:dateUtc="2026-04-22T06:46:00Z">
        <w:r>
          <w:delText xml:space="preserve"> led to</w:delText>
        </w:r>
      </w:del>
      <w:ins w:id="361" w:author="Comparison" w:date="2026-04-22T15:46:00Z" w16du:dateUtc="2026-04-22T06:46:00Z">
        <w:r>
          <w:t>, when delivered to students, elicited</w:t>
        </w:r>
      </w:ins>
      <w:r>
        <w:t xml:space="preserve"> different learning behaviors, revisions, </w:t>
      </w:r>
      <w:ins w:id="362" w:author="Comparison" w:date="2026-04-22T15:46:00Z" w16du:dateUtc="2026-04-22T06:46:00Z">
        <w:r>
          <w:t xml:space="preserve">engagement, </w:t>
        </w:r>
      </w:ins>
      <w:r>
        <w:t xml:space="preserve">or clinical improvement. </w:t>
      </w:r>
      <w:ins w:id="363" w:author="Comparison" w:date="2026-04-22T15:46:00Z" w16du:dateUtc="2026-04-22T06:46:00Z">
        <w:r>
          <w:t xml:space="preserve">Because our design measured judgments by evaluators rather than responses by learner recipients, source-attribution effects that may arise when identifiable AI feedback is delivered directly to students [58] fall outside the scope of our data. </w:t>
        </w:r>
      </w:ins>
      <w:r>
        <w:t>The relationship between perceived feedback quality</w:t>
      </w:r>
      <w:ins w:id="364" w:author="Comparison" w:date="2026-04-22T15:46:00Z" w16du:dateUtc="2026-04-22T06:46:00Z">
        <w:r>
          <w:t>, source attribution,</w:t>
        </w:r>
      </w:ins>
      <w:r>
        <w:t xml:space="preserve"> and actual educational outcomes remains an important area for future investigation.</w:t>
      </w:r>
    </w:p>
    <w:p w14:paraId="41B70BE3" w14:textId="77777777" w:rsidR="00F8232D" w:rsidRDefault="006558BB">
      <w:pPr>
        <w:pStyle w:val="Heading3"/>
      </w:pPr>
      <w:bookmarkStart w:id="365" w:name="conclusions"/>
      <w:bookmarkEnd w:id="335"/>
      <w:r>
        <w:t>Conclusions</w:t>
      </w:r>
    </w:p>
    <w:p w14:paraId="264FD849" w14:textId="77777777" w:rsidR="00F8232D" w:rsidRDefault="006558BB">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t>
      </w:r>
      <w:r>
        <w:t>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w:t>
      </w:r>
      <w:r>
        <w:t>everage each type’s advantages, examine whether these patterns generalize to other AI models, languages, and institutional contexts, and evaluate the impact of AI-assisted feedback on student learning outcomes.</w:t>
      </w:r>
    </w:p>
    <w:p w14:paraId="602933AC" w14:textId="77777777" w:rsidR="00F8232D" w:rsidRDefault="006558BB">
      <w:pPr>
        <w:pStyle w:val="Heading2"/>
      </w:pPr>
      <w:bookmarkStart w:id="366" w:name="acknowledgements"/>
      <w:bookmarkEnd w:id="260"/>
      <w:bookmarkEnd w:id="365"/>
      <w:r>
        <w:t>Acknowledgements</w:t>
      </w:r>
    </w:p>
    <w:p w14:paraId="27B02E72" w14:textId="77777777" w:rsidR="00F8232D" w:rsidRDefault="006558BB">
      <w:pPr>
        <w:pStyle w:val="FirstParagraph"/>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w:t>
      </w:r>
      <w:r>
        <w:t xml:space="preserve"> study.</w:t>
      </w:r>
    </w:p>
    <w:p w14:paraId="2CF2808A" w14:textId="77777777" w:rsidR="00F8232D" w:rsidRDefault="006558BB">
      <w:pPr>
        <w:pStyle w:val="BodyText"/>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w:t>
      </w:r>
      <w:r>
        <w:t xml:space="preserv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6E39FFA7" w14:textId="77777777" w:rsidR="00F8232D" w:rsidRDefault="006558BB">
      <w:pPr>
        <w:pStyle w:val="BodyText"/>
      </w:pPr>
      <w:r>
        <w:t>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w:t>
      </w:r>
      <w:r>
        <w:t xml:space="preserve"> we prompted the in-editor chat with “translate to english” 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w:t>
      </w:r>
      <w:r>
        <w:t>IDeT</w:t>
      </w:r>
      <w:del w:id="367" w:author="Comparison" w:date="2026-04-22T15:46:00Z" w16du:dateUtc="2026-04-22T06:46:00Z">
        <w:r>
          <w:delText>),</w:delText>
        </w:r>
      </w:del>
      <w:ins w:id="368" w:author="Comparison" w:date="2026-04-22T15:46:00Z" w16du:dateUtc="2026-04-22T06:46:00Z">
        <w:r>
          <w:t>) [68],</w:t>
        </w:r>
      </w:ins>
      <w:r>
        <w:t xml:space="preserve">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14:paraId="42119B7C" w14:textId="77777777" w:rsidR="00F8232D" w:rsidRDefault="006558BB">
      <w:pPr>
        <w:pStyle w:val="BodyText"/>
      </w:pPr>
      <w:r>
        <w:t>This work was supported by JSPS KAKENHI Grant Number 25K06542. The funder had no role in the study design, data collection, analysis, interpretation of results, or the writing of the manuscript.</w:t>
      </w:r>
    </w:p>
    <w:p w14:paraId="3886BA97" w14:textId="77777777" w:rsidR="00F8232D" w:rsidRDefault="006558BB">
      <w:pPr>
        <w:pStyle w:val="Heading2"/>
      </w:pPr>
      <w:bookmarkStart w:id="369" w:name="data-availability"/>
      <w:bookmarkEnd w:id="366"/>
      <w:r>
        <w:t>Data Availability</w:t>
      </w:r>
    </w:p>
    <w:p w14:paraId="23B104D4" w14:textId="77777777" w:rsidR="00F8232D" w:rsidRDefault="006558BB">
      <w:pPr>
        <w:pStyle w:val="FirstParagraph"/>
      </w:pPr>
      <w:r>
        <w:t xml:space="preserve">The anonymized evaluation data, analysis code, and the source code of the AI feedback generation system are publicly available (doi: https://doi.org/10.5281/zenodo.18868578). The AI feedback generation prompt, the evaluation rubric, </w:t>
      </w:r>
      <w:del w:id="370" w:author="Comparison" w:date="2026-04-22T15:46:00Z" w16du:dateUtc="2026-04-22T06:46:00Z">
        <w:r>
          <w:delText xml:space="preserve">and </w:delText>
        </w:r>
      </w:del>
      <w:r>
        <w:t>its translation process</w:t>
      </w:r>
      <w:ins w:id="371" w:author="Comparison" w:date="2026-04-22T15:46:00Z" w16du:dateUtc="2026-04-22T06:46:00Z">
        <w:r>
          <w:t>, and the full paired t-test results table</w:t>
        </w:r>
      </w:ins>
      <w:r>
        <w:t xml:space="preserve"> are provided in Multimedia Appendices 1, 2, </w:t>
      </w:r>
      <w:ins w:id="372" w:author="Comparison" w:date="2026-04-22T15:46:00Z" w16du:dateUtc="2026-04-22T06:46:00Z">
        <w:r>
          <w:t xml:space="preserve">3, </w:t>
        </w:r>
      </w:ins>
      <w:r>
        <w:t xml:space="preserve">and </w:t>
      </w:r>
      <w:del w:id="373" w:author="Comparison" w:date="2026-04-22T15:46:00Z" w16du:dateUtc="2026-04-22T06:46:00Z">
        <w:r>
          <w:delText>3</w:delText>
        </w:r>
      </w:del>
      <w:ins w:id="374" w:author="Comparison" w:date="2026-04-22T15:46:00Z" w16du:dateUtc="2026-04-22T06:46:00Z">
        <w:r>
          <w:t>4</w:t>
        </w:r>
      </w:ins>
      <w:r>
        <w:t>,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p w14:paraId="591307EA" w14:textId="77777777" w:rsidR="00F8232D" w:rsidRDefault="006558BB">
      <w:pPr>
        <w:pStyle w:val="Heading2"/>
      </w:pPr>
      <w:bookmarkStart w:id="375" w:name="conflicts-of-interest"/>
      <w:bookmarkEnd w:id="369"/>
      <w:r>
        <w:t>Conflicts of Interest</w:t>
      </w:r>
    </w:p>
    <w:p w14:paraId="4A23801D" w14:textId="77777777" w:rsidR="00F8232D" w:rsidRDefault="006558BB">
      <w:pPr>
        <w:pStyle w:val="FirstParagraph"/>
      </w:pPr>
      <w:r>
        <w:t>None declared.</w:t>
      </w:r>
    </w:p>
    <w:p w14:paraId="4EF6A5C9" w14:textId="77777777" w:rsidR="00F8232D" w:rsidRDefault="006558BB">
      <w:pPr>
        <w:pStyle w:val="Heading2"/>
      </w:pPr>
      <w:bookmarkStart w:id="376" w:name="multimedia-appendix-1"/>
      <w:bookmarkEnd w:id="375"/>
      <w:r>
        <w:t>Multimedia Appendix 1</w:t>
      </w:r>
    </w:p>
    <w:p w14:paraId="6742F446" w14:textId="77777777" w:rsidR="00F8232D" w:rsidRDefault="006558BB">
      <w:pPr>
        <w:pStyle w:val="FirstParagraph"/>
      </w:pPr>
      <w:r>
        <w:t>This file contains the feedback generation prompt for AI used in this study and its development process.</w:t>
      </w:r>
    </w:p>
    <w:p w14:paraId="0EA1FC9F" w14:textId="77777777" w:rsidR="00F8232D" w:rsidRDefault="006558BB">
      <w:pPr>
        <w:pStyle w:val="Heading2"/>
      </w:pPr>
      <w:bookmarkStart w:id="377" w:name="multimedia-appendix-2"/>
      <w:bookmarkEnd w:id="376"/>
      <w:r>
        <w:t>Multimedia Appendix 2</w:t>
      </w:r>
    </w:p>
    <w:p w14:paraId="77651568" w14:textId="77777777" w:rsidR="00F8232D" w:rsidRDefault="006558BB">
      <w:pPr>
        <w:pStyle w:val="FirstParagraph"/>
      </w:pPr>
      <w:r>
        <w:t>This file contains the feedback evaluation rubric used in this study.</w:t>
      </w:r>
    </w:p>
    <w:p w14:paraId="7BF33914" w14:textId="77777777" w:rsidR="00F8232D" w:rsidRDefault="006558BB">
      <w:pPr>
        <w:pStyle w:val="Heading2"/>
      </w:pPr>
      <w:bookmarkStart w:id="378" w:name="multimedia-appendix-3"/>
      <w:bookmarkEnd w:id="377"/>
      <w:r>
        <w:t>Multimedia Appendix 3</w:t>
      </w:r>
    </w:p>
    <w:p w14:paraId="3CE1AFAC" w14:textId="77777777" w:rsidR="00F8232D" w:rsidRDefault="006558BB">
      <w:pPr>
        <w:pStyle w:val="FirstParagraph"/>
      </w:pPr>
      <w:r>
        <w:t>This file contains the translation process into Japanese for the feedback evaluation rubric used in this study.</w:t>
      </w:r>
    </w:p>
    <w:p w14:paraId="391D399E" w14:textId="77777777" w:rsidR="00F8232D" w:rsidRDefault="006558BB">
      <w:pPr>
        <w:pStyle w:val="Heading2"/>
        <w:rPr>
          <w:ins w:id="379" w:author="Comparison" w:date="2026-04-22T15:46:00Z" w16du:dateUtc="2026-04-22T06:46:00Z"/>
        </w:rPr>
      </w:pPr>
      <w:bookmarkStart w:id="380" w:name="multimedia-appendix-4"/>
      <w:bookmarkEnd w:id="378"/>
      <w:ins w:id="381" w:author="Comparison" w:date="2026-04-22T15:46:00Z" w16du:dateUtc="2026-04-22T06:46:00Z">
        <w:r>
          <w:t>Multimedia Appendix 4</w:t>
        </w:r>
      </w:ins>
    </w:p>
    <w:p w14:paraId="31383DF6" w14:textId="77777777" w:rsidR="00F8232D" w:rsidRDefault="006558BB">
      <w:pPr>
        <w:pStyle w:val="FirstParagraph"/>
        <w:rPr>
          <w:ins w:id="382" w:author="Comparison" w:date="2026-04-22T15:46:00Z" w16du:dateUtc="2026-04-22T06:46:00Z"/>
        </w:rPr>
      </w:pPr>
      <w:ins w:id="383" w:author="Comparison" w:date="2026-04-22T15:46:00Z" w16du:dateUtc="2026-04-22T06:46:00Z">
        <w:r>
          <w:t xml:space="preserve">This file contains the full paired t-test results comparing AI and supervisor feedback scores on the Steiss et al. five-item analytic rubric, including mean differences and uncorrected </w:t>
        </w:r>
        <w:r>
          <w:rPr>
            <w:i/>
            <w:iCs/>
          </w:rPr>
          <w:t>P</w:t>
        </w:r>
        <w:r>
          <w:t xml:space="preserve"> values that were omitted from Table 2 for readability.</w:t>
        </w:r>
      </w:ins>
    </w:p>
    <w:p w14:paraId="55ADDEDB" w14:textId="77777777" w:rsidR="00F8232D" w:rsidRDefault="006558BB">
      <w:pPr>
        <w:pStyle w:val="Heading2"/>
      </w:pPr>
      <w:bookmarkStart w:id="384" w:name="references"/>
      <w:bookmarkEnd w:id="380"/>
      <w:r>
        <w:t>References</w:t>
      </w:r>
    </w:p>
    <w:p w14:paraId="0A4B6542" w14:textId="77777777" w:rsidR="00F8232D" w:rsidRDefault="006558BB">
      <w:pPr>
        <w:pStyle w:val="Bibliography"/>
      </w:pPr>
      <w:bookmarkStart w:id="385" w:name="ref-Hansen2024-fe"/>
      <w:bookmarkStart w:id="386" w:name="refs"/>
      <w:r>
        <w:t xml:space="preserve">1. </w:t>
      </w:r>
      <w:r>
        <w:tab/>
        <w:t>Hansen A, Klute RM, Yadav M, Bansal S, Bond WF. How do learners receive feedback on note writing? A scoping review. Acad Med Ovid Technologies (Wolters Kluwer Health); 2024 Jun 1;99(6):683–690. PMID:</w:t>
      </w:r>
      <w:r>
        <w:fldChar w:fldCharType="begin"/>
      </w:r>
      <w:r>
        <w:instrText>HYPERLINK "https://www.ncbi.nlm.nih.gov/pubmed/38306581" \h</w:instrText>
      </w:r>
      <w:r>
        <w:fldChar w:fldCharType="separate"/>
      </w:r>
      <w:r>
        <w:rPr>
          <w:rStyle w:val="Hyperlink"/>
        </w:rPr>
        <w:t>38306581</w:t>
      </w:r>
      <w:r>
        <w:fldChar w:fldCharType="end"/>
      </w:r>
    </w:p>
    <w:p w14:paraId="09784575" w14:textId="77777777" w:rsidR="00F8232D" w:rsidRDefault="006558BB">
      <w:pPr>
        <w:pStyle w:val="Bibliography"/>
      </w:pPr>
      <w:bookmarkStart w:id="387" w:name="ref-Ende1983-yv"/>
      <w:bookmarkEnd w:id="385"/>
      <w:r>
        <w:t xml:space="preserve">2. </w:t>
      </w:r>
      <w:r>
        <w:tab/>
        <w:t xml:space="preserve">Ende J. Feedback in clinical medical education. JAMA 1983 Aug 12;250(6):777–781. doi: </w:t>
      </w:r>
      <w:r>
        <w:fldChar w:fldCharType="begin"/>
      </w:r>
      <w:r>
        <w:instrText>HYPERLINK "https://doi.org/10.1001/jama.1983.03340060055026" \h</w:instrText>
      </w:r>
      <w:r>
        <w:fldChar w:fldCharType="separate"/>
      </w:r>
      <w:r>
        <w:rPr>
          <w:rStyle w:val="Hyperlink"/>
        </w:rPr>
        <w:t>10.1001/jama.1983.03340060055026</w:t>
      </w:r>
      <w:r>
        <w:fldChar w:fldCharType="end"/>
      </w:r>
    </w:p>
    <w:p w14:paraId="660D60FC" w14:textId="77777777" w:rsidR="00F8232D" w:rsidRDefault="006558BB">
      <w:pPr>
        <w:pStyle w:val="Bibliography"/>
      </w:pPr>
      <w:bookmarkStart w:id="388" w:name="ref-Norcini2007-dh"/>
      <w:bookmarkEnd w:id="387"/>
      <w:r>
        <w:t xml:space="preserve">3. </w:t>
      </w:r>
      <w:r>
        <w:tab/>
        <w:t>Norcini JJ, Burch V. Workplace-based assessment as an educational tool: AMEE Guide No. 31. Med Teach 2007 Nov;29(9):855–871. PMID:</w:t>
      </w:r>
      <w:r>
        <w:fldChar w:fldCharType="begin"/>
      </w:r>
      <w:r>
        <w:instrText>HYPERLINK "https://www.ncbi.nlm.nih.gov/pubmed/18158655" \h</w:instrText>
      </w:r>
      <w:r>
        <w:fldChar w:fldCharType="separate"/>
      </w:r>
      <w:r>
        <w:rPr>
          <w:rStyle w:val="Hyperlink"/>
        </w:rPr>
        <w:t>18158655</w:t>
      </w:r>
      <w:r>
        <w:fldChar w:fldCharType="end"/>
      </w:r>
    </w:p>
    <w:p w14:paraId="2A4E8854" w14:textId="77777777" w:rsidR="00F8232D" w:rsidRDefault="006558BB">
      <w:pPr>
        <w:pStyle w:val="Bibliography"/>
      </w:pPr>
      <w:bookmarkStart w:id="389" w:name="ref-Burgess2020-tj"/>
      <w:bookmarkEnd w:id="388"/>
      <w:r>
        <w:t xml:space="preserve">4. </w:t>
      </w:r>
      <w:r>
        <w:tab/>
        <w:t>Burgess A, van Diggele C, Roberts C, Mellis C. Feedback in the clinical setting. BMC Med Educ 2020 Dec 3;20(Suppl 2):460. PMID:</w:t>
      </w:r>
      <w:r>
        <w:fldChar w:fldCharType="begin"/>
      </w:r>
      <w:r>
        <w:instrText>HYPERLINK "https://www.ncbi.nlm.nih.gov/pubmed/33272265" \h</w:instrText>
      </w:r>
      <w:r>
        <w:fldChar w:fldCharType="separate"/>
      </w:r>
      <w:r>
        <w:rPr>
          <w:rStyle w:val="Hyperlink"/>
        </w:rPr>
        <w:t>33272265</w:t>
      </w:r>
      <w:r>
        <w:fldChar w:fldCharType="end"/>
      </w:r>
    </w:p>
    <w:p w14:paraId="21D0BDC2" w14:textId="77777777" w:rsidR="00F8232D" w:rsidRDefault="006558BB">
      <w:pPr>
        <w:pStyle w:val="Bibliography"/>
      </w:pPr>
      <w:bookmarkStart w:id="390" w:name="ref-Elnicki1998-df"/>
      <w:bookmarkEnd w:id="389"/>
      <w:r>
        <w:t xml:space="preserve">5. </w:t>
      </w:r>
      <w:r>
        <w:tab/>
        <w:t>Elnicki DM, Layne RD, Ogden PE, Morris DK. Oral versus written feedback in medical clinic. J Gen Intern Med Springer Nature; 1998 Mar;13(3):155–158. PMID:</w:t>
      </w:r>
      <w:r>
        <w:fldChar w:fldCharType="begin"/>
      </w:r>
      <w:r>
        <w:instrText>HYPERLINK "https://www.ncbi.nlm.nih.gov/pubmed/9541371" \h</w:instrText>
      </w:r>
      <w:r>
        <w:fldChar w:fldCharType="separate"/>
      </w:r>
      <w:r>
        <w:rPr>
          <w:rStyle w:val="Hyperlink"/>
        </w:rPr>
        <w:t>9541371</w:t>
      </w:r>
      <w:r>
        <w:fldChar w:fldCharType="end"/>
      </w:r>
    </w:p>
    <w:p w14:paraId="600C7AA4" w14:textId="77777777" w:rsidR="00F8232D" w:rsidRDefault="006558BB">
      <w:pPr>
        <w:pStyle w:val="Bibliography"/>
      </w:pPr>
      <w:bookmarkStart w:id="391" w:name="ref-Harvey2013-hx"/>
      <w:bookmarkEnd w:id="390"/>
      <w:r>
        <w:t xml:space="preserve">6. </w:t>
      </w:r>
      <w:r>
        <w:tab/>
        <w:t>Harvey P, Radomski N, O’Connor D. Written feedback and continuity of learning in a geographically distributed medical education program. Med Teach Informa UK Limited; 2013 Dec 1;35(12):1009–1013. PMID:</w:t>
      </w:r>
      <w:r>
        <w:fldChar w:fldCharType="begin"/>
      </w:r>
      <w:r>
        <w:instrText>HYPERLINK "https://www.ncbi.nlm.nih.gov/pubmed/23971889" \h</w:instrText>
      </w:r>
      <w:r>
        <w:fldChar w:fldCharType="separate"/>
      </w:r>
      <w:r>
        <w:rPr>
          <w:rStyle w:val="Hyperlink"/>
        </w:rPr>
        <w:t>23971889</w:t>
      </w:r>
      <w:r>
        <w:fldChar w:fldCharType="end"/>
      </w:r>
    </w:p>
    <w:p w14:paraId="59C9C423" w14:textId="77777777" w:rsidR="00F8232D" w:rsidRDefault="006558BB">
      <w:pPr>
        <w:pStyle w:val="Bibliography"/>
      </w:pPr>
      <w:bookmarkStart w:id="392" w:name="ref-Greviana2024-xd"/>
      <w:bookmarkEnd w:id="391"/>
      <w:r>
        <w:t xml:space="preserve">7. </w:t>
      </w:r>
      <w:r>
        <w:tab/>
      </w:r>
      <w:r>
        <w:t xml:space="preserve">Greviana N, Pinasthika A, Soemantri D. The best of both worlds: Exploring the interplay between written and verbal feedback in the continuum of medical education. Med Sci Educ Springer Science and Business Media LLC; 2024 Dec 2;1–9. doi: </w:t>
      </w:r>
      <w:r>
        <w:fldChar w:fldCharType="begin"/>
      </w:r>
      <w:r>
        <w:instrText>HYPERLINK "https://doi.org/10.1007/s40670-024-02244-0" \h</w:instrText>
      </w:r>
      <w:r>
        <w:fldChar w:fldCharType="separate"/>
      </w:r>
      <w:r>
        <w:rPr>
          <w:rStyle w:val="Hyperlink"/>
        </w:rPr>
        <w:t>10.1007/s40670-024-02244-0</w:t>
      </w:r>
      <w:r>
        <w:fldChar w:fldCharType="end"/>
      </w:r>
    </w:p>
    <w:p w14:paraId="2C765566" w14:textId="77777777" w:rsidR="00F8232D" w:rsidRDefault="006558BB">
      <w:pPr>
        <w:pStyle w:val="Bibliography"/>
      </w:pPr>
      <w:bookmarkStart w:id="393" w:name="ref-van-der-Vleuten2018-hd"/>
      <w:bookmarkEnd w:id="392"/>
      <w:r>
        <w:t xml:space="preserve">8. </w:t>
      </w:r>
      <w:r>
        <w:tab/>
        <w:t>van der Vleuten C, Lindemann I, Schmidt L. Programmatic assessment: the process, rationale and evidence for modern evaluation approaches in medical education. Med J Aust AMPCo; 2018 Nov 5;209(9):386–388. PMID:</w:t>
      </w:r>
      <w:r>
        <w:fldChar w:fldCharType="begin"/>
      </w:r>
      <w:r>
        <w:instrText>HYPERLINK "https://www.ncbi.nlm.nih.gov/pubmed/30376659" \h</w:instrText>
      </w:r>
      <w:r>
        <w:fldChar w:fldCharType="separate"/>
      </w:r>
      <w:r>
        <w:rPr>
          <w:rStyle w:val="Hyperlink"/>
        </w:rPr>
        <w:t>30376659</w:t>
      </w:r>
      <w:r>
        <w:fldChar w:fldCharType="end"/>
      </w:r>
    </w:p>
    <w:p w14:paraId="52B6E5FF" w14:textId="77777777" w:rsidR="00F8232D" w:rsidRDefault="006558BB">
      <w:pPr>
        <w:pStyle w:val="Bibliography"/>
      </w:pPr>
      <w:bookmarkStart w:id="394" w:name="ref-Branfield_Day2020-gi"/>
      <w:bookmarkEnd w:id="393"/>
      <w:r>
        <w:t xml:space="preserve">9. </w:t>
      </w:r>
      <w:r>
        <w:tab/>
        <w:t>Branfield Day L, Miles A, Ginsburg S, Melvin L. Resident Perceptions of Assessment and Feedback in Competency-Based Medical Education: A Focus Group Study of One Internal Medicine Residency Program. Acad Med 2020 Nov;95(11):1712–1717. PMID:</w:t>
      </w:r>
      <w:r>
        <w:fldChar w:fldCharType="begin"/>
      </w:r>
      <w:r>
        <w:instrText>HYPERLINK "https://www.ncbi.nlm.nih.gov/pubmed/32195692" \h</w:instrText>
      </w:r>
      <w:r>
        <w:fldChar w:fldCharType="separate"/>
      </w:r>
      <w:r>
        <w:rPr>
          <w:rStyle w:val="Hyperlink"/>
        </w:rPr>
        <w:t>32195692</w:t>
      </w:r>
      <w:r>
        <w:fldChar w:fldCharType="end"/>
      </w:r>
    </w:p>
    <w:p w14:paraId="4DA24D77" w14:textId="77777777" w:rsidR="00F8232D" w:rsidRDefault="006558BB">
      <w:pPr>
        <w:pStyle w:val="Bibliography"/>
      </w:pPr>
      <w:bookmarkStart w:id="395" w:name="ref-Canavan2010-zh"/>
      <w:bookmarkEnd w:id="394"/>
      <w:r>
        <w:t xml:space="preserve">10. </w:t>
      </w:r>
      <w:r>
        <w:tab/>
        <w:t>Canavan C, Holtman MC, Richmond M, Katsufrakis PJ. The quality of written comments on professional behaviors in a developmental multisource feedback program. Acad Med 2010 Oct;85(10 Suppl):S106–9. PMID:</w:t>
      </w:r>
      <w:r>
        <w:fldChar w:fldCharType="begin"/>
      </w:r>
      <w:r>
        <w:instrText>HYPERLINK "https://www.ncbi.nlm.nih.gov/pubmed/20881691" \h</w:instrText>
      </w:r>
      <w:r>
        <w:fldChar w:fldCharType="separate"/>
      </w:r>
      <w:r>
        <w:rPr>
          <w:rStyle w:val="Hyperlink"/>
        </w:rPr>
        <w:t>20881691</w:t>
      </w:r>
      <w:r>
        <w:fldChar w:fldCharType="end"/>
      </w:r>
    </w:p>
    <w:p w14:paraId="6682A24C" w14:textId="77777777" w:rsidR="00F8232D" w:rsidRDefault="006558BB">
      <w:pPr>
        <w:pStyle w:val="Bibliography"/>
      </w:pPr>
      <w:bookmarkStart w:id="396" w:name="ref-Lucas2024-rd"/>
      <w:bookmarkEnd w:id="395"/>
      <w:r>
        <w:t xml:space="preserve">11. </w:t>
      </w:r>
      <w:r>
        <w:tab/>
        <w:t>Lucas HC, Upperman JS, Robinson JR. A systematic review of large language models and their implications in medical education. Med Educ Wiley; 2024 Nov 1;58(11):1276–1285. PMID:</w:t>
      </w:r>
      <w:r>
        <w:fldChar w:fldCharType="begin"/>
      </w:r>
      <w:r>
        <w:instrText>HYPERLINK "https://www.ncbi.nlm.nih.gov/pubmed/38639098" \h</w:instrText>
      </w:r>
      <w:r>
        <w:fldChar w:fldCharType="separate"/>
      </w:r>
      <w:r>
        <w:rPr>
          <w:rStyle w:val="Hyperlink"/>
        </w:rPr>
        <w:t>38639098</w:t>
      </w:r>
      <w:r>
        <w:fldChar w:fldCharType="end"/>
      </w:r>
    </w:p>
    <w:p w14:paraId="3C99362B" w14:textId="77777777" w:rsidR="00F8232D" w:rsidRDefault="006558BB">
      <w:pPr>
        <w:pStyle w:val="Bibliography"/>
      </w:pPr>
      <w:bookmarkStart w:id="397" w:name="ref-Dai2023-gk"/>
      <w:bookmarkEnd w:id="396"/>
      <w:r>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r>
        <w:fldChar w:fldCharType="begin"/>
      </w:r>
      <w:r>
        <w:instrText>HYPERLINK "https://doi.org/10.1109/icalt58122.2023.00100" \h</w:instrText>
      </w:r>
      <w:r>
        <w:fldChar w:fldCharType="separate"/>
      </w:r>
      <w:r>
        <w:rPr>
          <w:rStyle w:val="Hyperlink"/>
        </w:rPr>
        <w:t>10.1109/icalt58122.2023.00100</w:t>
      </w:r>
      <w:r>
        <w:fldChar w:fldCharType="end"/>
      </w:r>
    </w:p>
    <w:p w14:paraId="5CBFF36D" w14:textId="77777777" w:rsidR="00F8232D" w:rsidRDefault="006558BB">
      <w:pPr>
        <w:pStyle w:val="Bibliography"/>
      </w:pPr>
      <w:bookmarkStart w:id="398" w:name="ref-Jarry-Trujillo2024-kg"/>
      <w:bookmarkEnd w:id="397"/>
      <w:r>
        <w:t xml:space="preserve">13. </w:t>
      </w:r>
      <w:r>
        <w:tab/>
        <w:t>Jarry Trujillo C, Vela Ulloa J, Escalona Vivas G, Grasset Escobar E, Villagrán Gutiérrez I, Achurra Tirado P, Varas Cohen J. Surgeons vs ChatGPT: Assessment and feedback performance based on real surgical scenarios. J Surg Educ Elsevier BV; 2024 Jul 1;81(7):960–966. PMID:</w:t>
      </w:r>
      <w:r>
        <w:fldChar w:fldCharType="begin"/>
      </w:r>
      <w:r>
        <w:instrText>HYPERLINK "https://www.ncbi.nlm.nih.gov/pubmed/38749814" \h</w:instrText>
      </w:r>
      <w:r>
        <w:fldChar w:fldCharType="separate"/>
      </w:r>
      <w:r>
        <w:rPr>
          <w:rStyle w:val="Hyperlink"/>
        </w:rPr>
        <w:t>38749814</w:t>
      </w:r>
      <w:r>
        <w:fldChar w:fldCharType="end"/>
      </w:r>
    </w:p>
    <w:p w14:paraId="4AEA7457" w14:textId="77777777" w:rsidR="00F8232D" w:rsidRDefault="006558BB">
      <w:pPr>
        <w:pStyle w:val="Bibliography"/>
      </w:pPr>
      <w:bookmarkStart w:id="399" w:name="ref-Abd-Alrazaq2023-tz"/>
      <w:bookmarkEnd w:id="398"/>
      <w:r>
        <w:t xml:space="preserve">14. </w:t>
      </w:r>
      <w:r>
        <w:tab/>
        <w:t>Abd-Alrazaq A, AlSaad R, Alhuwail D, Ahmed A, Healy PM, Latifi S, Aziz S, Damseh R, Alabed Alrazak S, Sheikh J. Large language models in medical education: Opportunities, challenges, and future directions. JMIR Med Educ JMIR Medical Education; 2023 Jun 1;9(1):e48291. PMID:</w:t>
      </w:r>
      <w:r>
        <w:fldChar w:fldCharType="begin"/>
      </w:r>
      <w:r>
        <w:instrText>HYPERLINK "https://www.ncbi.nlm.nih.gov/pubmed/37261894" \h</w:instrText>
      </w:r>
      <w:r>
        <w:fldChar w:fldCharType="separate"/>
      </w:r>
      <w:r>
        <w:rPr>
          <w:rStyle w:val="Hyperlink"/>
        </w:rPr>
        <w:t>37261894</w:t>
      </w:r>
      <w:r>
        <w:fldChar w:fldCharType="end"/>
      </w:r>
    </w:p>
    <w:p w14:paraId="1F7DFBFC" w14:textId="77777777" w:rsidR="00F8232D" w:rsidRDefault="006558BB">
      <w:pPr>
        <w:pStyle w:val="Bibliography"/>
      </w:pPr>
      <w:bookmarkStart w:id="400" w:name="ref-LeCun2015-gf"/>
      <w:bookmarkEnd w:id="399"/>
      <w:r>
        <w:t xml:space="preserve">15. </w:t>
      </w:r>
      <w:r>
        <w:tab/>
        <w:t>LeCun Y, Bengio Y, Hinton G. Deep learning. Nature 2015 May 28;521(7553):436–444. PMID:</w:t>
      </w:r>
      <w:r>
        <w:fldChar w:fldCharType="begin"/>
      </w:r>
      <w:r>
        <w:instrText>HYPERLINK "https://www.ncbi.nlm.nih.gov/pubmed/26017442" \h</w:instrText>
      </w:r>
      <w:r>
        <w:fldChar w:fldCharType="separate"/>
      </w:r>
      <w:r>
        <w:rPr>
          <w:rStyle w:val="Hyperlink"/>
        </w:rPr>
        <w:t>26017442</w:t>
      </w:r>
      <w:r>
        <w:fldChar w:fldCharType="end"/>
      </w:r>
    </w:p>
    <w:p w14:paraId="3F38A5E0" w14:textId="77777777" w:rsidR="00F8232D" w:rsidRDefault="006558BB">
      <w:pPr>
        <w:pStyle w:val="Bibliography"/>
      </w:pPr>
      <w:bookmarkStart w:id="401" w:name="ref-Khan2023-vr"/>
      <w:bookmarkEnd w:id="400"/>
      <w:r>
        <w:t xml:space="preserve">16. </w:t>
      </w:r>
      <w:r>
        <w:tab/>
      </w:r>
      <w:r>
        <w:t>Khan RA, Jawaid M, Khan AR, Sajjad M. ChatGPT - Reshaping medical education and clinical management. Pak J Med Sci Q 2023;39(2):605–607. PMID:</w:t>
      </w:r>
      <w:r>
        <w:fldChar w:fldCharType="begin"/>
      </w:r>
      <w:r>
        <w:instrText>HYPERLINK "https://www.ncbi.nlm.nih.gov/pubmed/36950398" \h</w:instrText>
      </w:r>
      <w:r>
        <w:fldChar w:fldCharType="separate"/>
      </w:r>
      <w:r>
        <w:rPr>
          <w:rStyle w:val="Hyperlink"/>
        </w:rPr>
        <w:t>36950398</w:t>
      </w:r>
      <w:r>
        <w:fldChar w:fldCharType="end"/>
      </w:r>
    </w:p>
    <w:p w14:paraId="7B40461B" w14:textId="77777777" w:rsidR="00F8232D" w:rsidRDefault="006558BB">
      <w:pPr>
        <w:pStyle w:val="Bibliography"/>
      </w:pPr>
      <w:bookmarkStart w:id="402" w:name="ref-Lee2024-th"/>
      <w:bookmarkEnd w:id="401"/>
      <w:r>
        <w:t xml:space="preserve">17. </w:t>
      </w:r>
      <w:r>
        <w:tab/>
        <w:t>Lee H. The rise of ChatGPT: Exploring its potential in medical education. Anat Sci Educ Wiley; 2024 Jul;17(5):926–931. PMID:</w:t>
      </w:r>
      <w:r>
        <w:fldChar w:fldCharType="begin"/>
      </w:r>
      <w:r>
        <w:instrText>HYPERLINK "https://www.ncbi.nlm.nih.gov/pubmed/36916887" \h</w:instrText>
      </w:r>
      <w:r>
        <w:fldChar w:fldCharType="separate"/>
      </w:r>
      <w:r>
        <w:rPr>
          <w:rStyle w:val="Hyperlink"/>
        </w:rPr>
        <w:t>36916887</w:t>
      </w:r>
      <w:r>
        <w:fldChar w:fldCharType="end"/>
      </w:r>
    </w:p>
    <w:p w14:paraId="6BCE81CD" w14:textId="77777777" w:rsidR="00F8232D" w:rsidRDefault="006558BB">
      <w:pPr>
        <w:pStyle w:val="Bibliography"/>
      </w:pPr>
      <w:bookmarkStart w:id="403" w:name="ref-Steiss2024-ra"/>
      <w:bookmarkEnd w:id="402"/>
      <w:r>
        <w:t xml:space="preserve">18. </w:t>
      </w:r>
      <w:r>
        <w:tab/>
        <w:t xml:space="preserve">Steiss J, Tate T, Graham S, Cruz J, Hebert M, Wang J, Moon Y, Tseng W, Warschauer M, Olson CB. Comparing the quality of human and ChatGPT feedback of students’ writing. Learning and Instruction 2024 Jun 1;91:101894. doi: </w:t>
      </w:r>
      <w:r>
        <w:fldChar w:fldCharType="begin"/>
      </w:r>
      <w:r>
        <w:instrText>HYPERLINK "https://doi.org/10.1016/j.learninstruc.2024.101894" \h</w:instrText>
      </w:r>
      <w:r>
        <w:fldChar w:fldCharType="separate"/>
      </w:r>
      <w:r>
        <w:rPr>
          <w:rStyle w:val="Hyperlink"/>
        </w:rPr>
        <w:t>10.1016/j.learninstruc.2024.101894</w:t>
      </w:r>
      <w:r>
        <w:fldChar w:fldCharType="end"/>
      </w:r>
    </w:p>
    <w:p w14:paraId="6C568962" w14:textId="77777777" w:rsidR="00F8232D" w:rsidRDefault="006558BB">
      <w:pPr>
        <w:pStyle w:val="Bibliography"/>
      </w:pPr>
      <w:bookmarkStart w:id="404" w:name="ref-Ortega-Ochoa2024-ub"/>
      <w:bookmarkEnd w:id="403"/>
      <w:r>
        <w:t xml:space="preserve">19. </w:t>
      </w:r>
      <w:r>
        <w:tab/>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 </w:t>
      </w:r>
      <w:r>
        <w:fldChar w:fldCharType="begin"/>
      </w:r>
      <w:r>
        <w:instrText>HYPERLINK "https://doi.org/10.1016/j.iot.2024.101101" \h</w:instrText>
      </w:r>
      <w:r>
        <w:fldChar w:fldCharType="separate"/>
      </w:r>
      <w:r>
        <w:rPr>
          <w:rStyle w:val="Hyperlink"/>
        </w:rPr>
        <w:t>10.1016/j.iot.2024.101101</w:t>
      </w:r>
      <w:r>
        <w:fldChar w:fldCharType="end"/>
      </w:r>
    </w:p>
    <w:p w14:paraId="4EE174CE" w14:textId="77777777" w:rsidR="00F8232D" w:rsidRDefault="006558BB">
      <w:pPr>
        <w:pStyle w:val="Bibliography"/>
      </w:pPr>
      <w:bookmarkStart w:id="405" w:name="ref-Jayawardena2025-gj"/>
      <w:bookmarkEnd w:id="404"/>
      <w:r>
        <w:t xml:space="preserve">20. </w:t>
      </w:r>
      <w:r>
        <w:tab/>
        <w:t>Jayawardena CK, Gunathilake Y, Ihalagedara D. Dental students’ learning experience: Artificial intelligence vs human feedback on assignments. Int Dent J Elsevier BV; 2025 Feb 1;75(1):100–108. PMID:</w:t>
      </w:r>
      <w:r>
        <w:fldChar w:fldCharType="begin"/>
      </w:r>
      <w:r>
        <w:instrText>HYPERLINK "https://www.ncbi.nlm.nih.gov/pubmed/39799065" \h</w:instrText>
      </w:r>
      <w:r>
        <w:fldChar w:fldCharType="separate"/>
      </w:r>
      <w:r>
        <w:rPr>
          <w:rStyle w:val="Hyperlink"/>
        </w:rPr>
        <w:t>39799065</w:t>
      </w:r>
      <w:r>
        <w:fldChar w:fldCharType="end"/>
      </w:r>
    </w:p>
    <w:p w14:paraId="3A4AD495" w14:textId="77777777" w:rsidR="00F8232D" w:rsidRDefault="006558BB">
      <w:pPr>
        <w:pStyle w:val="Bibliography"/>
      </w:pPr>
      <w:bookmarkStart w:id="406" w:name="ref-Haider2025-tc"/>
      <w:bookmarkEnd w:id="405"/>
      <w:r>
        <w:t xml:space="preserve">21. </w:t>
      </w:r>
      <w:r>
        <w:tab/>
        <w:t xml:space="preserve">Haider N, Morjaria L, Sheth U, Al-Jabouri N, Sibbald M. MD student perceptions of ChatGPT for reflective writing feedback in undergraduate medical education. International Medical Education MDPI AG; 2025 Jul 23;4(3):27. doi: </w:t>
      </w:r>
      <w:r>
        <w:fldChar w:fldCharType="begin"/>
      </w:r>
      <w:r>
        <w:instrText>HYPERLINK "https://doi.org/10.3390/ime4030027" \h</w:instrText>
      </w:r>
      <w:r>
        <w:fldChar w:fldCharType="separate"/>
      </w:r>
      <w:r>
        <w:rPr>
          <w:rStyle w:val="Hyperlink"/>
        </w:rPr>
        <w:t>10.3390/ime4030027</w:t>
      </w:r>
      <w:r>
        <w:fldChar w:fldCharType="end"/>
      </w:r>
    </w:p>
    <w:p w14:paraId="63CA387C" w14:textId="77777777" w:rsidR="00F8232D" w:rsidRDefault="006558BB">
      <w:pPr>
        <w:pStyle w:val="Bibliography"/>
      </w:pPr>
      <w:bookmarkStart w:id="407" w:name="ref-Cicek2025-ru"/>
      <w:bookmarkEnd w:id="406"/>
      <w:r>
        <w:t xml:space="preserve">22. </w:t>
      </w:r>
      <w:r>
        <w:tab/>
        <w:t>Çiçek FE, Ülker M, Özer M, Kıyak YS. ChatGPT versus expert feedback on clinical reasoning questions and their effect on learning: a randomized controlled trial. Postgrad Med J Postgrad Med J; 2025 Apr 22;101(1195):458–463. PMID:</w:t>
      </w:r>
      <w:r>
        <w:fldChar w:fldCharType="begin"/>
      </w:r>
      <w:r>
        <w:instrText>HYPERLINK "https://www.ncbi.nlm.nih.gov/pubmed/39656920" \h</w:instrText>
      </w:r>
      <w:r>
        <w:fldChar w:fldCharType="separate"/>
      </w:r>
      <w:r>
        <w:rPr>
          <w:rStyle w:val="Hyperlink"/>
        </w:rPr>
        <w:t>39656920</w:t>
      </w:r>
      <w:r>
        <w:fldChar w:fldCharType="end"/>
      </w:r>
    </w:p>
    <w:p w14:paraId="5FE5DD83" w14:textId="77777777" w:rsidR="00F8232D" w:rsidRDefault="006558BB">
      <w:pPr>
        <w:pStyle w:val="Bibliography"/>
      </w:pPr>
      <w:bookmarkStart w:id="408" w:name="ref-Usher2025-md"/>
      <w:bookmarkEnd w:id="407"/>
      <w:r>
        <w:t xml:space="preserve">23. </w:t>
      </w:r>
      <w:r>
        <w:tab/>
        <w:t xml:space="preserve">Usher M. Generative AI vs. instructor vs. peer assessments: a comparison of grading and feedback in higher education. Assess Eval High Educ Informa UK Limited; 2025 Aug 18;50(6):912–927. doi: </w:t>
      </w:r>
      <w:r>
        <w:fldChar w:fldCharType="begin"/>
      </w:r>
      <w:r>
        <w:instrText>HYPERLINK "https://doi.org/10.1080/02602938.2025.2487495" \h</w:instrText>
      </w:r>
      <w:r>
        <w:fldChar w:fldCharType="separate"/>
      </w:r>
      <w:r>
        <w:rPr>
          <w:rStyle w:val="Hyperlink"/>
        </w:rPr>
        <w:t>10.1080/02602938.2025.2487495</w:t>
      </w:r>
      <w:r>
        <w:fldChar w:fldCharType="end"/>
      </w:r>
    </w:p>
    <w:p w14:paraId="106FDD15" w14:textId="77777777" w:rsidR="00F8232D" w:rsidRDefault="006558BB">
      <w:pPr>
        <w:pStyle w:val="Bibliography"/>
      </w:pPr>
      <w:bookmarkStart w:id="409" w:name="ref-Er2025-is"/>
      <w:bookmarkEnd w:id="408"/>
      <w:r>
        <w:t xml:space="preserve">24. </w:t>
      </w:r>
      <w:r>
        <w:tab/>
        <w:t xml:space="preserve">Er E, Akçapınar G, Bayazıt A, Noroozi O, Banihashem SK. Assessing student perceptions and use of instructor versus AI‐generated feedback. Br J Educ Technol Wiley; 2025 May 1;56(3):1074–1091. doi: </w:t>
      </w:r>
      <w:r>
        <w:fldChar w:fldCharType="begin"/>
      </w:r>
      <w:r>
        <w:instrText>HYPERLINK "https://doi.org/10.1111/bjet.13558" \h</w:instrText>
      </w:r>
      <w:r>
        <w:fldChar w:fldCharType="separate"/>
      </w:r>
      <w:r>
        <w:rPr>
          <w:rStyle w:val="Hyperlink"/>
        </w:rPr>
        <w:t>10.1111/bjet.13558</w:t>
      </w:r>
      <w:r>
        <w:fldChar w:fldCharType="end"/>
      </w:r>
    </w:p>
    <w:p w14:paraId="2E813716" w14:textId="77777777" w:rsidR="00F8232D" w:rsidRDefault="006558BB">
      <w:pPr>
        <w:pStyle w:val="Bibliography"/>
      </w:pPr>
      <w:bookmarkStart w:id="410" w:name="ref-Ali2025-fd"/>
      <w:bookmarkEnd w:id="409"/>
      <w:r>
        <w:t xml:space="preserve">25. </w:t>
      </w:r>
      <w:r>
        <w:tab/>
        <w:t>Ali M, Harbieh I, Haider KH. Bytes versus brains: A comparative study of AI-generated feedback and human tutor feedback in medical education. Med Teach Taylor &amp; Francis; 2025 Jun 18;1–11. PMID:</w:t>
      </w:r>
      <w:r>
        <w:fldChar w:fldCharType="begin"/>
      </w:r>
      <w:r>
        <w:instrText>HYPERLINK "https://www.ncbi.nlm.nih.gov/pubmed/40528415" \h</w:instrText>
      </w:r>
      <w:r>
        <w:fldChar w:fldCharType="separate"/>
      </w:r>
      <w:r>
        <w:rPr>
          <w:rStyle w:val="Hyperlink"/>
        </w:rPr>
        <w:t>40528415</w:t>
      </w:r>
      <w:r>
        <w:fldChar w:fldCharType="end"/>
      </w:r>
    </w:p>
    <w:p w14:paraId="2E2B1345" w14:textId="77777777" w:rsidR="00F8232D" w:rsidRDefault="006558BB">
      <w:pPr>
        <w:pStyle w:val="Bibliography"/>
      </w:pPr>
      <w:bookmarkStart w:id="411" w:name="ref-Andreou2024-mt"/>
      <w:bookmarkEnd w:id="410"/>
      <w:r>
        <w:t xml:space="preserve">26. </w:t>
      </w:r>
      <w:r>
        <w:tab/>
        <w:t>Andreou V, Peters S, Eggermont J, Schoenmakers B. Evaluating feedback comments in Entrustable Professional Activities: A cross-sectional study. J Med Educ Curric Dev J Med Educ Curric Dev; 2024 Jan 24;11:23821205241275810. PMID:</w:t>
      </w:r>
      <w:r>
        <w:fldChar w:fldCharType="begin"/>
      </w:r>
      <w:r>
        <w:instrText>HYPERLINK "https://www.ncbi.nlm.nih.gov/pubmed/39346122" \h</w:instrText>
      </w:r>
      <w:r>
        <w:fldChar w:fldCharType="separate"/>
      </w:r>
      <w:r>
        <w:rPr>
          <w:rStyle w:val="Hyperlink"/>
        </w:rPr>
        <w:t>39346122</w:t>
      </w:r>
      <w:r>
        <w:fldChar w:fldCharType="end"/>
      </w:r>
    </w:p>
    <w:p w14:paraId="458F1475" w14:textId="77777777" w:rsidR="00F8232D" w:rsidRDefault="006558BB">
      <w:pPr>
        <w:pStyle w:val="Bibliography"/>
      </w:pPr>
      <w:bookmarkStart w:id="412" w:name="ref-Poeppelman2025-iv"/>
      <w:bookmarkEnd w:id="411"/>
      <w:r>
        <w:t xml:space="preserve">27. </w:t>
      </w:r>
      <w:r>
        <w:tab/>
        <w:t>Poeppelman RS, Cho J, Nachbor K, Sekhar TC, Pruett J, Baim A, Strul S, Barsam A, Langworthy B, Waxman EL, Culican SM. “but why?”: Explanatory feedback is a reliable marker of high-quality narrative assessment of surgical performance. Acad Med Ovid Technologies (Wolters Kluwer Health); 2025 May 1;100(5):614–620. PMID:</w:t>
      </w:r>
      <w:r>
        <w:fldChar w:fldCharType="begin"/>
      </w:r>
      <w:r>
        <w:instrText>HYPERLINK "https://www.ncbi.nlm.nih.gov/pubmed/39889694" \h</w:instrText>
      </w:r>
      <w:r>
        <w:fldChar w:fldCharType="separate"/>
      </w:r>
      <w:r>
        <w:rPr>
          <w:rStyle w:val="Hyperlink"/>
        </w:rPr>
        <w:t>39889694</w:t>
      </w:r>
      <w:r>
        <w:fldChar w:fldCharType="end"/>
      </w:r>
    </w:p>
    <w:p w14:paraId="1D10B6E8" w14:textId="77777777" w:rsidR="00F8232D" w:rsidRDefault="006558BB">
      <w:pPr>
        <w:pStyle w:val="Bibliography"/>
      </w:pPr>
      <w:bookmarkStart w:id="413" w:name="ref-Lu2023-da"/>
      <w:bookmarkEnd w:id="412"/>
      <w:r>
        <w:t xml:space="preserve">28. </w:t>
      </w:r>
      <w:r>
        <w:tab/>
        <w:t>Lu KJQ, Meaney C, Guo E, Leung F-H. Evaluating the applicability of existing lexicon-based sentiment analysis techniques on family medicine resident feedback field notes: Retrospective cohort study. JMIR Med Educ JMIR Publications Inc.; 2023 Jul 27;9:e41953. PMID:</w:t>
      </w:r>
      <w:r>
        <w:fldChar w:fldCharType="begin"/>
      </w:r>
      <w:r>
        <w:instrText>HYPERLINK "https://www.ncbi.nlm.nih.gov/pubmed/37498660" \h</w:instrText>
      </w:r>
      <w:r>
        <w:fldChar w:fldCharType="separate"/>
      </w:r>
      <w:r>
        <w:rPr>
          <w:rStyle w:val="Hyperlink"/>
        </w:rPr>
        <w:t>37498660</w:t>
      </w:r>
      <w:r>
        <w:fldChar w:fldCharType="end"/>
      </w:r>
    </w:p>
    <w:p w14:paraId="25459310" w14:textId="77777777" w:rsidR="00F8232D" w:rsidRDefault="006558BB">
      <w:pPr>
        <w:pStyle w:val="Bibliography"/>
      </w:pPr>
      <w:bookmarkStart w:id="414" w:name="ref-Mooney2022-hy"/>
      <w:bookmarkEnd w:id="413"/>
      <w:r>
        <w:t xml:space="preserve">29. </w:t>
      </w:r>
      <w:r>
        <w:tab/>
        <w:t>Mooney CJ, Pascoe JM, Blatt AE, Lang VJ, Kelly MS, Braun MK, Burch JE, Stone RT. Predictors of faculty narrative evaluation quality in medical school clerkships. Medical education Med Educ; 2022 Dec;56(12). PMID:</w:t>
      </w:r>
      <w:r>
        <w:fldChar w:fldCharType="begin"/>
      </w:r>
      <w:r>
        <w:instrText>HYPERLINK "https://www.ncbi.nlm.nih.gov/pubmed/35950329" \h</w:instrText>
      </w:r>
      <w:r>
        <w:fldChar w:fldCharType="separate"/>
      </w:r>
      <w:r>
        <w:rPr>
          <w:rStyle w:val="Hyperlink"/>
        </w:rPr>
        <w:t>35950329</w:t>
      </w:r>
      <w:r>
        <w:fldChar w:fldCharType="end"/>
      </w:r>
    </w:p>
    <w:p w14:paraId="792789CD" w14:textId="77777777" w:rsidR="00F8232D" w:rsidRDefault="006558BB">
      <w:pPr>
        <w:pStyle w:val="Bibliography"/>
      </w:pPr>
      <w:bookmarkStart w:id="415" w:name="ref-Coughlin2022-qj"/>
      <w:bookmarkEnd w:id="414"/>
      <w:r>
        <w:t xml:space="preserve">30. </w:t>
      </w:r>
      <w:r>
        <w:tab/>
        <w:t>Coughlin RF, Tsyrulnik A, Gottlieb M, Bod J, Barnicle R, Dziura J, Della-Giustina D, Goldflam K. Differences in faculty feedback for high, expected, and below-expected clinically performing emergency medicine residents. AEM Educ Train Wiley; 2022 Oct 17;6(5):e10788. PMID:</w:t>
      </w:r>
      <w:r>
        <w:fldChar w:fldCharType="begin"/>
      </w:r>
      <w:r>
        <w:instrText>HYPERLINK "https://www.ncbi.nlm.nih.gov/pubmed/36189452" \h</w:instrText>
      </w:r>
      <w:r>
        <w:fldChar w:fldCharType="separate"/>
      </w:r>
      <w:r>
        <w:rPr>
          <w:rStyle w:val="Hyperlink"/>
        </w:rPr>
        <w:t>36189452</w:t>
      </w:r>
      <w:r>
        <w:fldChar w:fldCharType="end"/>
      </w:r>
    </w:p>
    <w:p w14:paraId="7CDE7820" w14:textId="77777777" w:rsidR="00F8232D" w:rsidRDefault="006558BB">
      <w:pPr>
        <w:pStyle w:val="Bibliography"/>
      </w:pPr>
      <w:bookmarkStart w:id="416" w:name="ref-Van-Ostaeyen2023-wo"/>
      <w:bookmarkEnd w:id="415"/>
      <w:r>
        <w:t xml:space="preserve">31. </w:t>
      </w:r>
      <w:r>
        <w:tab/>
        <w:t>Van Ostaeyen S, Embo M, Rotsaert T, De Clercq O, Schellens T, Valcke M. A qualitative textual analysis of feedback comments in ePortfolios: Quality and alignment with the CanMEDS roles. Perspect Med Educ Perspect Med Educ; 2023 Dec 22;12(1):584–593. PMID:</w:t>
      </w:r>
      <w:r>
        <w:fldChar w:fldCharType="begin"/>
      </w:r>
      <w:r>
        <w:instrText>HYPERLINK "https://www.ncbi.nlm.nih.gov/pubmed/38144672" \h</w:instrText>
      </w:r>
      <w:r>
        <w:fldChar w:fldCharType="separate"/>
      </w:r>
      <w:r>
        <w:rPr>
          <w:rStyle w:val="Hyperlink"/>
        </w:rPr>
        <w:t>38144672</w:t>
      </w:r>
      <w:r>
        <w:fldChar w:fldCharType="end"/>
      </w:r>
    </w:p>
    <w:p w14:paraId="7DB37129" w14:textId="77777777" w:rsidR="00F8232D" w:rsidRDefault="006558BB">
      <w:pPr>
        <w:pStyle w:val="Bibliography"/>
      </w:pPr>
      <w:bookmarkStart w:id="417" w:name="ref-Lin2024-zt"/>
      <w:bookmarkEnd w:id="416"/>
      <w:r>
        <w:t xml:space="preserve">32. </w:t>
      </w:r>
      <w:r>
        <w:tab/>
        <w:t xml:space="preserve">Lin S, Crosthwaite P. The grass is not always greener: Teacher vs. GPT-assisted written corrective feedback. System Elsevier BV; 2024 Dec 1;127(103529):103529. doi: </w:t>
      </w:r>
      <w:r>
        <w:fldChar w:fldCharType="begin"/>
      </w:r>
      <w:r>
        <w:instrText>HYPERLINK "https://doi.org/10.1016/j.system.2024.103529" \h</w:instrText>
      </w:r>
      <w:r>
        <w:fldChar w:fldCharType="separate"/>
      </w:r>
      <w:r>
        <w:rPr>
          <w:rStyle w:val="Hyperlink"/>
        </w:rPr>
        <w:t>10.1016/j.system.2024.103529</w:t>
      </w:r>
      <w:r>
        <w:fldChar w:fldCharType="end"/>
      </w:r>
    </w:p>
    <w:p w14:paraId="680936BE" w14:textId="77777777" w:rsidR="00F8232D" w:rsidRDefault="006558BB">
      <w:pPr>
        <w:pStyle w:val="Bibliography"/>
      </w:pPr>
      <w:bookmarkStart w:id="418" w:name="ref-Nazaretsky2024-sf"/>
      <w:bookmarkEnd w:id="417"/>
      <w:r>
        <w:t xml:space="preserve">33. </w:t>
      </w:r>
      <w:r>
        <w:tab/>
        <w:t xml:space="preserve">Nazaretsky T, Mejia-Domenzain P, Swamy V, Frej J, Käser T. AI or human? Evaluating student feedback perceptions in higher education. Lecture Notes in Computer Science Springer Nature Switzerland; 2024. p. 284–298. doi: </w:t>
      </w:r>
      <w:r>
        <w:fldChar w:fldCharType="begin"/>
      </w:r>
      <w:r>
        <w:instrText>HYPERLINK "https://doi.org/10.1007/978-3-031-72315-5_20" \h</w:instrText>
      </w:r>
      <w:r>
        <w:fldChar w:fldCharType="separate"/>
      </w:r>
      <w:r>
        <w:rPr>
          <w:rStyle w:val="Hyperlink"/>
        </w:rPr>
        <w:t>10.1007/978-3-031-72315-5_20</w:t>
      </w:r>
      <w:r>
        <w:fldChar w:fldCharType="end"/>
      </w:r>
      <w:r>
        <w:t>ISBN:9783031723148</w:t>
      </w:r>
    </w:p>
    <w:p w14:paraId="4485F2D0" w14:textId="77777777" w:rsidR="00F8232D" w:rsidRDefault="006558BB">
      <w:pPr>
        <w:pStyle w:val="Bibliography"/>
      </w:pPr>
      <w:bookmarkStart w:id="419" w:name="ref-Zhang2025-cg"/>
      <w:bookmarkEnd w:id="418"/>
      <w:r>
        <w:t xml:space="preserve">34. </w:t>
      </w:r>
      <w:r>
        <w:tab/>
        <w:t xml:space="preserve">Zhang A, Gao Y, Suraworachet W, Nazaretsky T, Cukurova M. Evaluating trust in AI, human, and co-produced feedback among undergraduate students. arXiv [csHC] 2025. doi: </w:t>
      </w:r>
      <w:r>
        <w:fldChar w:fldCharType="begin"/>
      </w:r>
      <w:r>
        <w:instrText>HYPERLINK "https://doi.org/10.48550/arXiv.2504.10961" \h</w:instrText>
      </w:r>
      <w:r>
        <w:fldChar w:fldCharType="separate"/>
      </w:r>
      <w:r>
        <w:rPr>
          <w:rStyle w:val="Hyperlink"/>
        </w:rPr>
        <w:t>10.48550/arXiv.2504.10961</w:t>
      </w:r>
      <w:r>
        <w:fldChar w:fldCharType="end"/>
      </w:r>
    </w:p>
    <w:p w14:paraId="61C0DC98" w14:textId="77777777" w:rsidR="00F8232D" w:rsidRDefault="006558BB">
      <w:pPr>
        <w:pStyle w:val="Bibliography"/>
      </w:pPr>
      <w:bookmarkStart w:id="420" w:name="ref-Rudian2025-nq"/>
      <w:bookmarkEnd w:id="419"/>
      <w:r>
        <w:t xml:space="preserve">35. </w:t>
      </w:r>
      <w:r>
        <w:tab/>
        <w:t xml:space="preserve">Rüdian S, Podelo J, Kužílek J, Pinkwart N. Feedback on feedback: Student’s perceptions for feedback from teachers and few-shot LLMs. Proceedings of the 15th International Learning Analytics and Knowledge Conference ACM; 2025. p. 82–92. doi: </w:t>
      </w:r>
      <w:r>
        <w:fldChar w:fldCharType="begin"/>
      </w:r>
      <w:r>
        <w:instrText>HYPERLINK "https://doi.org/10.1145/3706468.3706479" \h</w:instrText>
      </w:r>
      <w:r>
        <w:fldChar w:fldCharType="separate"/>
      </w:r>
      <w:r>
        <w:rPr>
          <w:rStyle w:val="Hyperlink"/>
        </w:rPr>
        <w:t>10.1145/3706468.3706479</w:t>
      </w:r>
      <w:r>
        <w:fldChar w:fldCharType="end"/>
      </w:r>
    </w:p>
    <w:p w14:paraId="3EDB948D" w14:textId="77777777" w:rsidR="00F8232D" w:rsidRDefault="006558BB">
      <w:pPr>
        <w:pStyle w:val="Bibliography"/>
      </w:pPr>
      <w:bookmarkStart w:id="421" w:name="ref-Nishigori2024-rr"/>
      <w:bookmarkEnd w:id="420"/>
      <w:r>
        <w:t xml:space="preserve">36. </w:t>
      </w:r>
      <w:r>
        <w:tab/>
      </w:r>
      <w:r>
        <w:t>Nishigori H. Medical education in Japan. Med Teach Informa UK Limited; 2024 Sep 4;46(sup1):S4–S10. PMID:</w:t>
      </w:r>
      <w:r>
        <w:fldChar w:fldCharType="begin"/>
      </w:r>
      <w:r>
        <w:instrText>HYPERLINK "https://www.ncbi.nlm.nih.gov/pubmed/39545499" \h</w:instrText>
      </w:r>
      <w:r>
        <w:fldChar w:fldCharType="separate"/>
      </w:r>
      <w:r>
        <w:rPr>
          <w:rStyle w:val="Hyperlink"/>
        </w:rPr>
        <w:t>39545499</w:t>
      </w:r>
      <w:r>
        <w:fldChar w:fldCharType="end"/>
      </w:r>
    </w:p>
    <w:p w14:paraId="08DEBD31" w14:textId="77777777" w:rsidR="00F8232D" w:rsidRDefault="006558BB">
      <w:pPr>
        <w:pStyle w:val="Bibliography"/>
      </w:pPr>
      <w:bookmarkStart w:id="422" w:name="ref-Fetters2013-ob"/>
      <w:bookmarkEnd w:id="421"/>
      <w:r>
        <w:t xml:space="preserve">37. </w:t>
      </w:r>
      <w:r>
        <w:tab/>
        <w:t>Fetters MD, Curry LA, Creswell JW. Achieving integration in mixed methods designs-principles and practices. Health Serv Res 2013 Dec;48(6 Pt 2):2134–2156. PMID:</w:t>
      </w:r>
      <w:r>
        <w:fldChar w:fldCharType="begin"/>
      </w:r>
      <w:r>
        <w:instrText>HYPERLINK "https://www.ncbi.nlm.nih.gov/pubmed/24279835" \h</w:instrText>
      </w:r>
      <w:r>
        <w:fldChar w:fldCharType="separate"/>
      </w:r>
      <w:r>
        <w:rPr>
          <w:rStyle w:val="Hyperlink"/>
        </w:rPr>
        <w:t>24279835</w:t>
      </w:r>
      <w:r>
        <w:fldChar w:fldCharType="end"/>
      </w:r>
    </w:p>
    <w:p w14:paraId="640CBDB7" w14:textId="77777777" w:rsidR="00F8232D" w:rsidRDefault="006558BB">
      <w:pPr>
        <w:pStyle w:val="Bibliography"/>
      </w:pPr>
      <w:bookmarkStart w:id="423" w:name="ref-Maudsley2011-wz"/>
      <w:bookmarkEnd w:id="422"/>
      <w:r>
        <w:t xml:space="preserve">38. </w:t>
      </w:r>
      <w:r>
        <w:tab/>
        <w:t>Maudsley G. Mixing it but not mixed-up: mixed methods research in medical education (a critical narrative review). Med Teach 2011;33(2):e92–104. PMID:</w:t>
      </w:r>
      <w:r>
        <w:fldChar w:fldCharType="begin"/>
      </w:r>
      <w:r>
        <w:instrText>HYPERLINK "https://www.ncbi.nlm.nih.gov/pubmed/21275539" \h</w:instrText>
      </w:r>
      <w:r>
        <w:fldChar w:fldCharType="separate"/>
      </w:r>
      <w:r>
        <w:rPr>
          <w:rStyle w:val="Hyperlink"/>
        </w:rPr>
        <w:t>21275539</w:t>
      </w:r>
      <w:r>
        <w:fldChar w:fldCharType="end"/>
      </w:r>
    </w:p>
    <w:p w14:paraId="57D7092B" w14:textId="77777777" w:rsidR="00F8232D" w:rsidRDefault="006558BB">
      <w:pPr>
        <w:pStyle w:val="Bibliography"/>
      </w:pPr>
      <w:bookmarkStart w:id="424" w:name="ref-Jacobsen2023-jl"/>
      <w:bookmarkEnd w:id="423"/>
      <w:r>
        <w:t xml:space="preserve">39. </w:t>
      </w:r>
      <w:r>
        <w:tab/>
        <w:t xml:space="preserve">Jacobsen LJ, Weber KE. The Promises and Pitfalls of ChatGPT as a Feedback Provider in Higher Education: An Exploratory Study of Prompt Engineering and the Quality of AI-Driven Feedback. OSF Preprints; 2023. doi: </w:t>
      </w:r>
      <w:r>
        <w:fldChar w:fldCharType="begin"/>
      </w:r>
      <w:r>
        <w:instrText>HYPERLINK "https://doi.org/10.31219/osf.io/cr257" \h</w:instrText>
      </w:r>
      <w:r>
        <w:fldChar w:fldCharType="separate"/>
      </w:r>
      <w:r>
        <w:rPr>
          <w:rStyle w:val="Hyperlink"/>
        </w:rPr>
        <w:t>10.31219/osf.io/cr257</w:t>
      </w:r>
      <w:r>
        <w:fldChar w:fldCharType="end"/>
      </w:r>
    </w:p>
    <w:p w14:paraId="6F87A1D7" w14:textId="77777777" w:rsidR="00F8232D" w:rsidRDefault="006558BB">
      <w:pPr>
        <w:pStyle w:val="Bibliography"/>
      </w:pPr>
      <w:bookmarkStart w:id="425" w:name="ref-Van_Ostaeyen2023-ut"/>
      <w:bookmarkEnd w:id="424"/>
      <w:r>
        <w:t xml:space="preserve">40. </w:t>
      </w:r>
      <w:r>
        <w:tab/>
        <w:t>Van Ostaeyen S, De Langhe L, De Clercq O, Embo M, Schellens T, Valcke M. Automating the Identification of Feedback Quality Criteria and the CanMEDS Roles in Written Feedback Comments Using Natural Language Processing. Perspect Med Educ 2023 Dec 18;12(1):540–549. PMID:</w:t>
      </w:r>
      <w:r>
        <w:fldChar w:fldCharType="begin"/>
      </w:r>
      <w:r>
        <w:instrText>HYPERLINK "https://www.ncbi.nlm.nih.gov/pubmed/38144670" \h</w:instrText>
      </w:r>
      <w:r>
        <w:fldChar w:fldCharType="separate"/>
      </w:r>
      <w:r>
        <w:rPr>
          <w:rStyle w:val="Hyperlink"/>
        </w:rPr>
        <w:t>38144670</w:t>
      </w:r>
      <w:r>
        <w:fldChar w:fldCharType="end"/>
      </w:r>
    </w:p>
    <w:p w14:paraId="4158B289" w14:textId="77777777" w:rsidR="00F8232D" w:rsidRDefault="006558BB">
      <w:pPr>
        <w:pStyle w:val="Bibliography"/>
      </w:pPr>
      <w:bookmarkStart w:id="426" w:name="ref-OpenAI2024-uk"/>
      <w:bookmarkEnd w:id="425"/>
      <w:r>
        <w:t xml:space="preserve">41. </w:t>
      </w:r>
      <w:r>
        <w:tab/>
        <w:t xml:space="preserve">OpenAI. Models GPT-4o - OpenAI API. OpanAI Platform 2024. Available from: </w:t>
      </w:r>
      <w:r>
        <w:fldChar w:fldCharType="begin"/>
      </w:r>
      <w:r>
        <w:instrText>HYPERLINK "https://platform.openai.com/docs/models/gpt-4o" \h</w:instrText>
      </w:r>
      <w:r>
        <w:fldChar w:fldCharType="separate"/>
      </w:r>
      <w:r>
        <w:rPr>
          <w:rStyle w:val="Hyperlink"/>
        </w:rPr>
        <w:t xml:space="preserve">https://platform.openai.com/docs/models/gpt-4o </w:t>
      </w:r>
      <w:r>
        <w:fldChar w:fldCharType="end"/>
      </w:r>
    </w:p>
    <w:p w14:paraId="02C60E4F" w14:textId="77777777" w:rsidR="00F8232D" w:rsidRDefault="006558BB">
      <w:pPr>
        <w:pStyle w:val="Bibliography"/>
      </w:pPr>
      <w:bookmarkStart w:id="427" w:name="ref-Walde2023-vi"/>
      <w:bookmarkEnd w:id="426"/>
      <w:r>
        <w:t xml:space="preserve">42. </w:t>
      </w:r>
      <w:r>
        <w:tab/>
        <w:t>Walde P, Völlm BA. The TRAPD approach as a method for questionnaire translation. Front Psychiatry 2023 Jun 15;14:1199989. PMID:</w:t>
      </w:r>
      <w:r>
        <w:fldChar w:fldCharType="begin"/>
      </w:r>
      <w:r>
        <w:instrText>HYPERLINK "https://www.ncbi.nlm.nih.gov/pubmed/37398605" \h</w:instrText>
      </w:r>
      <w:r>
        <w:fldChar w:fldCharType="separate"/>
      </w:r>
      <w:r>
        <w:rPr>
          <w:rStyle w:val="Hyperlink"/>
        </w:rPr>
        <w:t>37398605</w:t>
      </w:r>
      <w:r>
        <w:fldChar w:fldCharType="end"/>
      </w:r>
    </w:p>
    <w:p w14:paraId="031FACB1" w14:textId="77777777" w:rsidR="00F8232D" w:rsidRDefault="006558BB">
      <w:pPr>
        <w:pStyle w:val="Bibliography"/>
      </w:pPr>
      <w:bookmarkStart w:id="428" w:name="ref-van-de-Ridder2014-ld"/>
      <w:bookmarkEnd w:id="427"/>
      <w:r>
        <w:t xml:space="preserve">43. </w:t>
      </w:r>
      <w:r>
        <w:tab/>
        <w:t>van de Ridder JMM, Berk FCJ, Stokking KM, Ten Cate OTJ. Feedback providers’ credibility impacts students’ satisfaction with feedback and delayed performance. Med Teach Informa Healthcare; 2014 Oct 13;37(8):1–8. PMID:</w:t>
      </w:r>
      <w:r>
        <w:fldChar w:fldCharType="begin"/>
      </w:r>
      <w:r>
        <w:instrText>HYPERLINK "https://www.ncbi.nlm.nih.gov/pubmed/25306959" \h</w:instrText>
      </w:r>
      <w:r>
        <w:fldChar w:fldCharType="separate"/>
      </w:r>
      <w:r>
        <w:rPr>
          <w:rStyle w:val="Hyperlink"/>
        </w:rPr>
        <w:t>25306959</w:t>
      </w:r>
      <w:r>
        <w:fldChar w:fldCharType="end"/>
      </w:r>
    </w:p>
    <w:p w14:paraId="7130BA6C" w14:textId="77777777" w:rsidR="00F8232D" w:rsidRDefault="006558BB">
      <w:pPr>
        <w:pStyle w:val="Bibliography"/>
      </w:pPr>
      <w:bookmarkStart w:id="429" w:name="ref-Tripodi2021-mc"/>
      <w:bookmarkEnd w:id="428"/>
      <w:r>
        <w:t xml:space="preserve">44. </w:t>
      </w:r>
      <w:r>
        <w:tab/>
        <w:t>Tripodi N, Feehan J, Wospil R, Vaughan B. Twelve tips for developing feedback literacy in health professions learners. Med Teach 2021 Aug;43(8):960–965. PMID:</w:t>
      </w:r>
      <w:r>
        <w:fldChar w:fldCharType="begin"/>
      </w:r>
      <w:r>
        <w:instrText>HYPERLINK "https://www.ncbi.nlm.nih.gov/pubmed/33131374" \h</w:instrText>
      </w:r>
      <w:r>
        <w:fldChar w:fldCharType="separate"/>
      </w:r>
      <w:r>
        <w:rPr>
          <w:rStyle w:val="Hyperlink"/>
        </w:rPr>
        <w:t>33131374</w:t>
      </w:r>
      <w:r>
        <w:fldChar w:fldCharType="end"/>
      </w:r>
    </w:p>
    <w:p w14:paraId="756CB3F1" w14:textId="77777777" w:rsidR="00F8232D" w:rsidRDefault="006558BB">
      <w:pPr>
        <w:pStyle w:val="Bibliography"/>
      </w:pPr>
      <w:bookmarkStart w:id="430" w:name="ref-R-Core-Team2024-jc"/>
      <w:bookmarkEnd w:id="429"/>
      <w:r>
        <w:t xml:space="preserve">45. </w:t>
      </w:r>
      <w:r>
        <w:tab/>
        <w:t xml:space="preserve">R Core Team. R: A Language and Environment for Statistical Computing. 2024. Available from: </w:t>
      </w:r>
      <w:r>
        <w:fldChar w:fldCharType="begin"/>
      </w:r>
      <w:r>
        <w:instrText>HYPERLINK "https://www.R-project.org/" \h</w:instrText>
      </w:r>
      <w:r>
        <w:fldChar w:fldCharType="separate"/>
      </w:r>
      <w:r>
        <w:rPr>
          <w:rStyle w:val="Hyperlink"/>
        </w:rPr>
        <w:t xml:space="preserve">https://www.R-project.org/ </w:t>
      </w:r>
      <w:r>
        <w:fldChar w:fldCharType="end"/>
      </w:r>
    </w:p>
    <w:p w14:paraId="664020B4" w14:textId="77777777" w:rsidR="00F8232D" w:rsidRDefault="006558BB">
      <w:pPr>
        <w:pStyle w:val="Bibliography"/>
      </w:pPr>
      <w:bookmarkStart w:id="431" w:name="ref-Zhang2018-kh"/>
      <w:bookmarkEnd w:id="430"/>
      <w:r>
        <w:t xml:space="preserve">46. </w:t>
      </w:r>
      <w:r>
        <w:tab/>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 </w:t>
      </w:r>
      <w:r>
        <w:fldChar w:fldCharType="begin"/>
      </w:r>
      <w:r>
        <w:instrText>HYPERLINK "https://doi.org/10.18653/v1/w18-6303" \h</w:instrText>
      </w:r>
      <w:r>
        <w:fldChar w:fldCharType="separate"/>
      </w:r>
      <w:r>
        <w:rPr>
          <w:rStyle w:val="Hyperlink"/>
        </w:rPr>
        <w:t>10.18653/v1/w18-6303</w:t>
      </w:r>
      <w:r>
        <w:fldChar w:fldCharType="end"/>
      </w:r>
    </w:p>
    <w:p w14:paraId="453398D8" w14:textId="77777777" w:rsidR="00F8232D" w:rsidRDefault="006558BB">
      <w:pPr>
        <w:pStyle w:val="Bibliography"/>
      </w:pPr>
      <w:bookmarkStart w:id="432" w:name="ref-Nowell2017-qr"/>
      <w:bookmarkEnd w:id="431"/>
      <w:r>
        <w:t xml:space="preserve">47. </w:t>
      </w:r>
      <w:r>
        <w:tab/>
        <w:t xml:space="preserve">Nowell LS, Norris JM, White DE, Moules NJ. Thematic analysis. Int J Qual Methods SAGE Publications; 2017 Dec;16(1):160940691773384. doi: </w:t>
      </w:r>
      <w:r>
        <w:fldChar w:fldCharType="begin"/>
      </w:r>
      <w:r>
        <w:instrText>HYPERLINK "https://doi.org/10.1177/1609406917733847" \h</w:instrText>
      </w:r>
      <w:r>
        <w:fldChar w:fldCharType="separate"/>
      </w:r>
      <w:r>
        <w:rPr>
          <w:rStyle w:val="Hyperlink"/>
        </w:rPr>
        <w:t>10.1177/1609406917733847</w:t>
      </w:r>
      <w:r>
        <w:fldChar w:fldCharType="end"/>
      </w:r>
    </w:p>
    <w:p w14:paraId="677B6F2F" w14:textId="77777777" w:rsidR="00F8232D" w:rsidRDefault="006558BB">
      <w:pPr>
        <w:pStyle w:val="Bibliography"/>
        <w:rPr>
          <w:ins w:id="433" w:author="Comparison" w:date="2026-04-22T15:46:00Z" w16du:dateUtc="2026-04-22T06:46:00Z"/>
        </w:rPr>
      </w:pPr>
      <w:bookmarkStart w:id="434" w:name="ref-Levitt2018-jq"/>
      <w:bookmarkEnd w:id="432"/>
      <w:del w:id="435" w:author="Comparison" w:date="2026-04-22T15:46:00Z" w16du:dateUtc="2026-04-22T06:46:00Z">
        <w:r>
          <w:delText>48</w:delText>
        </w:r>
      </w:del>
      <w:ins w:id="436" w:author="Comparison" w:date="2026-04-22T15:46:00Z" w16du:dateUtc="2026-04-22T06:46:00Z">
        <w:r>
          <w:t xml:space="preserve">48. </w:t>
        </w:r>
        <w:r>
          <w:tab/>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doi: </w:t>
        </w:r>
        <w:r>
          <w:fldChar w:fldCharType="begin"/>
        </w:r>
        <w:r>
          <w:instrText>HYPERLINK "https://doi.org/10.1037/amp0000151" \h</w:instrText>
        </w:r>
        <w:r>
          <w:fldChar w:fldCharType="separate"/>
        </w:r>
        <w:r>
          <w:rPr>
            <w:rStyle w:val="Hyperlink"/>
          </w:rPr>
          <w:t>10.1037/amp0000151</w:t>
        </w:r>
        <w:r>
          <w:fldChar w:fldCharType="end"/>
        </w:r>
      </w:ins>
    </w:p>
    <w:p w14:paraId="05653A51" w14:textId="77777777" w:rsidR="00F8232D" w:rsidRDefault="006558BB">
      <w:pPr>
        <w:pStyle w:val="Bibliography"/>
      </w:pPr>
      <w:bookmarkStart w:id="437" w:name="ref-Guetterman2015-qt"/>
      <w:bookmarkEnd w:id="434"/>
      <w:ins w:id="438" w:author="Comparison" w:date="2026-04-22T15:46:00Z" w16du:dateUtc="2026-04-22T06:46:00Z">
        <w:r>
          <w:t>49</w:t>
        </w:r>
      </w:ins>
      <w:r>
        <w:t xml:space="preserve">. </w:t>
      </w:r>
      <w:r>
        <w:tab/>
        <w:t>Guetterman TC, Fetters MD, Creswell JW. Integrating quantitative and qualitative results in health science mixed methods research through joint displays. Ann Fam Med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p>
    <w:p w14:paraId="177AD98B" w14:textId="77777777" w:rsidR="00F8232D" w:rsidRDefault="006558BB">
      <w:pPr>
        <w:pStyle w:val="Bibliography"/>
      </w:pPr>
      <w:bookmarkStart w:id="439" w:name="ref-McCrudden2021-eo"/>
      <w:bookmarkEnd w:id="437"/>
      <w:del w:id="440" w:author="Comparison" w:date="2026-04-22T15:46:00Z" w16du:dateUtc="2026-04-22T06:46:00Z">
        <w:r>
          <w:delText>49</w:delText>
        </w:r>
      </w:del>
      <w:ins w:id="441" w:author="Comparison" w:date="2026-04-22T15:46:00Z" w16du:dateUtc="2026-04-22T06:46:00Z">
        <w:r>
          <w:t>50</w:t>
        </w:r>
      </w:ins>
      <w:r>
        <w:t xml:space="preserve">. </w:t>
      </w:r>
      <w:r>
        <w:tab/>
        <w:t xml:space="preserve">McCrudden MT, Marchand G, Schutz PA. Joint displays for mixed methods research in psychology. Meth Psychol Elsevier BV; 2021 Dec 1;5(100067):100067. doi: </w:t>
      </w:r>
      <w:r>
        <w:fldChar w:fldCharType="begin"/>
      </w:r>
      <w:r>
        <w:instrText>HYPERLINK "https://doi.org/10.1016/j.metip.2021.100067" \h</w:instrText>
      </w:r>
      <w:r>
        <w:fldChar w:fldCharType="separate"/>
      </w:r>
      <w:r>
        <w:rPr>
          <w:rStyle w:val="Hyperlink"/>
        </w:rPr>
        <w:t>10.1016/j.metip.2021.100067</w:t>
      </w:r>
      <w:r>
        <w:fldChar w:fldCharType="end"/>
      </w:r>
    </w:p>
    <w:p w14:paraId="5EF8721A" w14:textId="77777777" w:rsidR="00F8232D" w:rsidRDefault="006558BB">
      <w:pPr>
        <w:pStyle w:val="Bibliography"/>
        <w:rPr>
          <w:ins w:id="442" w:author="Comparison" w:date="2026-04-22T15:46:00Z" w16du:dateUtc="2026-04-22T06:46:00Z"/>
        </w:rPr>
      </w:pPr>
      <w:bookmarkStart w:id="443" w:name="ref-Ahmed2025-tm"/>
      <w:bookmarkEnd w:id="439"/>
      <w:del w:id="444" w:author="Comparison" w:date="2026-04-22T15:46:00Z" w16du:dateUtc="2026-04-22T06:46:00Z">
        <w:r>
          <w:delText>50</w:delText>
        </w:r>
      </w:del>
      <w:ins w:id="445" w:author="Comparison" w:date="2026-04-22T15:46:00Z" w16du:dateUtc="2026-04-22T06:46:00Z">
        <w:r>
          <w:t xml:space="preserve">51. </w:t>
        </w:r>
        <w:r>
          <w:tab/>
          <w:t xml:space="preserve">Ahmed SK, Mohammed RA, Nashwan AJ, Ibrahim RH, Abdalla AQ, M. Ameen BM, Khdhir RM. Using thematic analysis in qualitative research. Journal of Medicine, Surgery, and Public Health Elsevier BV; 2025 Aug;6:100198. doi: </w:t>
        </w:r>
        <w:r>
          <w:fldChar w:fldCharType="begin"/>
        </w:r>
        <w:r>
          <w:instrText>HYPERLINK "https://doi.org/10.1016/j.glmedi.2025.100198" \h</w:instrText>
        </w:r>
        <w:r>
          <w:fldChar w:fldCharType="separate"/>
        </w:r>
        <w:r>
          <w:rPr>
            <w:rStyle w:val="Hyperlink"/>
          </w:rPr>
          <w:t>10.1016/j.glmedi.2025.100198</w:t>
        </w:r>
        <w:r>
          <w:fldChar w:fldCharType="end"/>
        </w:r>
      </w:ins>
    </w:p>
    <w:p w14:paraId="7C3E29A8" w14:textId="77777777" w:rsidR="00F8232D" w:rsidRDefault="006558BB">
      <w:pPr>
        <w:pStyle w:val="Bibliography"/>
      </w:pPr>
      <w:bookmarkStart w:id="446" w:name="ref-Curtis2024-yo"/>
      <w:bookmarkEnd w:id="443"/>
      <w:ins w:id="447" w:author="Comparison" w:date="2026-04-22T15:46:00Z" w16du:dateUtc="2026-04-22T06:46:00Z">
        <w:r>
          <w:t>52</w:t>
        </w:r>
      </w:ins>
      <w:r>
        <w:t xml:space="preserve">. </w:t>
      </w:r>
      <w:r>
        <w:tab/>
        <w:t>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r>
        <w:fldChar w:fldCharType="begin"/>
      </w:r>
      <w:r>
        <w:instrText>HYPERLINK "https://www.ncbi.nlm.nih.gov/pubmed/39807150" \h</w:instrText>
      </w:r>
      <w:r>
        <w:fldChar w:fldCharType="separate"/>
      </w:r>
      <w:r>
        <w:rPr>
          <w:rStyle w:val="Hyperlink"/>
        </w:rPr>
        <w:t>39807150</w:t>
      </w:r>
      <w:r>
        <w:fldChar w:fldCharType="end"/>
      </w:r>
    </w:p>
    <w:p w14:paraId="77D1068B" w14:textId="77777777" w:rsidR="00F8232D" w:rsidRDefault="006558BB">
      <w:pPr>
        <w:pStyle w:val="Bibliography"/>
      </w:pPr>
      <w:bookmarkStart w:id="448" w:name="ref-Leclair2023-ul"/>
      <w:bookmarkEnd w:id="446"/>
      <w:del w:id="449" w:author="Comparison" w:date="2026-04-22T15:46:00Z" w16du:dateUtc="2026-04-22T06:46:00Z">
        <w:r>
          <w:delText>51</w:delText>
        </w:r>
      </w:del>
      <w:ins w:id="450" w:author="Comparison" w:date="2026-04-22T15:46:00Z" w16du:dateUtc="2026-04-22T06:46:00Z">
        <w:r>
          <w:t>53</w:t>
        </w:r>
      </w:ins>
      <w:r>
        <w:t xml:space="preserve">. </w:t>
      </w:r>
      <w:r>
        <w:tab/>
        <w:t>Leclair R, Ho JSS, Braund H, Kouzmina E, Bruzzese S, Awad S, Mann S, Zevin B. Exploring the quality of narrative feedback provided to residents during ambulatory patient care in medicine and surgery. J Med Educ Curric Dev J Med Educ Curric Dev; 2023 Jan 16;10:23821205231175734. PMID:</w:t>
      </w:r>
      <w:r>
        <w:fldChar w:fldCharType="begin"/>
      </w:r>
      <w:r>
        <w:instrText>HYPERLINK "https://www.ncbi.nlm.nih.gov/pubmed/37216002" \h</w:instrText>
      </w:r>
      <w:r>
        <w:fldChar w:fldCharType="separate"/>
      </w:r>
      <w:r>
        <w:rPr>
          <w:rStyle w:val="Hyperlink"/>
        </w:rPr>
        <w:t>37216002</w:t>
      </w:r>
      <w:r>
        <w:fldChar w:fldCharType="end"/>
      </w:r>
    </w:p>
    <w:p w14:paraId="28F4EDB8" w14:textId="77777777" w:rsidR="00F8232D" w:rsidRDefault="006558BB">
      <w:pPr>
        <w:pStyle w:val="Bibliography"/>
      </w:pPr>
      <w:bookmarkStart w:id="451" w:name="ref-Renting2023-pk"/>
      <w:bookmarkEnd w:id="448"/>
      <w:del w:id="452" w:author="Comparison" w:date="2026-04-22T15:46:00Z" w16du:dateUtc="2026-04-22T06:46:00Z">
        <w:r>
          <w:delText>52</w:delText>
        </w:r>
      </w:del>
      <w:ins w:id="453" w:author="Comparison" w:date="2026-04-22T15:46:00Z" w16du:dateUtc="2026-04-22T06:46:00Z">
        <w:r>
          <w:t>54</w:t>
        </w:r>
      </w:ins>
      <w:r>
        <w:t xml:space="preserve">. </w:t>
      </w:r>
      <w:r>
        <w:tab/>
        <w:t>Renting N, Jaarsma D, Borleffs JC, Slaets JPJ, Cohen-Schotanus J, Gans ROB. Effectiveness of a supervisor training on quality of feedback to internal medicine residents: a controlled longitudinal multicentre study. BMJ Open BMJ; 2023 Sep 28;13(9):e076946. PMID:</w:t>
      </w:r>
      <w:r>
        <w:fldChar w:fldCharType="begin"/>
      </w:r>
      <w:r>
        <w:instrText>HYPERLINK "https://www.ncbi.nlm.nih.gov/pubmed/37770280" \h</w:instrText>
      </w:r>
      <w:r>
        <w:fldChar w:fldCharType="separate"/>
      </w:r>
      <w:r>
        <w:rPr>
          <w:rStyle w:val="Hyperlink"/>
        </w:rPr>
        <w:t>37770280</w:t>
      </w:r>
      <w:r>
        <w:fldChar w:fldCharType="end"/>
      </w:r>
    </w:p>
    <w:p w14:paraId="575082FC" w14:textId="77777777" w:rsidR="00F8232D" w:rsidRDefault="006558BB">
      <w:pPr>
        <w:pStyle w:val="Bibliography"/>
      </w:pPr>
      <w:bookmarkStart w:id="454" w:name="ref-Zhou2025-fj"/>
      <w:bookmarkEnd w:id="451"/>
      <w:del w:id="455" w:author="Comparison" w:date="2026-04-22T15:46:00Z" w16du:dateUtc="2026-04-22T06:46:00Z">
        <w:r>
          <w:delText>53</w:delText>
        </w:r>
      </w:del>
      <w:ins w:id="456" w:author="Comparison" w:date="2026-04-22T15:46:00Z" w16du:dateUtc="2026-04-22T06:46:00Z">
        <w:r>
          <w:t>55</w:t>
        </w:r>
      </w:ins>
      <w:r>
        <w:t xml:space="preserve">. </w:t>
      </w:r>
      <w:r>
        <w:tab/>
        <w:t>Zhou Z, Rizwan A, Rogoza N, Chung AD, Kwan BY. Differentiating between GPT-generated and human-written feedback for radiology residents. Curr Probl Diagn Radiol Elsevier BV; 2025 Sep 1;54(5):574–578. PMID:</w:t>
      </w:r>
      <w:r>
        <w:fldChar w:fldCharType="begin"/>
      </w:r>
      <w:r>
        <w:instrText>HYPERLINK "https://www.ncbi.nlm.nih.gov/pubmed/39984362" \h</w:instrText>
      </w:r>
      <w:r>
        <w:fldChar w:fldCharType="separate"/>
      </w:r>
      <w:r>
        <w:rPr>
          <w:rStyle w:val="Hyperlink"/>
        </w:rPr>
        <w:t>39984362</w:t>
      </w:r>
      <w:r>
        <w:fldChar w:fldCharType="end"/>
      </w:r>
    </w:p>
    <w:p w14:paraId="46BDE0E7" w14:textId="77777777" w:rsidR="00F8232D" w:rsidRDefault="006558BB">
      <w:pPr>
        <w:pStyle w:val="Bibliography"/>
        <w:rPr>
          <w:ins w:id="457" w:author="Comparison" w:date="2026-04-22T15:46:00Z" w16du:dateUtc="2026-04-22T06:46:00Z"/>
        </w:rPr>
      </w:pPr>
      <w:bookmarkStart w:id="458" w:name="ref-Dornan2014-eu"/>
      <w:bookmarkEnd w:id="454"/>
      <w:del w:id="459" w:author="Comparison" w:date="2026-04-22T15:46:00Z" w16du:dateUtc="2026-04-22T06:46:00Z">
        <w:r>
          <w:delText>54</w:delText>
        </w:r>
      </w:del>
      <w:ins w:id="460" w:author="Comparison" w:date="2026-04-22T15:46:00Z" w16du:dateUtc="2026-04-22T06:46:00Z">
        <w:r>
          <w:t xml:space="preserve">56. </w:t>
        </w:r>
        <w:r>
          <w:tab/>
          <w:t>Dornan T, Tan N, Boshuizen H, Gick R, Isba R, Mann K, Scherpbier A, Spencer J, Timmins E. How and what do medical students learn in clerkships? Experience based learning (ExBL). Adv Health Sci Educ Theory Pract Springer Science and Business Media LLC; 2014 Dec 18;19(5):721–749. PMID:</w:t>
        </w:r>
        <w:r>
          <w:fldChar w:fldCharType="begin"/>
        </w:r>
        <w:r>
          <w:instrText>HYPERLINK "https://www.ncbi.nlm.nih.gov/pubmed/24638146" \h</w:instrText>
        </w:r>
        <w:r>
          <w:fldChar w:fldCharType="separate"/>
        </w:r>
        <w:r>
          <w:rPr>
            <w:rStyle w:val="Hyperlink"/>
          </w:rPr>
          <w:t>24638146</w:t>
        </w:r>
        <w:r>
          <w:fldChar w:fldCharType="end"/>
        </w:r>
      </w:ins>
    </w:p>
    <w:p w14:paraId="7D69D235" w14:textId="77777777" w:rsidR="00F8232D" w:rsidRDefault="006558BB">
      <w:pPr>
        <w:pStyle w:val="Bibliography"/>
        <w:rPr>
          <w:ins w:id="461" w:author="Comparison" w:date="2026-04-22T15:46:00Z" w16du:dateUtc="2026-04-22T06:46:00Z"/>
        </w:rPr>
      </w:pPr>
      <w:bookmarkStart w:id="462" w:name="ref-Yardley2012-ci"/>
      <w:bookmarkEnd w:id="458"/>
      <w:ins w:id="463" w:author="Comparison" w:date="2026-04-22T15:46:00Z" w16du:dateUtc="2026-04-22T06:46:00Z">
        <w:r>
          <w:t xml:space="preserve">57. </w:t>
        </w:r>
        <w:r>
          <w:tab/>
          <w:t xml:space="preserve">Yardley S, Teunissen PW, Dornan T. Experiential learning: AMEE Guide No. 63. Med Teach 2012 Feb 1;34(2):e102–e115. doi: </w:t>
        </w:r>
        <w:r>
          <w:fldChar w:fldCharType="begin"/>
        </w:r>
        <w:r>
          <w:instrText>HYPERLINK "https://doi.org/10.3109/0142159X.2012.650741" \h</w:instrText>
        </w:r>
        <w:r>
          <w:fldChar w:fldCharType="separate"/>
        </w:r>
        <w:r>
          <w:rPr>
            <w:rStyle w:val="Hyperlink"/>
          </w:rPr>
          <w:t>10.3109/0142159X.2012.650741</w:t>
        </w:r>
        <w:r>
          <w:fldChar w:fldCharType="end"/>
        </w:r>
      </w:ins>
    </w:p>
    <w:p w14:paraId="5FB248B8" w14:textId="77777777" w:rsidR="00F8232D" w:rsidRDefault="006558BB">
      <w:pPr>
        <w:pStyle w:val="Bibliography"/>
        <w:rPr>
          <w:ins w:id="464" w:author="Comparison" w:date="2026-04-22T15:46:00Z" w16du:dateUtc="2026-04-22T06:46:00Z"/>
        </w:rPr>
      </w:pPr>
      <w:bookmarkStart w:id="465" w:name="ref-Morris2026-sa"/>
      <w:bookmarkEnd w:id="462"/>
      <w:ins w:id="466" w:author="Comparison" w:date="2026-04-22T15:46:00Z" w16du:dateUtc="2026-04-22T06:46:00Z">
        <w:r>
          <w:t xml:space="preserve">58. </w:t>
        </w:r>
        <w:r>
          <w:tab/>
          <w:t xml:space="preserve">Morris C, Maes P. Same Feedback, Different Source: How AI vs. Human Feedback Shapes Learner Engagement. arXiv; 2026. doi: </w:t>
        </w:r>
        <w:r>
          <w:fldChar w:fldCharType="begin"/>
        </w:r>
        <w:r>
          <w:instrText>HYPERLINK "https://doi.org/10.48550/ARXIV.2602.11311" \h</w:instrText>
        </w:r>
        <w:r>
          <w:fldChar w:fldCharType="separate"/>
        </w:r>
        <w:r>
          <w:rPr>
            <w:rStyle w:val="Hyperlink"/>
          </w:rPr>
          <w:t>10.48550/ARXIV.2602.11311</w:t>
        </w:r>
        <w:r>
          <w:fldChar w:fldCharType="end"/>
        </w:r>
      </w:ins>
    </w:p>
    <w:p w14:paraId="559C9249" w14:textId="77777777" w:rsidR="00F8232D" w:rsidRDefault="006558BB">
      <w:pPr>
        <w:pStyle w:val="Bibliography"/>
        <w:rPr>
          <w:ins w:id="467" w:author="Comparison" w:date="2026-04-22T15:46:00Z" w16du:dateUtc="2026-04-22T06:46:00Z"/>
        </w:rPr>
      </w:pPr>
      <w:bookmarkStart w:id="468" w:name="ref-Maher2026-au"/>
      <w:bookmarkEnd w:id="465"/>
      <w:ins w:id="469" w:author="Comparison" w:date="2026-04-22T15:46:00Z" w16du:dateUtc="2026-04-22T06:46:00Z">
        <w:r>
          <w:t xml:space="preserve">59. </w:t>
        </w:r>
        <w:r>
          <w:tab/>
          <w:t xml:space="preserve">Maher J, Byszewski A, Lochnan H. Whose Voice is it Anyway? Artificial Intelligence and the New Crisis of Authenticity in Medical Education. Perspect Med Educ Ubiquity Press, Ltd.; 2026 Apr 1;15(1):351–355. doi: </w:t>
        </w:r>
        <w:r>
          <w:fldChar w:fldCharType="begin"/>
        </w:r>
        <w:r>
          <w:instrText>HYPERLINK "https://doi.org/10.5334/pme.2265" \h</w:instrText>
        </w:r>
        <w:r>
          <w:fldChar w:fldCharType="separate"/>
        </w:r>
        <w:r>
          <w:rPr>
            <w:rStyle w:val="Hyperlink"/>
          </w:rPr>
          <w:t>10.5334/pme.2265</w:t>
        </w:r>
        <w:r>
          <w:fldChar w:fldCharType="end"/>
        </w:r>
      </w:ins>
    </w:p>
    <w:p w14:paraId="72A4D362" w14:textId="77777777" w:rsidR="00F8232D" w:rsidRDefault="006558BB">
      <w:pPr>
        <w:pStyle w:val="Bibliography"/>
      </w:pPr>
      <w:bookmarkStart w:id="470" w:name="ref-strasser-2026"/>
      <w:bookmarkEnd w:id="468"/>
      <w:ins w:id="471" w:author="Comparison" w:date="2026-04-22T15:46:00Z" w16du:dateUtc="2026-04-22T06:46:00Z">
        <w:r>
          <w:t>60</w:t>
        </w:r>
      </w:ins>
      <w:r>
        <w:t xml:space="preserve">. </w:t>
      </w:r>
      <w:r>
        <w:tab/>
        <w:t xml:space="preserve">Strasser LM, Anschuetz W, Dennstädt F, Hastings J. Performance Evaluation of Large Language Models in Multilingual Medical Multiple-Choice Questions: Mixed Methods Study. JMIR Med Educ JMIR Publications Inc.; 2026 Mar 5;12:e81399–e81399. doi: </w:t>
      </w:r>
      <w:r>
        <w:fldChar w:fldCharType="begin"/>
      </w:r>
      <w:r>
        <w:instrText>HYPERLINK "https://doi.org/10.2196/81399" \h</w:instrText>
      </w:r>
      <w:r>
        <w:fldChar w:fldCharType="separate"/>
      </w:r>
      <w:r>
        <w:rPr>
          <w:rStyle w:val="Hyperlink"/>
        </w:rPr>
        <w:t>10.2196/81399</w:t>
      </w:r>
      <w:r>
        <w:fldChar w:fldCharType="end"/>
      </w:r>
    </w:p>
    <w:p w14:paraId="384E40C7" w14:textId="77777777" w:rsidR="00F8232D" w:rsidRDefault="006558BB">
      <w:pPr>
        <w:pStyle w:val="Bibliography"/>
      </w:pPr>
      <w:bookmarkStart w:id="472" w:name="ref-harigai-2024"/>
      <w:bookmarkEnd w:id="470"/>
      <w:del w:id="473" w:author="Comparison" w:date="2026-04-22T15:46:00Z" w16du:dateUtc="2026-04-22T06:46:00Z">
        <w:r>
          <w:delText>55</w:delText>
        </w:r>
      </w:del>
      <w:ins w:id="474" w:author="Comparison" w:date="2026-04-22T15:46:00Z" w16du:dateUtc="2026-04-22T06:46:00Z">
        <w:r>
          <w:t>61</w:t>
        </w:r>
      </w:ins>
      <w:r>
        <w:t xml:space="preserve">. </w:t>
      </w:r>
      <w:r>
        <w:tab/>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 </w:t>
      </w:r>
      <w:r>
        <w:fldChar w:fldCharType="begin"/>
      </w:r>
      <w:r>
        <w:instrText>HYPERLINK "https://doi.org/10.1007/s11604-024-01673-6" \h</w:instrText>
      </w:r>
      <w:r>
        <w:fldChar w:fldCharType="separate"/>
      </w:r>
      <w:r>
        <w:rPr>
          <w:rStyle w:val="Hyperlink"/>
        </w:rPr>
        <w:t>10.1007/s11604-024-01673-6</w:t>
      </w:r>
      <w:r>
        <w:fldChar w:fldCharType="end"/>
      </w:r>
    </w:p>
    <w:p w14:paraId="2D17D49B" w14:textId="77777777" w:rsidR="00F8232D" w:rsidRDefault="006558BB">
      <w:pPr>
        <w:pStyle w:val="Bibliography"/>
      </w:pPr>
      <w:bookmarkStart w:id="475" w:name="ref-Nishigori2014-qc"/>
      <w:bookmarkEnd w:id="472"/>
      <w:del w:id="476" w:author="Comparison" w:date="2026-04-22T15:46:00Z" w16du:dateUtc="2026-04-22T06:46:00Z">
        <w:r>
          <w:delText>56</w:delText>
        </w:r>
      </w:del>
      <w:ins w:id="477" w:author="Comparison" w:date="2026-04-22T15:46:00Z" w16du:dateUtc="2026-04-22T06:46:00Z">
        <w:r>
          <w:t>62</w:t>
        </w:r>
      </w:ins>
      <w:r>
        <w:t xml:space="preserve">. </w:t>
      </w:r>
      <w:r>
        <w:tab/>
        <w:t>Nishigori H, Harrison R, Busari J, Dornan T. Bushido and Medical Professionalism in Japan. Acad Med 2014;89(4):560–563. PMID:</w:t>
      </w:r>
      <w:r>
        <w:fldChar w:fldCharType="begin"/>
      </w:r>
      <w:r>
        <w:instrText>HYPERLINK "https://www.ncbi.nlm.nih.gov/pubmed/24556758" \h</w:instrText>
      </w:r>
      <w:r>
        <w:fldChar w:fldCharType="separate"/>
      </w:r>
      <w:r>
        <w:rPr>
          <w:rStyle w:val="Hyperlink"/>
        </w:rPr>
        <w:t>24556758</w:t>
      </w:r>
      <w:r>
        <w:fldChar w:fldCharType="end"/>
      </w:r>
    </w:p>
    <w:p w14:paraId="06440EA3" w14:textId="77777777" w:rsidR="00F8232D" w:rsidRDefault="006558BB">
      <w:pPr>
        <w:pStyle w:val="Bibliography"/>
      </w:pPr>
      <w:bookmarkStart w:id="478" w:name="ref-Khojasteh2025-vd"/>
      <w:bookmarkEnd w:id="475"/>
      <w:del w:id="479" w:author="Comparison" w:date="2026-04-22T15:46:00Z" w16du:dateUtc="2026-04-22T06:46:00Z">
        <w:r>
          <w:delText>57</w:delText>
        </w:r>
      </w:del>
      <w:ins w:id="480" w:author="Comparison" w:date="2026-04-22T15:46:00Z" w16du:dateUtc="2026-04-22T06:46:00Z">
        <w:r>
          <w:t>63</w:t>
        </w:r>
      </w:ins>
      <w:r>
        <w:t xml:space="preserve">. </w:t>
      </w:r>
      <w:r>
        <w:tab/>
        <w:t>Khojasteh L, Kafipour R, Pakdel F, Mukundan J. Empowering medical students with AI writing co-pilots: design and validation of AI self-assessment toolkit. BMC Med Educ BioMed Central; 2025 Jan 31;25(1):159. PMID:</w:t>
      </w:r>
      <w:r>
        <w:fldChar w:fldCharType="begin"/>
      </w:r>
      <w:r>
        <w:instrText>HYPERLINK "https://www.ncbi.nlm.nih.gov/pubmed/39891148" \h</w:instrText>
      </w:r>
      <w:r>
        <w:fldChar w:fldCharType="separate"/>
      </w:r>
      <w:r>
        <w:rPr>
          <w:rStyle w:val="Hyperlink"/>
        </w:rPr>
        <w:t>39891148</w:t>
      </w:r>
      <w:r>
        <w:fldChar w:fldCharType="end"/>
      </w:r>
    </w:p>
    <w:p w14:paraId="7BF22BE6" w14:textId="77777777" w:rsidR="00F8232D" w:rsidRDefault="006558BB">
      <w:pPr>
        <w:pStyle w:val="Bibliography"/>
        <w:rPr>
          <w:ins w:id="481" w:author="Comparison" w:date="2026-04-22T15:46:00Z" w16du:dateUtc="2026-04-22T06:46:00Z"/>
        </w:rPr>
      </w:pPr>
      <w:bookmarkStart w:id="482" w:name="ref-Banihashem2025-zo"/>
      <w:bookmarkEnd w:id="478"/>
      <w:del w:id="483" w:author="Comparison" w:date="2026-04-22T15:46:00Z" w16du:dateUtc="2026-04-22T06:46:00Z">
        <w:r>
          <w:delText>58</w:delText>
        </w:r>
      </w:del>
      <w:ins w:id="484" w:author="Comparison" w:date="2026-04-22T15:46:00Z" w16du:dateUtc="2026-04-22T06:46:00Z">
        <w:r>
          <w:t>64</w:t>
        </w:r>
      </w:ins>
      <w:r>
        <w:t xml:space="preserve">. </w:t>
      </w:r>
      <w:r>
        <w:tab/>
        <w:t xml:space="preserve">Banihashem SK, Noroozi O, Khosravi H, Schunn CD, Drachsler H. Pedagogical framework for hybrid intelligent feedback. Innov Educ Teach Int Informa UK Limited; 2025 Apr 29;1–17. doi: </w:t>
      </w:r>
      <w:r>
        <w:fldChar w:fldCharType="begin"/>
      </w:r>
      <w:r>
        <w:instrText>HYPERLINK "https://doi.org/10.1080/14703297.2025.2499174" \h</w:instrText>
      </w:r>
      <w:r>
        <w:fldChar w:fldCharType="separate"/>
      </w:r>
      <w:r>
        <w:rPr>
          <w:rStyle w:val="Hyperlink"/>
        </w:rPr>
        <w:t>10.1080/14703297.2025.2499174</w:t>
      </w:r>
      <w:r>
        <w:fldChar w:fldCharType="end"/>
      </w:r>
    </w:p>
    <w:p w14:paraId="148B0899" w14:textId="77777777" w:rsidR="00F8232D" w:rsidRDefault="006558BB">
      <w:pPr>
        <w:pStyle w:val="Bibliography"/>
        <w:rPr>
          <w:ins w:id="485" w:author="Comparison" w:date="2026-04-22T15:46:00Z" w16du:dateUtc="2026-04-22T06:46:00Z"/>
        </w:rPr>
      </w:pPr>
      <w:bookmarkStart w:id="486" w:name="ref-Biggs1996-yt"/>
      <w:bookmarkEnd w:id="482"/>
      <w:ins w:id="487" w:author="Comparison" w:date="2026-04-22T15:46:00Z" w16du:dateUtc="2026-04-22T06:46:00Z">
        <w:r>
          <w:t xml:space="preserve">65. </w:t>
        </w:r>
        <w:r>
          <w:tab/>
        </w:r>
        <w:r>
          <w:t xml:space="preserve">Biggs J. Enhancing teaching through constructive alignment. Higher Education 1996 Oct 1;32(3):347–364. doi: </w:t>
        </w:r>
        <w:r>
          <w:fldChar w:fldCharType="begin"/>
        </w:r>
        <w:r>
          <w:instrText>HYPERLINK "https://doi.org/10.1007/BF00138871" \h</w:instrText>
        </w:r>
        <w:r>
          <w:fldChar w:fldCharType="separate"/>
        </w:r>
        <w:r>
          <w:rPr>
            <w:rStyle w:val="Hyperlink"/>
          </w:rPr>
          <w:t>10.1007/BF00138871</w:t>
        </w:r>
        <w:r>
          <w:fldChar w:fldCharType="end"/>
        </w:r>
      </w:ins>
    </w:p>
    <w:p w14:paraId="34D59ABE" w14:textId="77777777" w:rsidR="00F8232D" w:rsidRDefault="006558BB">
      <w:pPr>
        <w:pStyle w:val="Bibliography"/>
        <w:rPr>
          <w:ins w:id="488" w:author="Comparison" w:date="2026-04-22T15:46:00Z" w16du:dateUtc="2026-04-22T06:46:00Z"/>
        </w:rPr>
      </w:pPr>
      <w:bookmarkStart w:id="489" w:name="ref-snchezmendiola-2025"/>
      <w:bookmarkEnd w:id="486"/>
      <w:ins w:id="490" w:author="Comparison" w:date="2026-04-22T15:46:00Z" w16du:dateUtc="2026-04-22T06:46:00Z">
        <w:r>
          <w:t xml:space="preserve">66. </w:t>
        </w:r>
        <w:r>
          <w:tab/>
          <w:t xml:space="preserve">Sánchez-Mendiola M, Anakin M, Findyartini A, Levine R, Da Silva A, Vakani FS. Applied insights for using Generative Artificial Intelligence in Faculty Development in Health Professions Education. MedEdPublish F1000 Research Ltd; 2025 Dec 8;15:279. doi: </w:t>
        </w:r>
        <w:r>
          <w:fldChar w:fldCharType="begin"/>
        </w:r>
        <w:r>
          <w:instrText>HYPERLINK "https://doi.org/10.12688/mep.21403.1" \h</w:instrText>
        </w:r>
        <w:r>
          <w:fldChar w:fldCharType="separate"/>
        </w:r>
        <w:r>
          <w:rPr>
            <w:rStyle w:val="Hyperlink"/>
          </w:rPr>
          <w:t>10.12688/mep.21403.1</w:t>
        </w:r>
        <w:r>
          <w:fldChar w:fldCharType="end"/>
        </w:r>
      </w:ins>
    </w:p>
    <w:p w14:paraId="019E379B" w14:textId="77777777" w:rsidR="00F8232D" w:rsidRDefault="006558BB">
      <w:pPr>
        <w:pStyle w:val="Bibliography"/>
        <w:rPr>
          <w:ins w:id="491" w:author="Comparison" w:date="2026-04-22T15:46:00Z" w16du:dateUtc="2026-04-22T06:46:00Z"/>
        </w:rPr>
      </w:pPr>
      <w:bookmarkStart w:id="492" w:name="ref-Yavuz2024-vj"/>
      <w:bookmarkEnd w:id="489"/>
      <w:ins w:id="493" w:author="Comparison" w:date="2026-04-22T15:46:00Z" w16du:dateUtc="2026-04-22T06:46:00Z">
        <w:r>
          <w:t xml:space="preserve">67. </w:t>
        </w:r>
        <w:r>
          <w:tab/>
          <w:t xml:space="preserve">Yavuz F, Çelik Ö, Yavaş Çelik G. Utilizing large language models for EFL essay grading: An examination of reliability and validity in rubric‐based assessments. Br J Educ Technol Wiley; 2024 Jun 4;56(1):150–166. doi: </w:t>
        </w:r>
        <w:r>
          <w:fldChar w:fldCharType="begin"/>
        </w:r>
        <w:r>
          <w:instrText>HYPERLINK "https://doi.org/10.1111/bjet.13494" \h</w:instrText>
        </w:r>
        <w:r>
          <w:fldChar w:fldCharType="separate"/>
        </w:r>
        <w:r>
          <w:rPr>
            <w:rStyle w:val="Hyperlink"/>
          </w:rPr>
          <w:t>10.1111/bjet.13494</w:t>
        </w:r>
        <w:r>
          <w:fldChar w:fldCharType="end"/>
        </w:r>
      </w:ins>
    </w:p>
    <w:p w14:paraId="2DC7DAD9" w14:textId="77777777" w:rsidR="00F8232D" w:rsidRDefault="006558BB">
      <w:pPr>
        <w:pStyle w:val="Bibliography"/>
      </w:pPr>
      <w:bookmarkStart w:id="494" w:name="ref-suchikova-2026"/>
      <w:bookmarkEnd w:id="492"/>
      <w:ins w:id="495" w:author="Comparison" w:date="2026-04-22T15:46:00Z" w16du:dateUtc="2026-04-22T06:46:00Z">
        <w:r>
          <w:t xml:space="preserve">68. </w:t>
        </w:r>
        <w:r>
          <w:tab/>
          <w:t>Suchikova Y, Tsybuliak N, Teixeira da Silva JA, Nazarovets S. GAIDeT (Generative AI Delegation Taxonomy): A taxonomy for humans to delegate tasks to generative artificial intelligence in scientific research and publishing. Account Res United States; 2026 Apr;33(3):2544331. PMID:</w:t>
        </w:r>
        <w:r>
          <w:fldChar w:fldCharType="begin"/>
        </w:r>
        <w:r>
          <w:instrText>HYPERLINK "https://www.ncbi.nlm.nih.gov/pubmed/40781729" \h</w:instrText>
        </w:r>
        <w:r>
          <w:fldChar w:fldCharType="separate"/>
        </w:r>
        <w:r>
          <w:rPr>
            <w:rStyle w:val="Hyperlink"/>
          </w:rPr>
          <w:t>40781729</w:t>
        </w:r>
        <w:r>
          <w:fldChar w:fldCharType="end"/>
        </w:r>
      </w:ins>
      <w:bookmarkEnd w:id="21"/>
      <w:bookmarkEnd w:id="384"/>
      <w:bookmarkEnd w:id="386"/>
      <w:bookmarkEnd w:id="494"/>
    </w:p>
    <w:sectPr w:rsidR="00F8232D">
      <w:headerReference w:type="default" r:id="rId19"/>
      <w:footerReference w:type="default" r:id="rId20"/>
      <w:footnotePr>
        <w:numRestart w:val="continuous"/>
      </w:footnotePr>
      <w:pgSz w:w="12240" w:h="15840"/>
      <w:pgMar w:top="1985" w:right="1701" w:bottom="1701" w:left="1701" w:header="720" w:footer="720" w:gutter="0"/>
      <w:cols w:space="720"/>
      <w:sectPrChange w:id="496" w:author="Comparison" w:date="2026-04-22T15:46:00Z" w16du:dateUtc="2026-04-22T06:46:00Z">
        <w:sectPr w:rsidR="00F8232D">
          <w:footnotePr>
            <w:numRestart w:val="eachSect"/>
          </w:footnotePr>
          <w:pgMar w:top="1985" w:right="1701" w:bottom="1701" w:left="1701"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0DF3" w14:textId="77777777" w:rsidR="006558BB" w:rsidRDefault="006558BB">
      <w:pPr>
        <w:spacing w:after="0"/>
      </w:pPr>
      <w:r>
        <w:separator/>
      </w:r>
    </w:p>
  </w:endnote>
  <w:endnote w:type="continuationSeparator" w:id="0">
    <w:p w14:paraId="78A6A547" w14:textId="77777777" w:rsidR="006558BB" w:rsidRDefault="006558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C232" w14:textId="77777777" w:rsidR="00FF2191" w:rsidRDefault="00FF2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55D7C" w14:textId="77777777" w:rsidR="006558BB" w:rsidRDefault="006558BB">
      <w:pPr>
        <w:pPrChange w:id="18" w:author="Comparison" w:date="2026-04-22T15:46:00Z" w16du:dateUtc="2026-04-22T06:46:00Z">
          <w:pPr>
            <w:spacing w:after="0"/>
          </w:pPr>
        </w:pPrChange>
      </w:pPr>
      <w:r>
        <w:separator/>
      </w:r>
    </w:p>
  </w:footnote>
  <w:footnote w:type="continuationSeparator" w:id="0">
    <w:p w14:paraId="63116675" w14:textId="77777777" w:rsidR="006558BB" w:rsidRDefault="006558BB">
      <w:pPr>
        <w:pPrChange w:id="19" w:author="Comparison" w:date="2026-04-22T15:46:00Z" w16du:dateUtc="2026-04-22T06:46: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626A" w14:textId="77777777" w:rsidR="00FF2191" w:rsidRDefault="00FF2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368F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5023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232D"/>
    <w:rsid w:val="001163C8"/>
    <w:rsid w:val="00187F13"/>
    <w:rsid w:val="006558BB"/>
    <w:rsid w:val="00796151"/>
    <w:rsid w:val="00E80245"/>
    <w:rsid w:val="00F05AAE"/>
    <w:rsid w:val="00F8232D"/>
    <w:rsid w:val="00FF219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7EA38C0"/>
  <w15:docId w15:val="{D21970D8-306E-4909-887B-56317E62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Subtitle" w:uiPriority="1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FF2191"/>
    <w:pPr>
      <w:keepNext/>
      <w:keepLines/>
      <w:spacing w:before="480" w:after="0"/>
      <w:outlineLvl w:val="0"/>
      <w:pPrChange w:id="0" w:author="Comparison" w:date="2026-04-22T15:46:00Z">
        <w:pPr>
          <w:keepNext/>
          <w:keepLines/>
          <w:spacing w:before="360" w:after="80"/>
          <w:outlineLvl w:val="0"/>
        </w:pPr>
      </w:pPrChange>
    </w:pPr>
    <w:rPr>
      <w:rFonts w:asciiTheme="majorHAnsi" w:eastAsiaTheme="majorEastAsia" w:hAnsiTheme="majorHAnsi" w:cstheme="majorBidi"/>
      <w:b/>
      <w:bCs/>
      <w:color w:val="4F81BD" w:themeColor="accent1"/>
      <w:sz w:val="32"/>
      <w:szCs w:val="32"/>
      <w:rPrChange w:id="0" w:author="Comparison" w:date="2026-04-22T15:46:00Z">
        <w:rPr>
          <w:rFonts w:asciiTheme="majorHAnsi" w:eastAsiaTheme="majorEastAsia" w:hAnsiTheme="majorHAnsi" w:cstheme="majorBidi"/>
          <w:color w:val="365F91" w:themeColor="accent1" w:themeShade="BF"/>
          <w:sz w:val="40"/>
          <w:szCs w:val="40"/>
          <w:lang w:val="en-US" w:eastAsia="en-US" w:bidi="ar-SA"/>
        </w:rPr>
      </w:rPrChange>
    </w:rPr>
  </w:style>
  <w:style w:type="paragraph" w:styleId="Heading2">
    <w:name w:val="heading 2"/>
    <w:basedOn w:val="Normal"/>
    <w:next w:val="BodyText"/>
    <w:link w:val="Heading2Char"/>
    <w:uiPriority w:val="9"/>
    <w:unhideWhenUsed/>
    <w:qFormat/>
    <w:rsid w:val="00FF2191"/>
    <w:pPr>
      <w:keepNext/>
      <w:keepLines/>
      <w:spacing w:before="200" w:after="0"/>
      <w:outlineLvl w:val="1"/>
      <w:pPrChange w:id="1" w:author="Comparison" w:date="2026-04-22T15:46:00Z">
        <w:pPr>
          <w:keepNext/>
          <w:keepLines/>
          <w:spacing w:before="160" w:after="80"/>
          <w:outlineLvl w:val="1"/>
        </w:pPr>
      </w:pPrChange>
    </w:pPr>
    <w:rPr>
      <w:rFonts w:asciiTheme="majorHAnsi" w:eastAsiaTheme="majorEastAsia" w:hAnsiTheme="majorHAnsi" w:cstheme="majorBidi"/>
      <w:b/>
      <w:bCs/>
      <w:color w:val="4F81BD" w:themeColor="accent1"/>
      <w:sz w:val="28"/>
      <w:szCs w:val="28"/>
      <w:rPrChange w:id="1" w:author="Comparison" w:date="2026-04-22T15:46:00Z">
        <w:rPr>
          <w:rFonts w:asciiTheme="majorHAnsi" w:eastAsiaTheme="majorEastAsia" w:hAnsiTheme="majorHAnsi" w:cstheme="majorBidi"/>
          <w:color w:val="365F91" w:themeColor="accent1" w:themeShade="BF"/>
          <w:sz w:val="32"/>
          <w:szCs w:val="32"/>
          <w:lang w:val="en-US" w:eastAsia="en-US" w:bidi="ar-SA"/>
        </w:rPr>
      </w:rPrChange>
    </w:rPr>
  </w:style>
  <w:style w:type="paragraph" w:styleId="Heading3">
    <w:name w:val="heading 3"/>
    <w:basedOn w:val="Normal"/>
    <w:next w:val="BodyText"/>
    <w:link w:val="Heading3Char"/>
    <w:uiPriority w:val="9"/>
    <w:unhideWhenUsed/>
    <w:qFormat/>
    <w:rsid w:val="00FF2191"/>
    <w:pPr>
      <w:keepNext/>
      <w:keepLines/>
      <w:spacing w:before="200" w:after="0"/>
      <w:outlineLvl w:val="2"/>
      <w:pPrChange w:id="2" w:author="Comparison" w:date="2026-04-22T15:46:00Z">
        <w:pPr>
          <w:keepNext/>
          <w:keepLines/>
          <w:spacing w:before="160" w:after="80"/>
          <w:outlineLvl w:val="2"/>
        </w:pPr>
      </w:pPrChange>
    </w:pPr>
    <w:rPr>
      <w:rFonts w:asciiTheme="majorHAnsi" w:eastAsiaTheme="majorEastAsia" w:hAnsiTheme="majorHAnsi" w:cstheme="majorBidi"/>
      <w:b/>
      <w:bCs/>
      <w:color w:val="4F81BD" w:themeColor="accent1"/>
      <w:rPrChange w:id="2" w:author="Comparison" w:date="2026-04-22T15:46:00Z">
        <w:rPr>
          <w:rFonts w:asciiTheme="minorHAnsi" w:eastAsiaTheme="majorEastAsia" w:hAnsiTheme="minorHAnsi" w:cstheme="majorBidi"/>
          <w:color w:val="365F91" w:themeColor="accent1" w:themeShade="BF"/>
          <w:sz w:val="28"/>
          <w:szCs w:val="28"/>
          <w:lang w:val="en-US" w:eastAsia="en-US" w:bidi="ar-SA"/>
        </w:rPr>
      </w:rPrChange>
    </w:rPr>
  </w:style>
  <w:style w:type="paragraph" w:styleId="Heading4">
    <w:name w:val="heading 4"/>
    <w:basedOn w:val="Normal"/>
    <w:next w:val="BodyText"/>
    <w:link w:val="Heading4Char"/>
    <w:uiPriority w:val="9"/>
    <w:unhideWhenUsed/>
    <w:qFormat/>
    <w:rsid w:val="00FF2191"/>
    <w:pPr>
      <w:keepNext/>
      <w:keepLines/>
      <w:spacing w:before="200" w:after="0"/>
      <w:outlineLvl w:val="3"/>
      <w:pPrChange w:id="3" w:author="Comparison" w:date="2026-04-22T15:46:00Z">
        <w:pPr>
          <w:keepNext/>
          <w:keepLines/>
          <w:spacing w:before="80" w:after="40"/>
          <w:outlineLvl w:val="3"/>
        </w:pPr>
      </w:pPrChange>
    </w:pPr>
    <w:rPr>
      <w:rFonts w:asciiTheme="majorHAnsi" w:eastAsiaTheme="majorEastAsia" w:hAnsiTheme="majorHAnsi" w:cstheme="majorBidi"/>
      <w:bCs/>
      <w:i/>
      <w:color w:val="4F81BD" w:themeColor="accent1"/>
      <w:rPrChange w:id="3" w:author="Comparison" w:date="2026-04-22T15:46:00Z">
        <w:rPr>
          <w:rFonts w:asciiTheme="minorHAnsi" w:eastAsiaTheme="majorEastAsia" w:hAnsiTheme="minorHAnsi" w:cstheme="majorBidi"/>
          <w:i/>
          <w:iCs/>
          <w:color w:val="365F91" w:themeColor="accent1" w:themeShade="BF"/>
          <w:sz w:val="24"/>
          <w:szCs w:val="24"/>
          <w:lang w:val="en-US" w:eastAsia="en-US" w:bidi="ar-SA"/>
        </w:rPr>
      </w:rPrChange>
    </w:rPr>
  </w:style>
  <w:style w:type="paragraph" w:styleId="Heading5">
    <w:name w:val="heading 5"/>
    <w:basedOn w:val="Normal"/>
    <w:next w:val="BodyText"/>
    <w:link w:val="Heading5Char"/>
    <w:uiPriority w:val="9"/>
    <w:unhideWhenUsed/>
    <w:qFormat/>
    <w:rsid w:val="00FF2191"/>
    <w:pPr>
      <w:keepNext/>
      <w:keepLines/>
      <w:spacing w:before="200" w:after="0"/>
      <w:outlineLvl w:val="4"/>
      <w:pPrChange w:id="4" w:author="Comparison" w:date="2026-04-22T15:46:00Z">
        <w:pPr>
          <w:keepNext/>
          <w:keepLines/>
          <w:spacing w:before="80" w:after="40"/>
          <w:outlineLvl w:val="4"/>
        </w:pPr>
      </w:pPrChange>
    </w:pPr>
    <w:rPr>
      <w:rFonts w:asciiTheme="majorHAnsi" w:eastAsiaTheme="majorEastAsia" w:hAnsiTheme="majorHAnsi" w:cstheme="majorBidi"/>
      <w:iCs/>
      <w:color w:val="4F81BD" w:themeColor="accent1"/>
      <w:rPrChange w:id="4" w:author="Comparison" w:date="2026-04-22T15:46:00Z">
        <w:rPr>
          <w:rFonts w:asciiTheme="minorHAnsi" w:eastAsiaTheme="majorEastAsia" w:hAnsiTheme="minorHAnsi" w:cstheme="majorBidi"/>
          <w:color w:val="365F91" w:themeColor="accent1" w:themeShade="BF"/>
          <w:sz w:val="24"/>
          <w:szCs w:val="24"/>
          <w:lang w:val="en-US" w:eastAsia="en-US" w:bidi="ar-SA"/>
        </w:rPr>
      </w:rPrChange>
    </w:rPr>
  </w:style>
  <w:style w:type="paragraph" w:styleId="Heading6">
    <w:name w:val="heading 6"/>
    <w:basedOn w:val="Normal"/>
    <w:next w:val="BodyText"/>
    <w:link w:val="Heading6Char"/>
    <w:uiPriority w:val="9"/>
    <w:unhideWhenUsed/>
    <w:qFormat/>
    <w:rsid w:val="00FF2191"/>
    <w:pPr>
      <w:keepNext/>
      <w:keepLines/>
      <w:spacing w:before="200" w:after="0"/>
      <w:outlineLvl w:val="5"/>
      <w:pPrChange w:id="5" w:author="Comparison" w:date="2026-04-22T15:46:00Z">
        <w:pPr>
          <w:keepNext/>
          <w:keepLines/>
          <w:spacing w:before="40"/>
          <w:outlineLvl w:val="5"/>
        </w:pPr>
      </w:pPrChange>
    </w:pPr>
    <w:rPr>
      <w:rFonts w:asciiTheme="majorHAnsi" w:eastAsiaTheme="majorEastAsia" w:hAnsiTheme="majorHAnsi" w:cstheme="majorBidi"/>
      <w:color w:val="4F81BD" w:themeColor="accent1"/>
      <w:rPrChange w:id="5" w:author="Comparison" w:date="2026-04-22T15:46:00Z">
        <w:rPr>
          <w:rFonts w:asciiTheme="minorHAnsi" w:eastAsiaTheme="majorEastAsia" w:hAnsiTheme="minorHAnsi" w:cstheme="majorBidi"/>
          <w:i/>
          <w:iCs/>
          <w:color w:val="595959" w:themeColor="text1" w:themeTint="A6"/>
          <w:sz w:val="24"/>
          <w:szCs w:val="24"/>
          <w:lang w:val="en-US" w:eastAsia="en-US" w:bidi="ar-SA"/>
        </w:rPr>
      </w:rPrChange>
    </w:rPr>
  </w:style>
  <w:style w:type="paragraph" w:styleId="Heading7">
    <w:name w:val="heading 7"/>
    <w:basedOn w:val="Normal"/>
    <w:next w:val="BodyText"/>
    <w:link w:val="Heading7Char"/>
    <w:uiPriority w:val="9"/>
    <w:unhideWhenUsed/>
    <w:qFormat/>
    <w:rsid w:val="00FF2191"/>
    <w:pPr>
      <w:keepNext/>
      <w:keepLines/>
      <w:spacing w:before="200" w:after="0"/>
      <w:outlineLvl w:val="6"/>
      <w:pPrChange w:id="6" w:author="Comparison" w:date="2026-04-22T15:46:00Z">
        <w:pPr>
          <w:keepNext/>
          <w:keepLines/>
          <w:spacing w:before="40"/>
          <w:outlineLvl w:val="6"/>
        </w:pPr>
      </w:pPrChange>
    </w:pPr>
    <w:rPr>
      <w:rFonts w:asciiTheme="majorHAnsi" w:eastAsiaTheme="majorEastAsia" w:hAnsiTheme="majorHAnsi" w:cstheme="majorBidi"/>
      <w:color w:val="4F81BD" w:themeColor="accent1"/>
      <w:rPrChange w:id="6" w:author="Comparison" w:date="2026-04-22T15:46:00Z">
        <w:rPr>
          <w:rFonts w:asciiTheme="minorHAnsi" w:eastAsiaTheme="majorEastAsia" w:hAnsiTheme="minorHAnsi" w:cstheme="majorBidi"/>
          <w:color w:val="595959" w:themeColor="text1" w:themeTint="A6"/>
          <w:sz w:val="24"/>
          <w:szCs w:val="24"/>
          <w:lang w:val="en-US" w:eastAsia="en-US" w:bidi="ar-SA"/>
        </w:rPr>
      </w:rPrChange>
    </w:rPr>
  </w:style>
  <w:style w:type="paragraph" w:styleId="Heading8">
    <w:name w:val="heading 8"/>
    <w:basedOn w:val="Normal"/>
    <w:next w:val="BodyText"/>
    <w:link w:val="Heading8Char"/>
    <w:uiPriority w:val="9"/>
    <w:unhideWhenUsed/>
    <w:qFormat/>
    <w:rsid w:val="00FF2191"/>
    <w:pPr>
      <w:keepNext/>
      <w:keepLines/>
      <w:spacing w:before="200" w:after="0"/>
      <w:outlineLvl w:val="7"/>
      <w:pPrChange w:id="7" w:author="Comparison" w:date="2026-04-22T15:46:00Z">
        <w:pPr>
          <w:keepNext/>
          <w:keepLines/>
          <w:outlineLvl w:val="7"/>
        </w:pPr>
      </w:pPrChange>
    </w:pPr>
    <w:rPr>
      <w:rFonts w:asciiTheme="majorHAnsi" w:eastAsiaTheme="majorEastAsia" w:hAnsiTheme="majorHAnsi" w:cstheme="majorBidi"/>
      <w:color w:val="4F81BD" w:themeColor="accent1"/>
      <w:rPrChange w:id="7" w:author="Comparison" w:date="2026-04-22T15:46:00Z">
        <w:rPr>
          <w:rFonts w:asciiTheme="minorHAnsi" w:eastAsiaTheme="majorEastAsia" w:hAnsiTheme="minorHAnsi" w:cstheme="majorBidi"/>
          <w:i/>
          <w:iCs/>
          <w:color w:val="272727" w:themeColor="text1" w:themeTint="D8"/>
          <w:sz w:val="24"/>
          <w:szCs w:val="24"/>
          <w:lang w:val="en-US" w:eastAsia="en-US" w:bidi="ar-SA"/>
        </w:rPr>
      </w:rPrChange>
    </w:rPr>
  </w:style>
  <w:style w:type="paragraph" w:styleId="Heading9">
    <w:name w:val="heading 9"/>
    <w:basedOn w:val="Normal"/>
    <w:next w:val="BodyText"/>
    <w:link w:val="Heading9Char"/>
    <w:uiPriority w:val="9"/>
    <w:unhideWhenUsed/>
    <w:qFormat/>
    <w:rsid w:val="00FF2191"/>
    <w:pPr>
      <w:keepNext/>
      <w:keepLines/>
      <w:spacing w:before="200" w:after="0"/>
      <w:outlineLvl w:val="8"/>
      <w:pPrChange w:id="8" w:author="Comparison" w:date="2026-04-22T15:46:00Z">
        <w:pPr>
          <w:keepNext/>
          <w:keepLines/>
          <w:outlineLvl w:val="8"/>
        </w:pPr>
      </w:pPrChange>
    </w:pPr>
    <w:rPr>
      <w:rFonts w:asciiTheme="majorHAnsi" w:eastAsiaTheme="majorEastAsia" w:hAnsiTheme="majorHAnsi" w:cstheme="majorBidi"/>
      <w:color w:val="4F81BD" w:themeColor="accent1"/>
      <w:rPrChange w:id="8" w:author="Comparison" w:date="2026-04-22T15:46:00Z">
        <w:rPr>
          <w:rFonts w:asciiTheme="minorHAnsi" w:eastAsiaTheme="majorEastAsia" w:hAnsiTheme="minorHAnsi" w:cstheme="majorBidi"/>
          <w:color w:val="272727" w:themeColor="text1" w:themeTint="D8"/>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FF2191"/>
    <w:pPr>
      <w:keepNext/>
      <w:keepLines/>
      <w:spacing w:before="480" w:after="240"/>
      <w:jc w:val="center"/>
      <w:pPrChange w:id="9" w:author="Comparison" w:date="2026-04-22T15:46:00Z">
        <w:pPr>
          <w:spacing w:after="80"/>
          <w:contextualSpacing/>
          <w:jc w:val="center"/>
        </w:pPr>
      </w:pPrChange>
    </w:pPr>
    <w:rPr>
      <w:rFonts w:asciiTheme="majorHAnsi" w:eastAsiaTheme="majorEastAsia" w:hAnsiTheme="majorHAnsi" w:cstheme="majorBidi"/>
      <w:b/>
      <w:bCs/>
      <w:color w:val="345A8A" w:themeColor="accent1" w:themeShade="B5"/>
      <w:sz w:val="36"/>
      <w:szCs w:val="36"/>
      <w:rPrChange w:id="9" w:author="Comparison" w:date="2026-04-22T15:46:00Z">
        <w:rPr>
          <w:rFonts w:asciiTheme="majorHAnsi" w:eastAsiaTheme="majorEastAsia" w:hAnsiTheme="majorHAnsi" w:cstheme="majorBidi"/>
          <w:sz w:val="56"/>
          <w:szCs w:val="56"/>
          <w:lang w:val="en-US" w:eastAsia="en-US" w:bidi="ar-SA"/>
        </w:rPr>
      </w:rPrChange>
    </w:rPr>
  </w:style>
  <w:style w:type="paragraph" w:styleId="Subtitle">
    <w:name w:val="Subtitle"/>
    <w:basedOn w:val="Title"/>
    <w:next w:val="BodyText"/>
    <w:link w:val="SubtitleChar"/>
    <w:uiPriority w:val="11"/>
    <w:qFormat/>
    <w:rsid w:val="00FF2191"/>
    <w:pPr>
      <w:spacing w:before="240"/>
      <w:pPrChange w:id="10" w:author="Comparison" w:date="2026-04-22T15:46:00Z">
        <w:pPr>
          <w:numPr>
            <w:ilvl w:val="1"/>
          </w:numPr>
          <w:spacing w:after="80"/>
          <w:contextualSpacing/>
          <w:jc w:val="center"/>
        </w:pPr>
      </w:pPrChange>
    </w:pPr>
    <w:rPr>
      <w:sz w:val="30"/>
      <w:szCs w:val="30"/>
      <w:rPrChange w:id="10" w:author="Comparison" w:date="2026-04-22T15:46:00Z">
        <w:rPr>
          <w:rFonts w:asciiTheme="majorHAnsi" w:eastAsiaTheme="majorEastAsia" w:hAnsiTheme="majorHAnsi" w:cstheme="majorBidi"/>
          <w:spacing w:val="15"/>
          <w:sz w:val="28"/>
          <w:szCs w:val="28"/>
          <w:lang w:val="en-US" w:eastAsia="en-US" w:bidi="ar-SA"/>
        </w:rPr>
      </w:rPrChange>
    </w:rPr>
  </w:style>
  <w:style w:type="paragraph" w:customStyle="1" w:styleId="Author">
    <w:name w:val="Author"/>
    <w:next w:val="BodyText"/>
    <w:qFormat/>
    <w:rsid w:val="00FF2191"/>
    <w:pPr>
      <w:keepNext/>
      <w:keepLines/>
      <w:jc w:val="center"/>
      <w:pPrChange w:id="11" w:author="Comparison" w:date="2026-04-22T15:46:00Z">
        <w:pPr>
          <w:keepNext/>
          <w:keepLines/>
          <w:spacing w:after="80"/>
          <w:contextualSpacing/>
          <w:jc w:val="center"/>
        </w:pPr>
      </w:pPrChange>
    </w:pPr>
    <w:rPr>
      <w:rPrChange w:id="11" w:author="Comparison" w:date="2026-04-22T15:46:00Z">
        <w:rPr>
          <w:rFonts w:asciiTheme="majorHAnsi" w:eastAsiaTheme="majorEastAsia" w:hAnsiTheme="majorHAnsi" w:cstheme="majorBidi"/>
          <w:sz w:val="24"/>
          <w:szCs w:val="24"/>
          <w:lang w:val="en-US" w:eastAsia="en-US" w:bidi="ar-SA"/>
        </w:rPr>
      </w:rPrChange>
    </w:rPr>
  </w:style>
  <w:style w:type="paragraph" w:styleId="Date">
    <w:name w:val="Date"/>
    <w:next w:val="BodyText"/>
    <w:qFormat/>
    <w:rsid w:val="00FF2191"/>
    <w:pPr>
      <w:keepNext/>
      <w:keepLines/>
      <w:jc w:val="center"/>
      <w:pPrChange w:id="12" w:author="Comparison" w:date="2026-04-22T15:46:00Z">
        <w:pPr>
          <w:keepNext/>
          <w:keepLines/>
          <w:spacing w:after="80"/>
          <w:contextualSpacing/>
          <w:jc w:val="center"/>
        </w:pPr>
      </w:pPrChange>
    </w:pPr>
    <w:rPr>
      <w:rPrChange w:id="12" w:author="Comparison" w:date="2026-04-22T15:46:00Z">
        <w:rPr>
          <w:rFonts w:asciiTheme="majorHAnsi" w:eastAsiaTheme="majorEastAsia" w:hAnsiTheme="majorHAnsi" w:cstheme="majorBidi"/>
          <w:sz w:val="24"/>
          <w:szCs w:val="24"/>
          <w:lang w:val="en-US" w:eastAsia="en-US" w:bidi="ar-SA"/>
        </w:rPr>
      </w:rPrChange>
    </w:rPr>
  </w:style>
  <w:style w:type="paragraph" w:customStyle="1" w:styleId="AbstractTitle">
    <w:name w:val="Abstract Title"/>
    <w:basedOn w:val="Normal"/>
    <w:next w:val="Abstract"/>
    <w:qFormat/>
    <w:rsid w:val="00FF2191"/>
    <w:pPr>
      <w:keepNext/>
      <w:keepLines/>
      <w:spacing w:before="300" w:after="0"/>
      <w:jc w:val="center"/>
      <w:pPrChange w:id="13" w:author="Comparison" w:date="2026-04-22T15:46:00Z">
        <w:pPr>
          <w:keepNext/>
          <w:keepLines/>
          <w:spacing w:before="300"/>
          <w:jc w:val="center"/>
        </w:pPr>
      </w:pPrChange>
    </w:pPr>
    <w:rPr>
      <w:b/>
      <w:color w:val="345A8A"/>
      <w:sz w:val="20"/>
      <w:szCs w:val="20"/>
      <w:rPrChange w:id="13" w:author="Comparison" w:date="2026-04-22T15:46:00Z">
        <w:rPr>
          <w:rFonts w:asciiTheme="minorHAnsi" w:eastAsiaTheme="minorEastAsia" w:hAnsiTheme="minorHAnsi" w:cstheme="minorBidi"/>
          <w:b/>
          <w:lang w:val="en-US" w:eastAsia="en-US" w:bidi="ar-SA"/>
        </w:rPr>
      </w:rPrChange>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rsid w:val="00FF2191"/>
    <w:pPr>
      <w:spacing w:before="100" w:after="100"/>
      <w:ind w:left="480" w:right="480"/>
      <w:pPrChange w:id="14" w:author="Comparison" w:date="2026-04-22T15:46:00Z">
        <w:pPr>
          <w:spacing w:before="100" w:after="100"/>
          <w:ind w:left="480" w:right="480"/>
        </w:pPr>
      </w:pPrChange>
    </w:pPr>
    <w:rPr>
      <w:rPrChange w:id="14" w:author="Comparison" w:date="2026-04-22T15:46:00Z">
        <w:rPr>
          <w:rFonts w:asciiTheme="minorHAnsi" w:eastAsiaTheme="minorEastAsia" w:hAnsiTheme="minorHAnsi" w:cstheme="minorBidi"/>
          <w:sz w:val="24"/>
          <w:szCs w:val="24"/>
          <w:lang w:val="en-US" w:eastAsia="en-US" w:bidi="ar-SA"/>
        </w:rPr>
      </w:rPrChange>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FF2191"/>
    <w:pPr>
      <w:spacing w:before="240" w:line="259" w:lineRule="auto"/>
      <w:outlineLvl w:val="9"/>
      <w:pPrChange w:id="15" w:author="Comparison" w:date="2026-04-22T15:46:00Z">
        <w:pPr>
          <w:keepNext/>
          <w:keepLines/>
          <w:spacing w:before="240" w:after="80" w:line="259" w:lineRule="auto"/>
        </w:pPr>
      </w:pPrChange>
    </w:pPr>
    <w:rPr>
      <w:b w:val="0"/>
      <w:bCs w:val="0"/>
      <w:color w:val="365F91" w:themeColor="accent1" w:themeShade="BF"/>
      <w:rPrChange w:id="15" w:author="Comparison" w:date="2026-04-22T15:46:00Z">
        <w:rPr>
          <w:rFonts w:asciiTheme="majorHAnsi" w:eastAsiaTheme="majorEastAsia" w:hAnsiTheme="majorHAnsi" w:cstheme="majorBidi"/>
          <w:color w:val="365F91" w:themeColor="accent1" w:themeShade="BF"/>
          <w:sz w:val="40"/>
          <w:szCs w:val="40"/>
          <w:lang w:val="en-US" w:eastAsia="en-US" w:bidi="ar-SA"/>
        </w:rPr>
      </w:rPrChange>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sid w:val="00FF2191"/>
    <w:rPr>
      <w:rFonts w:ascii="Consolas" w:hAnsi="Consolas"/>
      <w:color w:val="003B4F"/>
      <w:sz w:val="22"/>
      <w:shd w:val="clear" w:color="auto" w:fill="F1F3F5"/>
      <w:rPrChange w:id="16" w:author="Comparison" w:date="2026-04-22T15:46:00Z">
        <w:rPr>
          <w:rFonts w:ascii="Consolas" w:hAnsi="Consolas"/>
          <w:b/>
          <w:color w:val="003B4F"/>
          <w:sz w:val="22"/>
          <w:shd w:val="clear" w:color="auto" w:fill="F1F3F5"/>
        </w:rPr>
      </w:rPrChange>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sid w:val="00FF2191"/>
    <w:rPr>
      <w:rFonts w:ascii="Consolas" w:hAnsi="Consolas"/>
      <w:color w:val="003B4F"/>
      <w:sz w:val="22"/>
      <w:shd w:val="clear" w:color="auto" w:fill="F1F3F5"/>
      <w:rPrChange w:id="17" w:author="Comparison" w:date="2026-04-22T15:46:00Z">
        <w:rPr>
          <w:rFonts w:ascii="Consolas" w:hAnsi="Consolas"/>
          <w:b/>
          <w:color w:val="003B4F"/>
          <w:sz w:val="22"/>
          <w:shd w:val="clear" w:color="auto" w:fill="F1F3F5"/>
        </w:rPr>
      </w:rPrChange>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F05AAE"/>
    <w:pPr>
      <w:tabs>
        <w:tab w:val="center" w:pos="4252"/>
        <w:tab w:val="right" w:pos="8504"/>
      </w:tabs>
      <w:snapToGrid w:val="0"/>
    </w:pPr>
  </w:style>
  <w:style w:type="character" w:customStyle="1" w:styleId="HeaderChar">
    <w:name w:val="Header Char"/>
    <w:basedOn w:val="DefaultParagraphFont"/>
    <w:link w:val="Header"/>
    <w:rsid w:val="00F05AAE"/>
  </w:style>
  <w:style w:type="paragraph" w:styleId="Footer">
    <w:name w:val="footer"/>
    <w:basedOn w:val="Normal"/>
    <w:link w:val="FooterChar"/>
    <w:rsid w:val="00F05AAE"/>
    <w:pPr>
      <w:tabs>
        <w:tab w:val="center" w:pos="4252"/>
        <w:tab w:val="right" w:pos="8504"/>
      </w:tabs>
      <w:snapToGrid w:val="0"/>
    </w:pPr>
  </w:style>
  <w:style w:type="character" w:customStyle="1" w:styleId="FooterChar">
    <w:name w:val="Footer Char"/>
    <w:basedOn w:val="DefaultParagraphFont"/>
    <w:link w:val="Footer"/>
    <w:rsid w:val="00F05AAE"/>
  </w:style>
  <w:style w:type="character" w:customStyle="1" w:styleId="TitleChar">
    <w:name w:val="Title Char"/>
    <w:basedOn w:val="DefaultParagraphFont"/>
    <w:link w:val="Title"/>
    <w:uiPriority w:val="10"/>
    <w:rsid w:val="00FF2191"/>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FF2191"/>
    <w:rPr>
      <w:rFonts w:asciiTheme="majorHAnsi" w:eastAsiaTheme="majorEastAsia" w:hAnsiTheme="majorHAnsi" w:cstheme="majorBidi"/>
      <w:b/>
      <w:bCs/>
      <w:color w:val="345A8A" w:themeColor="accent1" w:themeShade="B5"/>
      <w:sz w:val="30"/>
      <w:szCs w:val="30"/>
    </w:rPr>
  </w:style>
  <w:style w:type="character" w:customStyle="1" w:styleId="Heading1Char">
    <w:name w:val="Heading 1 Char"/>
    <w:basedOn w:val="DefaultParagraphFont"/>
    <w:link w:val="Heading1"/>
    <w:uiPriority w:val="9"/>
    <w:rsid w:val="00FF2191"/>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FF2191"/>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FF219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F2191"/>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FF2191"/>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FF2191"/>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FF2191"/>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FF2191"/>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FF2191"/>
    <w:rPr>
      <w:rFonts w:asciiTheme="majorHAnsi" w:eastAsiaTheme="majorEastAsia" w:hAnsiTheme="majorHAnsi" w:cstheme="majorBidi"/>
      <w:color w:val="4F81BD" w:themeColor="accent1"/>
    </w:rPr>
  </w:style>
  <w:style w:type="paragraph" w:styleId="Revision">
    <w:name w:val="Revision"/>
    <w:hidden/>
    <w:rsid w:val="00FF219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17599</Words>
  <Characters>100317</Characters>
  <Application>Microsoft Office Word</Application>
  <DocSecurity>0</DocSecurity>
  <Lines>835</Lines>
  <Paragraphs>235</Paragraphs>
  <ScaleCrop>false</ScaleCrop>
  <Company/>
  <LinksUpToDate>false</LinksUpToDate>
  <CharactersWithSpaces>117681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cp:lastModifiedBy>Takeshi Kondo</cp:lastModifiedBy>
  <cp:revision>1</cp:revision>
  <dcterms:created xsi:type="dcterms:W3CDTF">2026-04-22T06:41:00Z</dcterms:created>
  <dcterms:modified xsi:type="dcterms:W3CDTF">2026-04-22T06:46:00Z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